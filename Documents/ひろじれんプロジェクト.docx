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2247BE" w14:textId="64339B67" w:rsidR="00CC4F1E" w:rsidRDefault="00CC4F1E" w:rsidP="00AA54B3">
      <w:pPr>
        <w:pStyle w:val="ac"/>
        <w:spacing w:line="360" w:lineRule="auto"/>
        <w:rPr>
          <w:rFonts w:hint="eastAsia"/>
          <w:color w:val="000000" w:themeColor="text1"/>
        </w:rPr>
      </w:pPr>
    </w:p>
    <w:p w14:paraId="10274534" w14:textId="77777777" w:rsidR="00AA54B3" w:rsidRDefault="00AA54B3" w:rsidP="00AA54B3">
      <w:pPr>
        <w:pStyle w:val="ac"/>
        <w:spacing w:line="360" w:lineRule="auto"/>
        <w:rPr>
          <w:color w:val="000000" w:themeColor="text1"/>
        </w:rPr>
      </w:pPr>
    </w:p>
    <w:p w14:paraId="4D96950F" w14:textId="77777777" w:rsidR="00AA54B3" w:rsidRPr="00AA54B3" w:rsidRDefault="00AA54B3" w:rsidP="00AA54B3">
      <w:pPr>
        <w:pStyle w:val="ac"/>
        <w:spacing w:line="360" w:lineRule="auto"/>
        <w:rPr>
          <w:color w:val="000000" w:themeColor="text1"/>
        </w:rPr>
      </w:pPr>
    </w:p>
    <w:p w14:paraId="24E150FE" w14:textId="77777777" w:rsidR="00AA54B3" w:rsidRPr="00AA54B3" w:rsidRDefault="00AA54B3" w:rsidP="00AA54B3">
      <w:pPr>
        <w:pStyle w:val="ad"/>
        <w:spacing w:line="360" w:lineRule="auto"/>
        <w:rPr>
          <w:color w:val="000000" w:themeColor="text1"/>
          <w:sz w:val="44"/>
        </w:rPr>
      </w:pPr>
    </w:p>
    <w:p w14:paraId="72ECF35E" w14:textId="62658F42" w:rsidR="00AA54B3" w:rsidRPr="00AA54B3" w:rsidRDefault="006B63A4" w:rsidP="00AA54B3">
      <w:pPr>
        <w:pStyle w:val="ad"/>
        <w:spacing w:line="360" w:lineRule="auto"/>
        <w:rPr>
          <w:color w:val="000000" w:themeColor="text1"/>
          <w:sz w:val="56"/>
        </w:rPr>
      </w:pPr>
      <w:r>
        <w:rPr>
          <w:rFonts w:hint="eastAsia"/>
          <w:color w:val="000000" w:themeColor="text1"/>
          <w:sz w:val="56"/>
        </w:rPr>
        <w:t>ひろじれん　プロジェクト</w:t>
      </w:r>
    </w:p>
    <w:p w14:paraId="074147DA" w14:textId="77777777" w:rsidR="00AA54B3" w:rsidRDefault="00AA54B3">
      <w:pPr>
        <w:pStyle w:val="ad"/>
        <w:rPr>
          <w:color w:val="000000" w:themeColor="text1"/>
          <w:sz w:val="32"/>
        </w:rPr>
      </w:pPr>
    </w:p>
    <w:p w14:paraId="6E6E1C7B" w14:textId="77777777" w:rsidR="00AA54B3" w:rsidRDefault="00AA54B3">
      <w:pPr>
        <w:pStyle w:val="ad"/>
        <w:rPr>
          <w:color w:val="000000" w:themeColor="text1"/>
          <w:sz w:val="32"/>
        </w:rPr>
      </w:pPr>
    </w:p>
    <w:p w14:paraId="114793EC" w14:textId="77777777" w:rsidR="00AA54B3" w:rsidRDefault="00AA54B3">
      <w:pPr>
        <w:pStyle w:val="ad"/>
        <w:rPr>
          <w:color w:val="000000" w:themeColor="text1"/>
          <w:sz w:val="32"/>
        </w:rPr>
      </w:pPr>
    </w:p>
    <w:p w14:paraId="02027451" w14:textId="77777777" w:rsidR="00AA54B3" w:rsidRDefault="00AA54B3">
      <w:pPr>
        <w:pStyle w:val="ad"/>
        <w:rPr>
          <w:color w:val="000000" w:themeColor="text1"/>
          <w:sz w:val="32"/>
        </w:rPr>
      </w:pPr>
    </w:p>
    <w:p w14:paraId="33350804" w14:textId="77777777" w:rsidR="00AA54B3" w:rsidRDefault="00AA54B3">
      <w:pPr>
        <w:pStyle w:val="ad"/>
        <w:rPr>
          <w:color w:val="000000" w:themeColor="text1"/>
          <w:sz w:val="32"/>
        </w:rPr>
      </w:pPr>
    </w:p>
    <w:p w14:paraId="14814AF7" w14:textId="77777777" w:rsidR="00AA54B3" w:rsidRDefault="00AA54B3">
      <w:pPr>
        <w:pStyle w:val="ad"/>
        <w:rPr>
          <w:color w:val="000000" w:themeColor="text1"/>
          <w:sz w:val="32"/>
        </w:rPr>
      </w:pPr>
    </w:p>
    <w:p w14:paraId="3F25911D" w14:textId="77777777" w:rsidR="00AA54B3" w:rsidRDefault="00AA54B3">
      <w:pPr>
        <w:pStyle w:val="ad"/>
        <w:rPr>
          <w:color w:val="000000" w:themeColor="text1"/>
          <w:sz w:val="32"/>
        </w:rPr>
      </w:pPr>
    </w:p>
    <w:p w14:paraId="1F3CE5E5" w14:textId="77777777" w:rsidR="00AA54B3" w:rsidRDefault="00AA54B3">
      <w:pPr>
        <w:pStyle w:val="ad"/>
        <w:rPr>
          <w:color w:val="000000" w:themeColor="text1"/>
          <w:sz w:val="32"/>
        </w:rPr>
      </w:pPr>
    </w:p>
    <w:p w14:paraId="7E4C4C4B" w14:textId="77777777" w:rsidR="00AA54B3" w:rsidRDefault="00AA54B3">
      <w:pPr>
        <w:pStyle w:val="ad"/>
        <w:rPr>
          <w:color w:val="000000" w:themeColor="text1"/>
          <w:sz w:val="32"/>
        </w:rPr>
      </w:pPr>
    </w:p>
    <w:p w14:paraId="5017CBBC" w14:textId="77777777" w:rsidR="00AA54B3" w:rsidRDefault="00AA54B3">
      <w:pPr>
        <w:pStyle w:val="ad"/>
        <w:rPr>
          <w:color w:val="000000" w:themeColor="text1"/>
          <w:sz w:val="32"/>
        </w:rPr>
      </w:pPr>
    </w:p>
    <w:p w14:paraId="3BEFDA1E" w14:textId="77777777" w:rsidR="00AA54B3" w:rsidRDefault="00AA54B3">
      <w:pPr>
        <w:pStyle w:val="ad"/>
        <w:rPr>
          <w:color w:val="000000" w:themeColor="text1"/>
          <w:sz w:val="32"/>
        </w:rPr>
      </w:pPr>
    </w:p>
    <w:p w14:paraId="7B8F7D2C" w14:textId="77777777" w:rsidR="00AA54B3" w:rsidRDefault="00AA54B3">
      <w:pPr>
        <w:pStyle w:val="ad"/>
        <w:rPr>
          <w:color w:val="000000" w:themeColor="text1"/>
          <w:sz w:val="32"/>
        </w:rPr>
      </w:pPr>
    </w:p>
    <w:p w14:paraId="4AC1FDBD" w14:textId="77777777" w:rsidR="00AA54B3" w:rsidRDefault="00AA54B3">
      <w:pPr>
        <w:pStyle w:val="ad"/>
        <w:rPr>
          <w:color w:val="000000" w:themeColor="text1"/>
          <w:sz w:val="32"/>
        </w:rPr>
      </w:pPr>
    </w:p>
    <w:p w14:paraId="0F302623" w14:textId="77777777" w:rsidR="00AA54B3" w:rsidRDefault="00AA54B3">
      <w:pPr>
        <w:pStyle w:val="ad"/>
        <w:rPr>
          <w:color w:val="000000" w:themeColor="text1"/>
          <w:sz w:val="32"/>
        </w:rPr>
      </w:pPr>
    </w:p>
    <w:p w14:paraId="4533C476" w14:textId="77777777" w:rsidR="00AA54B3" w:rsidRPr="00CB61CD" w:rsidRDefault="00AA54B3">
      <w:pPr>
        <w:pStyle w:val="ad"/>
        <w:rPr>
          <w:color w:val="000000" w:themeColor="text1"/>
          <w:sz w:val="32"/>
        </w:rPr>
      </w:pPr>
    </w:p>
    <w:p w14:paraId="6E04C219" w14:textId="55075458" w:rsidR="00CC4F1E" w:rsidRPr="00CB61CD" w:rsidRDefault="00CC4F1E">
      <w:pPr>
        <w:pStyle w:val="ad"/>
        <w:rPr>
          <w:color w:val="000000" w:themeColor="text1"/>
          <w:sz w:val="32"/>
        </w:rPr>
      </w:pPr>
      <w:r w:rsidRPr="00CB61CD">
        <w:rPr>
          <w:color w:val="000000" w:themeColor="text1"/>
          <w:sz w:val="32"/>
        </w:rPr>
        <w:t xml:space="preserve">Version </w:t>
      </w:r>
      <w:r w:rsidR="006B63A4">
        <w:rPr>
          <w:color w:val="000000" w:themeColor="text1"/>
          <w:sz w:val="32"/>
        </w:rPr>
        <w:t>0</w:t>
      </w:r>
      <w:r w:rsidR="009C7113" w:rsidRPr="00F86B28">
        <w:rPr>
          <w:color w:val="000000" w:themeColor="text1"/>
          <w:sz w:val="32"/>
        </w:rPr>
        <w:t>.</w:t>
      </w:r>
      <w:r w:rsidR="000D110D">
        <w:rPr>
          <w:rFonts w:hint="eastAsia"/>
          <w:color w:val="000000" w:themeColor="text1"/>
          <w:sz w:val="32"/>
        </w:rPr>
        <w:t>0</w:t>
      </w:r>
      <w:r w:rsidR="007631CE">
        <w:rPr>
          <w:color w:val="000000" w:themeColor="text1"/>
          <w:sz w:val="32"/>
        </w:rPr>
        <w:t>6</w:t>
      </w:r>
    </w:p>
    <w:p w14:paraId="4797341D" w14:textId="625FAFD0" w:rsidR="00CC4F1E" w:rsidRPr="00F86B28" w:rsidRDefault="007631CE">
      <w:pPr>
        <w:pStyle w:val="af4"/>
        <w:jc w:val="center"/>
        <w:rPr>
          <w:color w:val="000000" w:themeColor="text1"/>
          <w:sz w:val="32"/>
        </w:rPr>
      </w:pPr>
      <w:r>
        <w:rPr>
          <w:color w:val="000000" w:themeColor="text1"/>
          <w:sz w:val="32"/>
        </w:rPr>
        <w:t>05</w:t>
      </w:r>
      <w:r w:rsidR="009F77FF" w:rsidRPr="00F86B28">
        <w:rPr>
          <w:color w:val="000000" w:themeColor="text1"/>
          <w:sz w:val="32"/>
        </w:rPr>
        <w:t>/</w:t>
      </w:r>
      <w:r>
        <w:rPr>
          <w:color w:val="000000" w:themeColor="text1"/>
          <w:sz w:val="32"/>
        </w:rPr>
        <w:t>10</w:t>
      </w:r>
      <w:r w:rsidR="009F77FF" w:rsidRPr="00F86B28">
        <w:rPr>
          <w:color w:val="000000" w:themeColor="text1"/>
          <w:sz w:val="32"/>
        </w:rPr>
        <w:t>/</w:t>
      </w:r>
      <w:r w:rsidR="00AA54B3" w:rsidRPr="00F86B28">
        <w:rPr>
          <w:color w:val="000000" w:themeColor="text1"/>
          <w:sz w:val="32"/>
        </w:rPr>
        <w:t>20</w:t>
      </w:r>
      <w:r w:rsidR="006B63A4">
        <w:rPr>
          <w:color w:val="000000" w:themeColor="text1"/>
          <w:sz w:val="32"/>
        </w:rPr>
        <w:t>19</w:t>
      </w:r>
    </w:p>
    <w:p w14:paraId="0EB72045" w14:textId="77777777" w:rsidR="00CC4F1E" w:rsidRPr="00AA54B3" w:rsidRDefault="00CC4F1E">
      <w:pPr>
        <w:pStyle w:val="ad"/>
        <w:rPr>
          <w:color w:val="000000" w:themeColor="text1"/>
        </w:rPr>
      </w:pPr>
    </w:p>
    <w:p w14:paraId="225DA17A" w14:textId="6634A507" w:rsidR="00CC4F1E" w:rsidRPr="00CB61CD" w:rsidRDefault="00CB61CD">
      <w:pPr>
        <w:pStyle w:val="ad"/>
        <w:rPr>
          <w:color w:val="000000" w:themeColor="text1"/>
          <w:sz w:val="32"/>
        </w:rPr>
      </w:pPr>
      <w:r w:rsidRPr="00F86B28">
        <w:rPr>
          <w:rFonts w:hint="eastAsia"/>
          <w:color w:val="000000" w:themeColor="text1"/>
          <w:w w:val="90"/>
          <w:sz w:val="32"/>
        </w:rPr>
        <w:t>太田　薫</w:t>
      </w:r>
    </w:p>
    <w:p w14:paraId="0D61E56A" w14:textId="77777777" w:rsidR="00CB61CD" w:rsidRDefault="00CC4F1E">
      <w:pPr>
        <w:pStyle w:val="11"/>
        <w:tabs>
          <w:tab w:val="right" w:leader="dot" w:pos="9065"/>
        </w:tabs>
        <w:rPr>
          <w:b/>
        </w:rPr>
      </w:pPr>
      <w:r>
        <w:br w:type="page"/>
      </w:r>
      <w:r w:rsidRPr="00B22C18">
        <w:rPr>
          <w:rFonts w:hint="eastAsia"/>
          <w:b/>
        </w:rPr>
        <w:lastRenderedPageBreak/>
        <w:t>目次</w:t>
      </w:r>
    </w:p>
    <w:p w14:paraId="76D4ADC7" w14:textId="2BB67465" w:rsidR="00E6586D" w:rsidRDefault="00E84D0D">
      <w:pPr>
        <w:pStyle w:val="11"/>
        <w:tabs>
          <w:tab w:val="left" w:pos="420"/>
          <w:tab w:val="right" w:leader="dot" w:pos="9065"/>
        </w:tabs>
        <w:rPr>
          <w:rFonts w:asciiTheme="minorHAnsi" w:eastAsiaTheme="minorEastAsia" w:hAnsiTheme="minorHAnsi" w:cstheme="minorBidi"/>
          <w:noProof/>
          <w:kern w:val="2"/>
          <w:szCs w:val="24"/>
        </w:rPr>
      </w:pPr>
      <w:r>
        <w:rPr>
          <w:rFonts w:ascii="Arial" w:eastAsia="ＭＳ Ｐゴシック" w:hAnsi="Arial"/>
          <w:b/>
          <w:sz w:val="24"/>
        </w:rPr>
        <w:fldChar w:fldCharType="begin"/>
      </w:r>
      <w:r w:rsidRPr="00B22C18">
        <w:rPr>
          <w:rFonts w:ascii="Arial" w:eastAsia="ＭＳ Ｐゴシック" w:hAnsi="Arial"/>
          <w:b/>
          <w:sz w:val="24"/>
        </w:rPr>
        <w:instrText xml:space="preserve"> TOC \o "1-3" </w:instrText>
      </w:r>
      <w:r>
        <w:rPr>
          <w:rFonts w:ascii="Arial" w:eastAsia="ＭＳ Ｐゴシック" w:hAnsi="Arial"/>
          <w:b/>
          <w:sz w:val="24"/>
        </w:rPr>
        <w:fldChar w:fldCharType="separate"/>
      </w:r>
      <w:r w:rsidR="00E6586D">
        <w:rPr>
          <w:noProof/>
        </w:rPr>
        <w:t>1</w:t>
      </w:r>
      <w:r w:rsidR="00E6586D">
        <w:rPr>
          <w:rFonts w:asciiTheme="minorHAnsi" w:eastAsiaTheme="minorEastAsia" w:hAnsiTheme="minorHAnsi" w:cstheme="minorBidi"/>
          <w:noProof/>
          <w:kern w:val="2"/>
          <w:szCs w:val="24"/>
        </w:rPr>
        <w:tab/>
      </w:r>
      <w:r w:rsidR="00E6586D">
        <w:rPr>
          <w:noProof/>
        </w:rPr>
        <w:t>はじめに</w:t>
      </w:r>
      <w:r w:rsidR="00E6586D">
        <w:rPr>
          <w:noProof/>
        </w:rPr>
        <w:tab/>
      </w:r>
      <w:r w:rsidR="00E6586D">
        <w:rPr>
          <w:noProof/>
        </w:rPr>
        <w:fldChar w:fldCharType="begin"/>
      </w:r>
      <w:r w:rsidR="00E6586D">
        <w:rPr>
          <w:noProof/>
        </w:rPr>
        <w:instrText xml:space="preserve"> PAGEREF _Toc8417064 \h </w:instrText>
      </w:r>
      <w:r w:rsidR="00E6586D">
        <w:rPr>
          <w:noProof/>
        </w:rPr>
      </w:r>
      <w:r w:rsidR="00E6586D">
        <w:rPr>
          <w:noProof/>
        </w:rPr>
        <w:fldChar w:fldCharType="separate"/>
      </w:r>
      <w:r w:rsidR="00E6586D">
        <w:rPr>
          <w:noProof/>
        </w:rPr>
        <w:t>5</w:t>
      </w:r>
      <w:r w:rsidR="00E6586D">
        <w:rPr>
          <w:noProof/>
        </w:rPr>
        <w:fldChar w:fldCharType="end"/>
      </w:r>
    </w:p>
    <w:p w14:paraId="581BA546" w14:textId="7CD01F21" w:rsidR="00E6586D" w:rsidRDefault="00E6586D">
      <w:pPr>
        <w:pStyle w:val="11"/>
        <w:tabs>
          <w:tab w:val="left" w:pos="420"/>
          <w:tab w:val="right" w:leader="dot" w:pos="9065"/>
        </w:tabs>
        <w:rPr>
          <w:rFonts w:asciiTheme="minorHAnsi" w:eastAsiaTheme="minorEastAsia" w:hAnsiTheme="minorHAnsi" w:cstheme="minorBidi"/>
          <w:noProof/>
          <w:kern w:val="2"/>
          <w:szCs w:val="24"/>
        </w:rPr>
      </w:pPr>
      <w:r>
        <w:rPr>
          <w:noProof/>
        </w:rPr>
        <w:t>2</w:t>
      </w:r>
      <w:r>
        <w:rPr>
          <w:rFonts w:asciiTheme="minorHAnsi" w:eastAsiaTheme="minorEastAsia" w:hAnsiTheme="minorHAnsi" w:cstheme="minorBidi"/>
          <w:noProof/>
          <w:kern w:val="2"/>
          <w:szCs w:val="24"/>
        </w:rPr>
        <w:tab/>
      </w:r>
      <w:r>
        <w:rPr>
          <w:noProof/>
        </w:rPr>
        <w:t>ひろじれんプロジェクト</w:t>
      </w:r>
      <w:r>
        <w:rPr>
          <w:noProof/>
        </w:rPr>
        <w:tab/>
      </w:r>
      <w:r>
        <w:rPr>
          <w:noProof/>
        </w:rPr>
        <w:fldChar w:fldCharType="begin"/>
      </w:r>
      <w:r>
        <w:rPr>
          <w:noProof/>
        </w:rPr>
        <w:instrText xml:space="preserve"> PAGEREF _Toc8417065 \h </w:instrText>
      </w:r>
      <w:r>
        <w:rPr>
          <w:noProof/>
        </w:rPr>
      </w:r>
      <w:r>
        <w:rPr>
          <w:noProof/>
        </w:rPr>
        <w:fldChar w:fldCharType="separate"/>
      </w:r>
      <w:r>
        <w:rPr>
          <w:noProof/>
        </w:rPr>
        <w:t>6</w:t>
      </w:r>
      <w:r>
        <w:rPr>
          <w:noProof/>
        </w:rPr>
        <w:fldChar w:fldCharType="end"/>
      </w:r>
    </w:p>
    <w:p w14:paraId="37A0638B" w14:textId="1229ED96" w:rsidR="00E6586D" w:rsidRDefault="00E6586D">
      <w:pPr>
        <w:pStyle w:val="22"/>
        <w:tabs>
          <w:tab w:val="left" w:pos="840"/>
          <w:tab w:val="right" w:leader="dot" w:pos="9065"/>
        </w:tabs>
        <w:rPr>
          <w:rFonts w:asciiTheme="minorHAnsi" w:eastAsiaTheme="minorEastAsia" w:hAnsiTheme="minorHAnsi" w:cstheme="minorBidi"/>
          <w:noProof/>
          <w:kern w:val="2"/>
          <w:szCs w:val="24"/>
        </w:rPr>
      </w:pPr>
      <w:r>
        <w:rPr>
          <w:noProof/>
        </w:rPr>
        <w:t>2.1</w:t>
      </w:r>
      <w:r>
        <w:rPr>
          <w:rFonts w:asciiTheme="minorHAnsi" w:eastAsiaTheme="minorEastAsia" w:hAnsiTheme="minorHAnsi" w:cstheme="minorBidi"/>
          <w:noProof/>
          <w:kern w:val="2"/>
          <w:szCs w:val="24"/>
        </w:rPr>
        <w:tab/>
      </w:r>
      <w:r>
        <w:rPr>
          <w:noProof/>
        </w:rPr>
        <w:t>プロジェクトとは</w:t>
      </w:r>
      <w:r>
        <w:rPr>
          <w:noProof/>
        </w:rPr>
        <w:tab/>
      </w:r>
      <w:r>
        <w:rPr>
          <w:noProof/>
        </w:rPr>
        <w:fldChar w:fldCharType="begin"/>
      </w:r>
      <w:r>
        <w:rPr>
          <w:noProof/>
        </w:rPr>
        <w:instrText xml:space="preserve"> PAGEREF _Toc8417066 \h </w:instrText>
      </w:r>
      <w:r>
        <w:rPr>
          <w:noProof/>
        </w:rPr>
      </w:r>
      <w:r>
        <w:rPr>
          <w:noProof/>
        </w:rPr>
        <w:fldChar w:fldCharType="separate"/>
      </w:r>
      <w:r>
        <w:rPr>
          <w:noProof/>
        </w:rPr>
        <w:t>6</w:t>
      </w:r>
      <w:r>
        <w:rPr>
          <w:noProof/>
        </w:rPr>
        <w:fldChar w:fldCharType="end"/>
      </w:r>
    </w:p>
    <w:p w14:paraId="1F17A1AA" w14:textId="5E09AA6E" w:rsidR="00E6586D" w:rsidRDefault="00E6586D">
      <w:pPr>
        <w:pStyle w:val="32"/>
        <w:tabs>
          <w:tab w:val="left" w:pos="1260"/>
          <w:tab w:val="right" w:leader="dot" w:pos="9065"/>
        </w:tabs>
        <w:rPr>
          <w:rFonts w:asciiTheme="minorHAnsi" w:eastAsiaTheme="minorEastAsia" w:hAnsiTheme="minorHAnsi" w:cstheme="minorBidi"/>
          <w:noProof/>
          <w:kern w:val="2"/>
          <w:szCs w:val="24"/>
        </w:rPr>
      </w:pPr>
      <w:r>
        <w:rPr>
          <w:noProof/>
        </w:rPr>
        <w:t>2.1.1</w:t>
      </w:r>
      <w:r>
        <w:rPr>
          <w:rFonts w:asciiTheme="minorHAnsi" w:eastAsiaTheme="minorEastAsia" w:hAnsiTheme="minorHAnsi" w:cstheme="minorBidi"/>
          <w:noProof/>
          <w:kern w:val="2"/>
          <w:szCs w:val="24"/>
        </w:rPr>
        <w:tab/>
      </w:r>
      <w:r>
        <w:rPr>
          <w:noProof/>
        </w:rPr>
        <w:t>プロジェクトの目的と成功の条件</w:t>
      </w:r>
      <w:r>
        <w:rPr>
          <w:noProof/>
        </w:rPr>
        <w:tab/>
      </w:r>
      <w:r>
        <w:rPr>
          <w:noProof/>
        </w:rPr>
        <w:fldChar w:fldCharType="begin"/>
      </w:r>
      <w:r>
        <w:rPr>
          <w:noProof/>
        </w:rPr>
        <w:instrText xml:space="preserve"> PAGEREF _Toc8417067 \h </w:instrText>
      </w:r>
      <w:r>
        <w:rPr>
          <w:noProof/>
        </w:rPr>
      </w:r>
      <w:r>
        <w:rPr>
          <w:noProof/>
        </w:rPr>
        <w:fldChar w:fldCharType="separate"/>
      </w:r>
      <w:r>
        <w:rPr>
          <w:noProof/>
        </w:rPr>
        <w:t>6</w:t>
      </w:r>
      <w:r>
        <w:rPr>
          <w:noProof/>
        </w:rPr>
        <w:fldChar w:fldCharType="end"/>
      </w:r>
    </w:p>
    <w:p w14:paraId="68A1CC40" w14:textId="73638901" w:rsidR="00E6586D" w:rsidRDefault="00E6586D">
      <w:pPr>
        <w:pStyle w:val="32"/>
        <w:tabs>
          <w:tab w:val="left" w:pos="1260"/>
          <w:tab w:val="right" w:leader="dot" w:pos="9065"/>
        </w:tabs>
        <w:rPr>
          <w:rFonts w:asciiTheme="minorHAnsi" w:eastAsiaTheme="minorEastAsia" w:hAnsiTheme="minorHAnsi" w:cstheme="minorBidi"/>
          <w:noProof/>
          <w:kern w:val="2"/>
          <w:szCs w:val="24"/>
        </w:rPr>
      </w:pPr>
      <w:r>
        <w:rPr>
          <w:noProof/>
        </w:rPr>
        <w:t>2.1.2</w:t>
      </w:r>
      <w:r>
        <w:rPr>
          <w:rFonts w:asciiTheme="minorHAnsi" w:eastAsiaTheme="minorEastAsia" w:hAnsiTheme="minorHAnsi" w:cstheme="minorBidi"/>
          <w:noProof/>
          <w:kern w:val="2"/>
          <w:szCs w:val="24"/>
        </w:rPr>
        <w:tab/>
      </w:r>
      <w:r>
        <w:rPr>
          <w:noProof/>
        </w:rPr>
        <w:t>開発プロセス</w:t>
      </w:r>
      <w:r>
        <w:rPr>
          <w:noProof/>
        </w:rPr>
        <w:tab/>
      </w:r>
      <w:r>
        <w:rPr>
          <w:noProof/>
        </w:rPr>
        <w:fldChar w:fldCharType="begin"/>
      </w:r>
      <w:r>
        <w:rPr>
          <w:noProof/>
        </w:rPr>
        <w:instrText xml:space="preserve"> PAGEREF _Toc8417068 \h </w:instrText>
      </w:r>
      <w:r>
        <w:rPr>
          <w:noProof/>
        </w:rPr>
      </w:r>
      <w:r>
        <w:rPr>
          <w:noProof/>
        </w:rPr>
        <w:fldChar w:fldCharType="separate"/>
      </w:r>
      <w:r>
        <w:rPr>
          <w:noProof/>
        </w:rPr>
        <w:t>6</w:t>
      </w:r>
      <w:r>
        <w:rPr>
          <w:noProof/>
        </w:rPr>
        <w:fldChar w:fldCharType="end"/>
      </w:r>
    </w:p>
    <w:p w14:paraId="222596C2" w14:textId="3B7D4966" w:rsidR="00E6586D" w:rsidRDefault="00E6586D">
      <w:pPr>
        <w:pStyle w:val="22"/>
        <w:tabs>
          <w:tab w:val="left" w:pos="840"/>
          <w:tab w:val="right" w:leader="dot" w:pos="9065"/>
        </w:tabs>
        <w:rPr>
          <w:rFonts w:asciiTheme="minorHAnsi" w:eastAsiaTheme="minorEastAsia" w:hAnsiTheme="minorHAnsi" w:cstheme="minorBidi"/>
          <w:noProof/>
          <w:kern w:val="2"/>
          <w:szCs w:val="24"/>
        </w:rPr>
      </w:pPr>
      <w:r>
        <w:rPr>
          <w:noProof/>
        </w:rPr>
        <w:t>2.2</w:t>
      </w:r>
      <w:r>
        <w:rPr>
          <w:rFonts w:asciiTheme="minorHAnsi" w:eastAsiaTheme="minorEastAsia" w:hAnsiTheme="minorHAnsi" w:cstheme="minorBidi"/>
          <w:noProof/>
          <w:kern w:val="2"/>
          <w:szCs w:val="24"/>
        </w:rPr>
        <w:tab/>
      </w:r>
      <w:r>
        <w:rPr>
          <w:noProof/>
        </w:rPr>
        <w:t>ひろじれんプロジェクトの目的と成功の条件</w:t>
      </w:r>
      <w:r>
        <w:rPr>
          <w:noProof/>
        </w:rPr>
        <w:tab/>
      </w:r>
      <w:r>
        <w:rPr>
          <w:noProof/>
        </w:rPr>
        <w:fldChar w:fldCharType="begin"/>
      </w:r>
      <w:r>
        <w:rPr>
          <w:noProof/>
        </w:rPr>
        <w:instrText xml:space="preserve"> PAGEREF _Toc8417069 \h </w:instrText>
      </w:r>
      <w:r>
        <w:rPr>
          <w:noProof/>
        </w:rPr>
      </w:r>
      <w:r>
        <w:rPr>
          <w:noProof/>
        </w:rPr>
        <w:fldChar w:fldCharType="separate"/>
      </w:r>
      <w:r>
        <w:rPr>
          <w:noProof/>
        </w:rPr>
        <w:t>7</w:t>
      </w:r>
      <w:r>
        <w:rPr>
          <w:noProof/>
        </w:rPr>
        <w:fldChar w:fldCharType="end"/>
      </w:r>
    </w:p>
    <w:p w14:paraId="17154C59" w14:textId="4B5D69B4" w:rsidR="00E6586D" w:rsidRDefault="00E6586D">
      <w:pPr>
        <w:pStyle w:val="32"/>
        <w:tabs>
          <w:tab w:val="left" w:pos="1260"/>
          <w:tab w:val="right" w:leader="dot" w:pos="9065"/>
        </w:tabs>
        <w:rPr>
          <w:rFonts w:asciiTheme="minorHAnsi" w:eastAsiaTheme="minorEastAsia" w:hAnsiTheme="minorHAnsi" w:cstheme="minorBidi"/>
          <w:noProof/>
          <w:kern w:val="2"/>
          <w:szCs w:val="24"/>
        </w:rPr>
      </w:pPr>
      <w:r>
        <w:rPr>
          <w:noProof/>
        </w:rPr>
        <w:t>2.2.1</w:t>
      </w:r>
      <w:r>
        <w:rPr>
          <w:rFonts w:asciiTheme="minorHAnsi" w:eastAsiaTheme="minorEastAsia" w:hAnsiTheme="minorHAnsi" w:cstheme="minorBidi"/>
          <w:noProof/>
          <w:kern w:val="2"/>
          <w:szCs w:val="24"/>
        </w:rPr>
        <w:tab/>
      </w:r>
      <w:r>
        <w:rPr>
          <w:noProof/>
        </w:rPr>
        <w:t>成果物</w:t>
      </w:r>
      <w:r>
        <w:rPr>
          <w:noProof/>
        </w:rPr>
        <w:tab/>
      </w:r>
      <w:r>
        <w:rPr>
          <w:noProof/>
        </w:rPr>
        <w:fldChar w:fldCharType="begin"/>
      </w:r>
      <w:r>
        <w:rPr>
          <w:noProof/>
        </w:rPr>
        <w:instrText xml:space="preserve"> PAGEREF _Toc8417070 \h </w:instrText>
      </w:r>
      <w:r>
        <w:rPr>
          <w:noProof/>
        </w:rPr>
      </w:r>
      <w:r>
        <w:rPr>
          <w:noProof/>
        </w:rPr>
        <w:fldChar w:fldCharType="separate"/>
      </w:r>
      <w:r>
        <w:rPr>
          <w:noProof/>
        </w:rPr>
        <w:t>7</w:t>
      </w:r>
      <w:r>
        <w:rPr>
          <w:noProof/>
        </w:rPr>
        <w:fldChar w:fldCharType="end"/>
      </w:r>
    </w:p>
    <w:p w14:paraId="271EAAD4" w14:textId="01DA8A51" w:rsidR="00E6586D" w:rsidRDefault="00E6586D">
      <w:pPr>
        <w:pStyle w:val="32"/>
        <w:tabs>
          <w:tab w:val="left" w:pos="1260"/>
          <w:tab w:val="right" w:leader="dot" w:pos="9065"/>
        </w:tabs>
        <w:rPr>
          <w:rFonts w:asciiTheme="minorHAnsi" w:eastAsiaTheme="minorEastAsia" w:hAnsiTheme="minorHAnsi" w:cstheme="minorBidi"/>
          <w:noProof/>
          <w:kern w:val="2"/>
          <w:szCs w:val="24"/>
        </w:rPr>
      </w:pPr>
      <w:r>
        <w:rPr>
          <w:noProof/>
        </w:rPr>
        <w:t>2.2.2</w:t>
      </w:r>
      <w:r>
        <w:rPr>
          <w:rFonts w:asciiTheme="minorHAnsi" w:eastAsiaTheme="minorEastAsia" w:hAnsiTheme="minorHAnsi" w:cstheme="minorBidi"/>
          <w:noProof/>
          <w:kern w:val="2"/>
          <w:szCs w:val="24"/>
        </w:rPr>
        <w:tab/>
      </w:r>
      <w:r>
        <w:rPr>
          <w:noProof/>
        </w:rPr>
        <w:t>プロジェクト・メンバー</w:t>
      </w:r>
      <w:r>
        <w:rPr>
          <w:noProof/>
        </w:rPr>
        <w:tab/>
      </w:r>
      <w:r>
        <w:rPr>
          <w:noProof/>
        </w:rPr>
        <w:fldChar w:fldCharType="begin"/>
      </w:r>
      <w:r>
        <w:rPr>
          <w:noProof/>
        </w:rPr>
        <w:instrText xml:space="preserve"> PAGEREF _Toc8417071 \h </w:instrText>
      </w:r>
      <w:r>
        <w:rPr>
          <w:noProof/>
        </w:rPr>
      </w:r>
      <w:r>
        <w:rPr>
          <w:noProof/>
        </w:rPr>
        <w:fldChar w:fldCharType="separate"/>
      </w:r>
      <w:r>
        <w:rPr>
          <w:noProof/>
        </w:rPr>
        <w:t>7</w:t>
      </w:r>
      <w:r>
        <w:rPr>
          <w:noProof/>
        </w:rPr>
        <w:fldChar w:fldCharType="end"/>
      </w:r>
    </w:p>
    <w:p w14:paraId="5E8C5F34" w14:textId="069E5FC0" w:rsidR="00E6586D" w:rsidRDefault="00E6586D">
      <w:pPr>
        <w:pStyle w:val="32"/>
        <w:tabs>
          <w:tab w:val="left" w:pos="1260"/>
          <w:tab w:val="right" w:leader="dot" w:pos="9065"/>
        </w:tabs>
        <w:rPr>
          <w:rFonts w:asciiTheme="minorHAnsi" w:eastAsiaTheme="minorEastAsia" w:hAnsiTheme="minorHAnsi" w:cstheme="minorBidi"/>
          <w:noProof/>
          <w:kern w:val="2"/>
          <w:szCs w:val="24"/>
        </w:rPr>
      </w:pPr>
      <w:r>
        <w:rPr>
          <w:noProof/>
        </w:rPr>
        <w:t>2.2.3</w:t>
      </w:r>
      <w:r>
        <w:rPr>
          <w:rFonts w:asciiTheme="minorHAnsi" w:eastAsiaTheme="minorEastAsia" w:hAnsiTheme="minorHAnsi" w:cstheme="minorBidi"/>
          <w:noProof/>
          <w:kern w:val="2"/>
          <w:szCs w:val="24"/>
        </w:rPr>
        <w:tab/>
      </w:r>
      <w:r>
        <w:rPr>
          <w:noProof/>
        </w:rPr>
        <w:t>トレードオフマトリックス</w:t>
      </w:r>
      <w:r>
        <w:rPr>
          <w:noProof/>
        </w:rPr>
        <w:tab/>
      </w:r>
      <w:r>
        <w:rPr>
          <w:noProof/>
        </w:rPr>
        <w:fldChar w:fldCharType="begin"/>
      </w:r>
      <w:r>
        <w:rPr>
          <w:noProof/>
        </w:rPr>
        <w:instrText xml:space="preserve"> PAGEREF _Toc8417072 \h </w:instrText>
      </w:r>
      <w:r>
        <w:rPr>
          <w:noProof/>
        </w:rPr>
      </w:r>
      <w:r>
        <w:rPr>
          <w:noProof/>
        </w:rPr>
        <w:fldChar w:fldCharType="separate"/>
      </w:r>
      <w:r>
        <w:rPr>
          <w:noProof/>
        </w:rPr>
        <w:t>8</w:t>
      </w:r>
      <w:r>
        <w:rPr>
          <w:noProof/>
        </w:rPr>
        <w:fldChar w:fldCharType="end"/>
      </w:r>
    </w:p>
    <w:p w14:paraId="4A2D4613" w14:textId="4161D81B" w:rsidR="00E6586D" w:rsidRDefault="00E6586D">
      <w:pPr>
        <w:pStyle w:val="22"/>
        <w:tabs>
          <w:tab w:val="left" w:pos="840"/>
          <w:tab w:val="right" w:leader="dot" w:pos="9065"/>
        </w:tabs>
        <w:rPr>
          <w:rFonts w:asciiTheme="minorHAnsi" w:eastAsiaTheme="minorEastAsia" w:hAnsiTheme="minorHAnsi" w:cstheme="minorBidi"/>
          <w:noProof/>
          <w:kern w:val="2"/>
          <w:szCs w:val="24"/>
        </w:rPr>
      </w:pPr>
      <w:r>
        <w:rPr>
          <w:noProof/>
        </w:rPr>
        <w:t>2.3</w:t>
      </w:r>
      <w:r>
        <w:rPr>
          <w:rFonts w:asciiTheme="minorHAnsi" w:eastAsiaTheme="minorEastAsia" w:hAnsiTheme="minorHAnsi" w:cstheme="minorBidi"/>
          <w:noProof/>
          <w:kern w:val="2"/>
          <w:szCs w:val="24"/>
        </w:rPr>
        <w:tab/>
      </w:r>
      <w:r>
        <w:rPr>
          <w:noProof/>
        </w:rPr>
        <w:t>やってみたい事リスト</w:t>
      </w:r>
      <w:r>
        <w:rPr>
          <w:noProof/>
        </w:rPr>
        <w:tab/>
      </w:r>
      <w:r>
        <w:rPr>
          <w:noProof/>
        </w:rPr>
        <w:fldChar w:fldCharType="begin"/>
      </w:r>
      <w:r>
        <w:rPr>
          <w:noProof/>
        </w:rPr>
        <w:instrText xml:space="preserve"> PAGEREF _Toc8417073 \h </w:instrText>
      </w:r>
      <w:r>
        <w:rPr>
          <w:noProof/>
        </w:rPr>
      </w:r>
      <w:r>
        <w:rPr>
          <w:noProof/>
        </w:rPr>
        <w:fldChar w:fldCharType="separate"/>
      </w:r>
      <w:r>
        <w:rPr>
          <w:noProof/>
        </w:rPr>
        <w:t>8</w:t>
      </w:r>
      <w:r>
        <w:rPr>
          <w:noProof/>
        </w:rPr>
        <w:fldChar w:fldCharType="end"/>
      </w:r>
    </w:p>
    <w:p w14:paraId="45E62E3A" w14:textId="4336EB97" w:rsidR="00E6586D" w:rsidRDefault="00E6586D">
      <w:pPr>
        <w:pStyle w:val="22"/>
        <w:tabs>
          <w:tab w:val="left" w:pos="840"/>
          <w:tab w:val="right" w:leader="dot" w:pos="9065"/>
        </w:tabs>
        <w:rPr>
          <w:rFonts w:asciiTheme="minorHAnsi" w:eastAsiaTheme="minorEastAsia" w:hAnsiTheme="minorHAnsi" w:cstheme="minorBidi"/>
          <w:noProof/>
          <w:kern w:val="2"/>
          <w:szCs w:val="24"/>
        </w:rPr>
      </w:pPr>
      <w:r>
        <w:rPr>
          <w:noProof/>
        </w:rPr>
        <w:t>2.4</w:t>
      </w:r>
      <w:r>
        <w:rPr>
          <w:rFonts w:asciiTheme="minorHAnsi" w:eastAsiaTheme="minorEastAsia" w:hAnsiTheme="minorHAnsi" w:cstheme="minorBidi"/>
          <w:noProof/>
          <w:kern w:val="2"/>
          <w:szCs w:val="24"/>
        </w:rPr>
        <w:tab/>
      </w:r>
      <w:r>
        <w:rPr>
          <w:noProof/>
        </w:rPr>
        <w:t>プロジェクト・マネジメント</w:t>
      </w:r>
      <w:r>
        <w:rPr>
          <w:noProof/>
        </w:rPr>
        <w:tab/>
      </w:r>
      <w:r>
        <w:rPr>
          <w:noProof/>
        </w:rPr>
        <w:fldChar w:fldCharType="begin"/>
      </w:r>
      <w:r>
        <w:rPr>
          <w:noProof/>
        </w:rPr>
        <w:instrText xml:space="preserve"> PAGEREF _Toc8417074 \h </w:instrText>
      </w:r>
      <w:r>
        <w:rPr>
          <w:noProof/>
        </w:rPr>
      </w:r>
      <w:r>
        <w:rPr>
          <w:noProof/>
        </w:rPr>
        <w:fldChar w:fldCharType="separate"/>
      </w:r>
      <w:r>
        <w:rPr>
          <w:noProof/>
        </w:rPr>
        <w:t>9</w:t>
      </w:r>
      <w:r>
        <w:rPr>
          <w:noProof/>
        </w:rPr>
        <w:fldChar w:fldCharType="end"/>
      </w:r>
    </w:p>
    <w:p w14:paraId="2A88536B" w14:textId="00E38D8A" w:rsidR="00E6586D" w:rsidRDefault="00E6586D">
      <w:pPr>
        <w:pStyle w:val="32"/>
        <w:tabs>
          <w:tab w:val="left" w:pos="1260"/>
          <w:tab w:val="right" w:leader="dot" w:pos="9065"/>
        </w:tabs>
        <w:rPr>
          <w:rFonts w:asciiTheme="minorHAnsi" w:eastAsiaTheme="minorEastAsia" w:hAnsiTheme="minorHAnsi" w:cstheme="minorBidi"/>
          <w:noProof/>
          <w:kern w:val="2"/>
          <w:szCs w:val="24"/>
        </w:rPr>
      </w:pPr>
      <w:r>
        <w:rPr>
          <w:noProof/>
        </w:rPr>
        <w:t>2.4.1</w:t>
      </w:r>
      <w:r>
        <w:rPr>
          <w:rFonts w:asciiTheme="minorHAnsi" w:eastAsiaTheme="minorEastAsia" w:hAnsiTheme="minorHAnsi" w:cstheme="minorBidi"/>
          <w:noProof/>
          <w:kern w:val="2"/>
          <w:szCs w:val="24"/>
        </w:rPr>
        <w:tab/>
      </w:r>
      <w:r>
        <w:rPr>
          <w:noProof/>
        </w:rPr>
        <w:t>プロジェクト・マネジメントの基礎概念</w:t>
      </w:r>
      <w:r>
        <w:rPr>
          <w:noProof/>
        </w:rPr>
        <w:tab/>
      </w:r>
      <w:r>
        <w:rPr>
          <w:noProof/>
        </w:rPr>
        <w:fldChar w:fldCharType="begin"/>
      </w:r>
      <w:r>
        <w:rPr>
          <w:noProof/>
        </w:rPr>
        <w:instrText xml:space="preserve"> PAGEREF _Toc8417075 \h </w:instrText>
      </w:r>
      <w:r>
        <w:rPr>
          <w:noProof/>
        </w:rPr>
      </w:r>
      <w:r>
        <w:rPr>
          <w:noProof/>
        </w:rPr>
        <w:fldChar w:fldCharType="separate"/>
      </w:r>
      <w:r>
        <w:rPr>
          <w:noProof/>
        </w:rPr>
        <w:t>9</w:t>
      </w:r>
      <w:r>
        <w:rPr>
          <w:noProof/>
        </w:rPr>
        <w:fldChar w:fldCharType="end"/>
      </w:r>
    </w:p>
    <w:p w14:paraId="4AF4FC5F" w14:textId="23062559" w:rsidR="00E6586D" w:rsidRDefault="00E6586D">
      <w:pPr>
        <w:pStyle w:val="32"/>
        <w:tabs>
          <w:tab w:val="left" w:pos="1260"/>
          <w:tab w:val="right" w:leader="dot" w:pos="9065"/>
        </w:tabs>
        <w:rPr>
          <w:rFonts w:asciiTheme="minorHAnsi" w:eastAsiaTheme="minorEastAsia" w:hAnsiTheme="minorHAnsi" w:cstheme="minorBidi"/>
          <w:noProof/>
          <w:kern w:val="2"/>
          <w:szCs w:val="24"/>
        </w:rPr>
      </w:pPr>
      <w:r>
        <w:rPr>
          <w:noProof/>
        </w:rPr>
        <w:t>2.4.2</w:t>
      </w:r>
      <w:r>
        <w:rPr>
          <w:rFonts w:asciiTheme="minorHAnsi" w:eastAsiaTheme="minorEastAsia" w:hAnsiTheme="minorHAnsi" w:cstheme="minorBidi"/>
          <w:noProof/>
          <w:kern w:val="2"/>
          <w:szCs w:val="24"/>
        </w:rPr>
        <w:tab/>
      </w:r>
      <w:r>
        <w:rPr>
          <w:noProof/>
        </w:rPr>
        <w:t>プロジェクト・マネジメントのプロセス</w:t>
      </w:r>
      <w:r>
        <w:rPr>
          <w:noProof/>
        </w:rPr>
        <w:tab/>
      </w:r>
      <w:r>
        <w:rPr>
          <w:noProof/>
        </w:rPr>
        <w:fldChar w:fldCharType="begin"/>
      </w:r>
      <w:r>
        <w:rPr>
          <w:noProof/>
        </w:rPr>
        <w:instrText xml:space="preserve"> PAGEREF _Toc8417076 \h </w:instrText>
      </w:r>
      <w:r>
        <w:rPr>
          <w:noProof/>
        </w:rPr>
      </w:r>
      <w:r>
        <w:rPr>
          <w:noProof/>
        </w:rPr>
        <w:fldChar w:fldCharType="separate"/>
      </w:r>
      <w:r>
        <w:rPr>
          <w:noProof/>
        </w:rPr>
        <w:t>11</w:t>
      </w:r>
      <w:r>
        <w:rPr>
          <w:noProof/>
        </w:rPr>
        <w:fldChar w:fldCharType="end"/>
      </w:r>
    </w:p>
    <w:p w14:paraId="3382B3CF" w14:textId="4AA24677" w:rsidR="00E6586D" w:rsidRDefault="00E6586D">
      <w:pPr>
        <w:pStyle w:val="32"/>
        <w:tabs>
          <w:tab w:val="left" w:pos="1260"/>
          <w:tab w:val="right" w:leader="dot" w:pos="9065"/>
        </w:tabs>
        <w:rPr>
          <w:rFonts w:asciiTheme="minorHAnsi" w:eastAsiaTheme="minorEastAsia" w:hAnsiTheme="minorHAnsi" w:cstheme="minorBidi"/>
          <w:noProof/>
          <w:kern w:val="2"/>
          <w:szCs w:val="24"/>
        </w:rPr>
      </w:pPr>
      <w:r>
        <w:rPr>
          <w:noProof/>
        </w:rPr>
        <w:t>2.4.3</w:t>
      </w:r>
      <w:r>
        <w:rPr>
          <w:rFonts w:asciiTheme="minorHAnsi" w:eastAsiaTheme="minorEastAsia" w:hAnsiTheme="minorHAnsi" w:cstheme="minorBidi"/>
          <w:noProof/>
          <w:kern w:val="2"/>
          <w:szCs w:val="24"/>
        </w:rPr>
        <w:tab/>
      </w:r>
      <w:r>
        <w:rPr>
          <w:noProof/>
        </w:rPr>
        <w:t>ものごとの重要度について</w:t>
      </w:r>
      <w:r>
        <w:rPr>
          <w:noProof/>
        </w:rPr>
        <w:tab/>
      </w:r>
      <w:r>
        <w:rPr>
          <w:noProof/>
        </w:rPr>
        <w:fldChar w:fldCharType="begin"/>
      </w:r>
      <w:r>
        <w:rPr>
          <w:noProof/>
        </w:rPr>
        <w:instrText xml:space="preserve"> PAGEREF _Toc8417077 \h </w:instrText>
      </w:r>
      <w:r>
        <w:rPr>
          <w:noProof/>
        </w:rPr>
      </w:r>
      <w:r>
        <w:rPr>
          <w:noProof/>
        </w:rPr>
        <w:fldChar w:fldCharType="separate"/>
      </w:r>
      <w:r>
        <w:rPr>
          <w:noProof/>
        </w:rPr>
        <w:t>12</w:t>
      </w:r>
      <w:r>
        <w:rPr>
          <w:noProof/>
        </w:rPr>
        <w:fldChar w:fldCharType="end"/>
      </w:r>
    </w:p>
    <w:p w14:paraId="3838EA3C" w14:textId="45C4CF33" w:rsidR="00E6586D" w:rsidRDefault="00E6586D">
      <w:pPr>
        <w:pStyle w:val="11"/>
        <w:tabs>
          <w:tab w:val="left" w:pos="420"/>
          <w:tab w:val="right" w:leader="dot" w:pos="9065"/>
        </w:tabs>
        <w:rPr>
          <w:rFonts w:asciiTheme="minorHAnsi" w:eastAsiaTheme="minorEastAsia" w:hAnsiTheme="minorHAnsi" w:cstheme="minorBidi"/>
          <w:noProof/>
          <w:kern w:val="2"/>
          <w:szCs w:val="24"/>
        </w:rPr>
      </w:pPr>
      <w:r>
        <w:rPr>
          <w:noProof/>
        </w:rPr>
        <w:t>3</w:t>
      </w:r>
      <w:r>
        <w:rPr>
          <w:rFonts w:asciiTheme="minorHAnsi" w:eastAsiaTheme="minorEastAsia" w:hAnsiTheme="minorHAnsi" w:cstheme="minorBidi"/>
          <w:noProof/>
          <w:kern w:val="2"/>
          <w:szCs w:val="24"/>
        </w:rPr>
        <w:tab/>
      </w:r>
      <w:r>
        <w:rPr>
          <w:noProof/>
        </w:rPr>
        <w:t>リーン開発</w:t>
      </w:r>
      <w:r>
        <w:rPr>
          <w:noProof/>
        </w:rPr>
        <w:tab/>
      </w:r>
      <w:r>
        <w:rPr>
          <w:noProof/>
        </w:rPr>
        <w:fldChar w:fldCharType="begin"/>
      </w:r>
      <w:r>
        <w:rPr>
          <w:noProof/>
        </w:rPr>
        <w:instrText xml:space="preserve"> PAGEREF _Toc8417078 \h </w:instrText>
      </w:r>
      <w:r>
        <w:rPr>
          <w:noProof/>
        </w:rPr>
      </w:r>
      <w:r>
        <w:rPr>
          <w:noProof/>
        </w:rPr>
        <w:fldChar w:fldCharType="separate"/>
      </w:r>
      <w:r>
        <w:rPr>
          <w:noProof/>
        </w:rPr>
        <w:t>13</w:t>
      </w:r>
      <w:r>
        <w:rPr>
          <w:noProof/>
        </w:rPr>
        <w:fldChar w:fldCharType="end"/>
      </w:r>
    </w:p>
    <w:p w14:paraId="7A7ED80F" w14:textId="36FF0A94" w:rsidR="00E6586D" w:rsidRDefault="00E6586D">
      <w:pPr>
        <w:pStyle w:val="22"/>
        <w:tabs>
          <w:tab w:val="left" w:pos="840"/>
          <w:tab w:val="right" w:leader="dot" w:pos="9065"/>
        </w:tabs>
        <w:rPr>
          <w:rFonts w:asciiTheme="minorHAnsi" w:eastAsiaTheme="minorEastAsia" w:hAnsiTheme="minorHAnsi" w:cstheme="minorBidi"/>
          <w:noProof/>
          <w:kern w:val="2"/>
          <w:szCs w:val="24"/>
        </w:rPr>
      </w:pPr>
      <w:r>
        <w:rPr>
          <w:noProof/>
        </w:rPr>
        <w:t>3.1</w:t>
      </w:r>
      <w:r>
        <w:rPr>
          <w:rFonts w:asciiTheme="minorHAnsi" w:eastAsiaTheme="minorEastAsia" w:hAnsiTheme="minorHAnsi" w:cstheme="minorBidi"/>
          <w:noProof/>
          <w:kern w:val="2"/>
          <w:szCs w:val="24"/>
        </w:rPr>
        <w:tab/>
      </w:r>
      <w:r>
        <w:rPr>
          <w:noProof/>
        </w:rPr>
        <w:t>リーン開発とは</w:t>
      </w:r>
      <w:r>
        <w:rPr>
          <w:noProof/>
        </w:rPr>
        <w:tab/>
      </w:r>
      <w:r>
        <w:rPr>
          <w:noProof/>
        </w:rPr>
        <w:fldChar w:fldCharType="begin"/>
      </w:r>
      <w:r>
        <w:rPr>
          <w:noProof/>
        </w:rPr>
        <w:instrText xml:space="preserve"> PAGEREF _Toc8417079 \h </w:instrText>
      </w:r>
      <w:r>
        <w:rPr>
          <w:noProof/>
        </w:rPr>
      </w:r>
      <w:r>
        <w:rPr>
          <w:noProof/>
        </w:rPr>
        <w:fldChar w:fldCharType="separate"/>
      </w:r>
      <w:r>
        <w:rPr>
          <w:noProof/>
        </w:rPr>
        <w:t>13</w:t>
      </w:r>
      <w:r>
        <w:rPr>
          <w:noProof/>
        </w:rPr>
        <w:fldChar w:fldCharType="end"/>
      </w:r>
    </w:p>
    <w:p w14:paraId="6F33B69A" w14:textId="1686A1F9" w:rsidR="00E6586D" w:rsidRDefault="00E6586D">
      <w:pPr>
        <w:pStyle w:val="22"/>
        <w:tabs>
          <w:tab w:val="left" w:pos="840"/>
          <w:tab w:val="right" w:leader="dot" w:pos="9065"/>
        </w:tabs>
        <w:rPr>
          <w:rFonts w:asciiTheme="minorHAnsi" w:eastAsiaTheme="minorEastAsia" w:hAnsiTheme="minorHAnsi" w:cstheme="minorBidi"/>
          <w:noProof/>
          <w:kern w:val="2"/>
          <w:szCs w:val="24"/>
        </w:rPr>
      </w:pPr>
      <w:r>
        <w:rPr>
          <w:noProof/>
        </w:rPr>
        <w:t>3.2</w:t>
      </w:r>
      <w:r>
        <w:rPr>
          <w:rFonts w:asciiTheme="minorHAnsi" w:eastAsiaTheme="minorEastAsia" w:hAnsiTheme="minorHAnsi" w:cstheme="minorBidi"/>
          <w:noProof/>
          <w:kern w:val="2"/>
          <w:szCs w:val="24"/>
        </w:rPr>
        <w:tab/>
      </w:r>
      <w:r>
        <w:rPr>
          <w:noProof/>
        </w:rPr>
        <w:t>リーンソフトウェア開発の七つの原則</w:t>
      </w:r>
      <w:r>
        <w:rPr>
          <w:noProof/>
        </w:rPr>
        <w:tab/>
      </w:r>
      <w:r>
        <w:rPr>
          <w:noProof/>
        </w:rPr>
        <w:fldChar w:fldCharType="begin"/>
      </w:r>
      <w:r>
        <w:rPr>
          <w:noProof/>
        </w:rPr>
        <w:instrText xml:space="preserve"> PAGEREF _Toc8417080 \h </w:instrText>
      </w:r>
      <w:r>
        <w:rPr>
          <w:noProof/>
        </w:rPr>
      </w:r>
      <w:r>
        <w:rPr>
          <w:noProof/>
        </w:rPr>
        <w:fldChar w:fldCharType="separate"/>
      </w:r>
      <w:r>
        <w:rPr>
          <w:noProof/>
        </w:rPr>
        <w:t>13</w:t>
      </w:r>
      <w:r>
        <w:rPr>
          <w:noProof/>
        </w:rPr>
        <w:fldChar w:fldCharType="end"/>
      </w:r>
    </w:p>
    <w:p w14:paraId="2DF1153A" w14:textId="0045DF87" w:rsidR="00E6586D" w:rsidRDefault="00E6586D">
      <w:pPr>
        <w:pStyle w:val="32"/>
        <w:tabs>
          <w:tab w:val="left" w:pos="1260"/>
          <w:tab w:val="right" w:leader="dot" w:pos="9065"/>
        </w:tabs>
        <w:rPr>
          <w:rFonts w:asciiTheme="minorHAnsi" w:eastAsiaTheme="minorEastAsia" w:hAnsiTheme="minorHAnsi" w:cstheme="minorBidi"/>
          <w:noProof/>
          <w:kern w:val="2"/>
          <w:szCs w:val="24"/>
        </w:rPr>
      </w:pPr>
      <w:r>
        <w:rPr>
          <w:noProof/>
        </w:rPr>
        <w:t>3.2.1</w:t>
      </w:r>
      <w:r>
        <w:rPr>
          <w:rFonts w:asciiTheme="minorHAnsi" w:eastAsiaTheme="minorEastAsia" w:hAnsiTheme="minorHAnsi" w:cstheme="minorBidi"/>
          <w:noProof/>
          <w:kern w:val="2"/>
          <w:szCs w:val="24"/>
        </w:rPr>
        <w:tab/>
      </w:r>
      <w:r>
        <w:rPr>
          <w:noProof/>
        </w:rPr>
        <w:t>原則</w:t>
      </w:r>
      <w:r>
        <w:rPr>
          <w:noProof/>
        </w:rPr>
        <w:t>1</w:t>
      </w:r>
      <w:r>
        <w:rPr>
          <w:noProof/>
        </w:rPr>
        <w:t xml:space="preserve">　ムダを無くす</w:t>
      </w:r>
      <w:r>
        <w:rPr>
          <w:noProof/>
        </w:rPr>
        <w:t>(Eliminate Waste)</w:t>
      </w:r>
      <w:r>
        <w:rPr>
          <w:noProof/>
        </w:rPr>
        <w:tab/>
      </w:r>
      <w:r>
        <w:rPr>
          <w:noProof/>
        </w:rPr>
        <w:fldChar w:fldCharType="begin"/>
      </w:r>
      <w:r>
        <w:rPr>
          <w:noProof/>
        </w:rPr>
        <w:instrText xml:space="preserve"> PAGEREF _Toc8417081 \h </w:instrText>
      </w:r>
      <w:r>
        <w:rPr>
          <w:noProof/>
        </w:rPr>
      </w:r>
      <w:r>
        <w:rPr>
          <w:noProof/>
        </w:rPr>
        <w:fldChar w:fldCharType="separate"/>
      </w:r>
      <w:r>
        <w:rPr>
          <w:noProof/>
        </w:rPr>
        <w:t>13</w:t>
      </w:r>
      <w:r>
        <w:rPr>
          <w:noProof/>
        </w:rPr>
        <w:fldChar w:fldCharType="end"/>
      </w:r>
    </w:p>
    <w:p w14:paraId="14C81F79" w14:textId="50302C89" w:rsidR="00E6586D" w:rsidRDefault="00E6586D">
      <w:pPr>
        <w:pStyle w:val="32"/>
        <w:tabs>
          <w:tab w:val="left" w:pos="1260"/>
          <w:tab w:val="right" w:leader="dot" w:pos="9065"/>
        </w:tabs>
        <w:rPr>
          <w:rFonts w:asciiTheme="minorHAnsi" w:eastAsiaTheme="minorEastAsia" w:hAnsiTheme="minorHAnsi" w:cstheme="minorBidi"/>
          <w:noProof/>
          <w:kern w:val="2"/>
          <w:szCs w:val="24"/>
        </w:rPr>
      </w:pPr>
      <w:r>
        <w:rPr>
          <w:noProof/>
        </w:rPr>
        <w:t>3.2.2</w:t>
      </w:r>
      <w:r>
        <w:rPr>
          <w:rFonts w:asciiTheme="minorHAnsi" w:eastAsiaTheme="minorEastAsia" w:hAnsiTheme="minorHAnsi" w:cstheme="minorBidi"/>
          <w:noProof/>
          <w:kern w:val="2"/>
          <w:szCs w:val="24"/>
        </w:rPr>
        <w:tab/>
      </w:r>
      <w:r>
        <w:rPr>
          <w:noProof/>
        </w:rPr>
        <w:t>原則</w:t>
      </w:r>
      <w:r>
        <w:rPr>
          <w:noProof/>
        </w:rPr>
        <w:t xml:space="preserve">2 </w:t>
      </w:r>
      <w:r>
        <w:rPr>
          <w:noProof/>
        </w:rPr>
        <w:t>品質を作り込む</w:t>
      </w:r>
      <w:r>
        <w:rPr>
          <w:noProof/>
        </w:rPr>
        <w:t>(Build Quality In)</w:t>
      </w:r>
      <w:r>
        <w:rPr>
          <w:noProof/>
        </w:rPr>
        <w:tab/>
      </w:r>
      <w:r>
        <w:rPr>
          <w:noProof/>
        </w:rPr>
        <w:fldChar w:fldCharType="begin"/>
      </w:r>
      <w:r>
        <w:rPr>
          <w:noProof/>
        </w:rPr>
        <w:instrText xml:space="preserve"> PAGEREF _Toc8417082 \h </w:instrText>
      </w:r>
      <w:r>
        <w:rPr>
          <w:noProof/>
        </w:rPr>
      </w:r>
      <w:r>
        <w:rPr>
          <w:noProof/>
        </w:rPr>
        <w:fldChar w:fldCharType="separate"/>
      </w:r>
      <w:r>
        <w:rPr>
          <w:noProof/>
        </w:rPr>
        <w:t>14</w:t>
      </w:r>
      <w:r>
        <w:rPr>
          <w:noProof/>
        </w:rPr>
        <w:fldChar w:fldCharType="end"/>
      </w:r>
    </w:p>
    <w:p w14:paraId="5C6C30C8" w14:textId="168178B5" w:rsidR="00E6586D" w:rsidRDefault="00E6586D">
      <w:pPr>
        <w:pStyle w:val="32"/>
        <w:tabs>
          <w:tab w:val="left" w:pos="1260"/>
          <w:tab w:val="right" w:leader="dot" w:pos="9065"/>
        </w:tabs>
        <w:rPr>
          <w:rFonts w:asciiTheme="minorHAnsi" w:eastAsiaTheme="minorEastAsia" w:hAnsiTheme="minorHAnsi" w:cstheme="minorBidi"/>
          <w:noProof/>
          <w:kern w:val="2"/>
          <w:szCs w:val="24"/>
        </w:rPr>
      </w:pPr>
      <w:r>
        <w:rPr>
          <w:noProof/>
        </w:rPr>
        <w:t>3.2.3</w:t>
      </w:r>
      <w:r>
        <w:rPr>
          <w:rFonts w:asciiTheme="minorHAnsi" w:eastAsiaTheme="minorEastAsia" w:hAnsiTheme="minorHAnsi" w:cstheme="minorBidi"/>
          <w:noProof/>
          <w:kern w:val="2"/>
          <w:szCs w:val="24"/>
        </w:rPr>
        <w:tab/>
      </w:r>
      <w:r>
        <w:rPr>
          <w:noProof/>
        </w:rPr>
        <w:t>原則</w:t>
      </w:r>
      <w:r>
        <w:rPr>
          <w:noProof/>
        </w:rPr>
        <w:t>3:</w:t>
      </w:r>
      <w:r>
        <w:rPr>
          <w:noProof/>
        </w:rPr>
        <w:t>知識を作り出す</w:t>
      </w:r>
      <w:r>
        <w:rPr>
          <w:noProof/>
        </w:rPr>
        <w:t>(Create Knowledge)</w:t>
      </w:r>
      <w:r>
        <w:rPr>
          <w:noProof/>
        </w:rPr>
        <w:tab/>
      </w:r>
      <w:r>
        <w:rPr>
          <w:noProof/>
        </w:rPr>
        <w:fldChar w:fldCharType="begin"/>
      </w:r>
      <w:r>
        <w:rPr>
          <w:noProof/>
        </w:rPr>
        <w:instrText xml:space="preserve"> PAGEREF _Toc8417083 \h </w:instrText>
      </w:r>
      <w:r>
        <w:rPr>
          <w:noProof/>
        </w:rPr>
      </w:r>
      <w:r>
        <w:rPr>
          <w:noProof/>
        </w:rPr>
        <w:fldChar w:fldCharType="separate"/>
      </w:r>
      <w:r>
        <w:rPr>
          <w:noProof/>
        </w:rPr>
        <w:t>14</w:t>
      </w:r>
      <w:r>
        <w:rPr>
          <w:noProof/>
        </w:rPr>
        <w:fldChar w:fldCharType="end"/>
      </w:r>
    </w:p>
    <w:p w14:paraId="3D9861F7" w14:textId="42DCF006" w:rsidR="00E6586D" w:rsidRDefault="00E6586D">
      <w:pPr>
        <w:pStyle w:val="32"/>
        <w:tabs>
          <w:tab w:val="left" w:pos="1260"/>
          <w:tab w:val="right" w:leader="dot" w:pos="9065"/>
        </w:tabs>
        <w:rPr>
          <w:rFonts w:asciiTheme="minorHAnsi" w:eastAsiaTheme="minorEastAsia" w:hAnsiTheme="minorHAnsi" w:cstheme="minorBidi"/>
          <w:noProof/>
          <w:kern w:val="2"/>
          <w:szCs w:val="24"/>
        </w:rPr>
      </w:pPr>
      <w:r>
        <w:rPr>
          <w:noProof/>
        </w:rPr>
        <w:t>3.2.4</w:t>
      </w:r>
      <w:r>
        <w:rPr>
          <w:rFonts w:asciiTheme="minorHAnsi" w:eastAsiaTheme="minorEastAsia" w:hAnsiTheme="minorHAnsi" w:cstheme="minorBidi"/>
          <w:noProof/>
          <w:kern w:val="2"/>
          <w:szCs w:val="24"/>
        </w:rPr>
        <w:tab/>
      </w:r>
      <w:r>
        <w:rPr>
          <w:noProof/>
        </w:rPr>
        <w:t>原則</w:t>
      </w:r>
      <w:r>
        <w:rPr>
          <w:noProof/>
        </w:rPr>
        <w:t>4:</w:t>
      </w:r>
      <w:r>
        <w:rPr>
          <w:noProof/>
        </w:rPr>
        <w:t>決定を遅らせる</w:t>
      </w:r>
      <w:r>
        <w:rPr>
          <w:noProof/>
        </w:rPr>
        <w:t>(Defer Commitment)</w:t>
      </w:r>
      <w:r>
        <w:rPr>
          <w:noProof/>
        </w:rPr>
        <w:tab/>
      </w:r>
      <w:r>
        <w:rPr>
          <w:noProof/>
        </w:rPr>
        <w:fldChar w:fldCharType="begin"/>
      </w:r>
      <w:r>
        <w:rPr>
          <w:noProof/>
        </w:rPr>
        <w:instrText xml:space="preserve"> PAGEREF _Toc8417084 \h </w:instrText>
      </w:r>
      <w:r>
        <w:rPr>
          <w:noProof/>
        </w:rPr>
      </w:r>
      <w:r>
        <w:rPr>
          <w:noProof/>
        </w:rPr>
        <w:fldChar w:fldCharType="separate"/>
      </w:r>
      <w:r>
        <w:rPr>
          <w:noProof/>
        </w:rPr>
        <w:t>14</w:t>
      </w:r>
      <w:r>
        <w:rPr>
          <w:noProof/>
        </w:rPr>
        <w:fldChar w:fldCharType="end"/>
      </w:r>
    </w:p>
    <w:p w14:paraId="19F31D7F" w14:textId="740586B2" w:rsidR="00E6586D" w:rsidRDefault="00E6586D">
      <w:pPr>
        <w:pStyle w:val="32"/>
        <w:tabs>
          <w:tab w:val="left" w:pos="1260"/>
          <w:tab w:val="right" w:leader="dot" w:pos="9065"/>
        </w:tabs>
        <w:rPr>
          <w:rFonts w:asciiTheme="minorHAnsi" w:eastAsiaTheme="minorEastAsia" w:hAnsiTheme="minorHAnsi" w:cstheme="minorBidi"/>
          <w:noProof/>
          <w:kern w:val="2"/>
          <w:szCs w:val="24"/>
        </w:rPr>
      </w:pPr>
      <w:r>
        <w:rPr>
          <w:noProof/>
        </w:rPr>
        <w:t>3.2.5</w:t>
      </w:r>
      <w:r>
        <w:rPr>
          <w:rFonts w:asciiTheme="minorHAnsi" w:eastAsiaTheme="minorEastAsia" w:hAnsiTheme="minorHAnsi" w:cstheme="minorBidi"/>
          <w:noProof/>
          <w:kern w:val="2"/>
          <w:szCs w:val="24"/>
        </w:rPr>
        <w:tab/>
      </w:r>
      <w:r>
        <w:rPr>
          <w:noProof/>
        </w:rPr>
        <w:t>原則</w:t>
      </w:r>
      <w:r>
        <w:rPr>
          <w:noProof/>
        </w:rPr>
        <w:t>5:</w:t>
      </w:r>
      <w:r>
        <w:rPr>
          <w:noProof/>
        </w:rPr>
        <w:t>速く提供する</w:t>
      </w:r>
      <w:r>
        <w:rPr>
          <w:noProof/>
        </w:rPr>
        <w:t>(Deliver Fast)</w:t>
      </w:r>
      <w:r>
        <w:rPr>
          <w:noProof/>
        </w:rPr>
        <w:tab/>
      </w:r>
      <w:r>
        <w:rPr>
          <w:noProof/>
        </w:rPr>
        <w:fldChar w:fldCharType="begin"/>
      </w:r>
      <w:r>
        <w:rPr>
          <w:noProof/>
        </w:rPr>
        <w:instrText xml:space="preserve"> PAGEREF _Toc8417085 \h </w:instrText>
      </w:r>
      <w:r>
        <w:rPr>
          <w:noProof/>
        </w:rPr>
      </w:r>
      <w:r>
        <w:rPr>
          <w:noProof/>
        </w:rPr>
        <w:fldChar w:fldCharType="separate"/>
      </w:r>
      <w:r>
        <w:rPr>
          <w:noProof/>
        </w:rPr>
        <w:t>15</w:t>
      </w:r>
      <w:r>
        <w:rPr>
          <w:noProof/>
        </w:rPr>
        <w:fldChar w:fldCharType="end"/>
      </w:r>
    </w:p>
    <w:p w14:paraId="1EBF3FAB" w14:textId="1A2F2673" w:rsidR="00E6586D" w:rsidRDefault="00E6586D">
      <w:pPr>
        <w:pStyle w:val="32"/>
        <w:tabs>
          <w:tab w:val="left" w:pos="1260"/>
          <w:tab w:val="right" w:leader="dot" w:pos="9065"/>
        </w:tabs>
        <w:rPr>
          <w:rFonts w:asciiTheme="minorHAnsi" w:eastAsiaTheme="minorEastAsia" w:hAnsiTheme="minorHAnsi" w:cstheme="minorBidi"/>
          <w:noProof/>
          <w:kern w:val="2"/>
          <w:szCs w:val="24"/>
        </w:rPr>
      </w:pPr>
      <w:r>
        <w:rPr>
          <w:noProof/>
        </w:rPr>
        <w:t>3.2.6</w:t>
      </w:r>
      <w:r>
        <w:rPr>
          <w:rFonts w:asciiTheme="minorHAnsi" w:eastAsiaTheme="minorEastAsia" w:hAnsiTheme="minorHAnsi" w:cstheme="minorBidi"/>
          <w:noProof/>
          <w:kern w:val="2"/>
          <w:szCs w:val="24"/>
        </w:rPr>
        <w:tab/>
      </w:r>
      <w:r>
        <w:rPr>
          <w:noProof/>
        </w:rPr>
        <w:t>原則</w:t>
      </w:r>
      <w:r>
        <w:rPr>
          <w:noProof/>
        </w:rPr>
        <w:t>6:</w:t>
      </w:r>
      <w:r>
        <w:rPr>
          <w:noProof/>
        </w:rPr>
        <w:t>人を尊重する</w:t>
      </w:r>
      <w:r>
        <w:rPr>
          <w:noProof/>
        </w:rPr>
        <w:t>(Respect People)</w:t>
      </w:r>
      <w:r>
        <w:rPr>
          <w:noProof/>
        </w:rPr>
        <w:tab/>
      </w:r>
      <w:r>
        <w:rPr>
          <w:noProof/>
        </w:rPr>
        <w:fldChar w:fldCharType="begin"/>
      </w:r>
      <w:r>
        <w:rPr>
          <w:noProof/>
        </w:rPr>
        <w:instrText xml:space="preserve"> PAGEREF _Toc8417086 \h </w:instrText>
      </w:r>
      <w:r>
        <w:rPr>
          <w:noProof/>
        </w:rPr>
      </w:r>
      <w:r>
        <w:rPr>
          <w:noProof/>
        </w:rPr>
        <w:fldChar w:fldCharType="separate"/>
      </w:r>
      <w:r>
        <w:rPr>
          <w:noProof/>
        </w:rPr>
        <w:t>15</w:t>
      </w:r>
      <w:r>
        <w:rPr>
          <w:noProof/>
        </w:rPr>
        <w:fldChar w:fldCharType="end"/>
      </w:r>
    </w:p>
    <w:p w14:paraId="29FA553F" w14:textId="717D05EB" w:rsidR="00E6586D" w:rsidRDefault="00E6586D">
      <w:pPr>
        <w:pStyle w:val="32"/>
        <w:tabs>
          <w:tab w:val="left" w:pos="1260"/>
          <w:tab w:val="right" w:leader="dot" w:pos="9065"/>
        </w:tabs>
        <w:rPr>
          <w:rFonts w:asciiTheme="minorHAnsi" w:eastAsiaTheme="minorEastAsia" w:hAnsiTheme="minorHAnsi" w:cstheme="minorBidi"/>
          <w:noProof/>
          <w:kern w:val="2"/>
          <w:szCs w:val="24"/>
        </w:rPr>
      </w:pPr>
      <w:r>
        <w:rPr>
          <w:noProof/>
        </w:rPr>
        <w:t>3.2.7</w:t>
      </w:r>
      <w:r>
        <w:rPr>
          <w:rFonts w:asciiTheme="minorHAnsi" w:eastAsiaTheme="minorEastAsia" w:hAnsiTheme="minorHAnsi" w:cstheme="minorBidi"/>
          <w:noProof/>
          <w:kern w:val="2"/>
          <w:szCs w:val="24"/>
        </w:rPr>
        <w:tab/>
      </w:r>
      <w:r>
        <w:rPr>
          <w:noProof/>
        </w:rPr>
        <w:t>原則</w:t>
      </w:r>
      <w:r>
        <w:rPr>
          <w:noProof/>
        </w:rPr>
        <w:t>7:</w:t>
      </w:r>
      <w:r>
        <w:rPr>
          <w:noProof/>
        </w:rPr>
        <w:t>全体を最適化する</w:t>
      </w:r>
      <w:r>
        <w:rPr>
          <w:noProof/>
        </w:rPr>
        <w:t>(Optimize the Whole)</w:t>
      </w:r>
      <w:r>
        <w:rPr>
          <w:noProof/>
        </w:rPr>
        <w:tab/>
      </w:r>
      <w:r>
        <w:rPr>
          <w:noProof/>
        </w:rPr>
        <w:fldChar w:fldCharType="begin"/>
      </w:r>
      <w:r>
        <w:rPr>
          <w:noProof/>
        </w:rPr>
        <w:instrText xml:space="preserve"> PAGEREF _Toc8417087 \h </w:instrText>
      </w:r>
      <w:r>
        <w:rPr>
          <w:noProof/>
        </w:rPr>
      </w:r>
      <w:r>
        <w:rPr>
          <w:noProof/>
        </w:rPr>
        <w:fldChar w:fldCharType="separate"/>
      </w:r>
      <w:r>
        <w:rPr>
          <w:noProof/>
        </w:rPr>
        <w:t>15</w:t>
      </w:r>
      <w:r>
        <w:rPr>
          <w:noProof/>
        </w:rPr>
        <w:fldChar w:fldCharType="end"/>
      </w:r>
    </w:p>
    <w:p w14:paraId="03A5085D" w14:textId="14B1CE3B" w:rsidR="00E6586D" w:rsidRDefault="00E6586D">
      <w:pPr>
        <w:pStyle w:val="22"/>
        <w:tabs>
          <w:tab w:val="left" w:pos="840"/>
          <w:tab w:val="right" w:leader="dot" w:pos="9065"/>
        </w:tabs>
        <w:rPr>
          <w:rFonts w:asciiTheme="minorHAnsi" w:eastAsiaTheme="minorEastAsia" w:hAnsiTheme="minorHAnsi" w:cstheme="minorBidi"/>
          <w:noProof/>
          <w:kern w:val="2"/>
          <w:szCs w:val="24"/>
        </w:rPr>
      </w:pPr>
      <w:r>
        <w:rPr>
          <w:noProof/>
        </w:rPr>
        <w:t>3.3</w:t>
      </w:r>
      <w:r>
        <w:rPr>
          <w:rFonts w:asciiTheme="minorHAnsi" w:eastAsiaTheme="minorEastAsia" w:hAnsiTheme="minorHAnsi" w:cstheme="minorBidi"/>
          <w:noProof/>
          <w:kern w:val="2"/>
          <w:szCs w:val="24"/>
        </w:rPr>
        <w:tab/>
      </w:r>
      <w:r>
        <w:rPr>
          <w:noProof/>
        </w:rPr>
        <w:t>○</w:t>
      </w:r>
      <w:r>
        <w:rPr>
          <w:noProof/>
        </w:rPr>
        <w:tab/>
      </w:r>
      <w:r>
        <w:rPr>
          <w:noProof/>
        </w:rPr>
        <w:fldChar w:fldCharType="begin"/>
      </w:r>
      <w:r>
        <w:rPr>
          <w:noProof/>
        </w:rPr>
        <w:instrText xml:space="preserve"> PAGEREF _Toc8417088 \h </w:instrText>
      </w:r>
      <w:r>
        <w:rPr>
          <w:noProof/>
        </w:rPr>
      </w:r>
      <w:r>
        <w:rPr>
          <w:noProof/>
        </w:rPr>
        <w:fldChar w:fldCharType="separate"/>
      </w:r>
      <w:r>
        <w:rPr>
          <w:noProof/>
        </w:rPr>
        <w:t>15</w:t>
      </w:r>
      <w:r>
        <w:rPr>
          <w:noProof/>
        </w:rPr>
        <w:fldChar w:fldCharType="end"/>
      </w:r>
    </w:p>
    <w:p w14:paraId="6D3E8D48" w14:textId="10D16E8D" w:rsidR="00E6586D" w:rsidRDefault="00E6586D">
      <w:pPr>
        <w:pStyle w:val="11"/>
        <w:tabs>
          <w:tab w:val="left" w:pos="420"/>
          <w:tab w:val="right" w:leader="dot" w:pos="9065"/>
        </w:tabs>
        <w:rPr>
          <w:rFonts w:asciiTheme="minorHAnsi" w:eastAsiaTheme="minorEastAsia" w:hAnsiTheme="minorHAnsi" w:cstheme="minorBidi"/>
          <w:noProof/>
          <w:kern w:val="2"/>
          <w:szCs w:val="24"/>
        </w:rPr>
      </w:pPr>
      <w:r>
        <w:rPr>
          <w:noProof/>
        </w:rPr>
        <w:t>4</w:t>
      </w:r>
      <w:r>
        <w:rPr>
          <w:rFonts w:asciiTheme="minorHAnsi" w:eastAsiaTheme="minorEastAsia" w:hAnsiTheme="minorHAnsi" w:cstheme="minorBidi"/>
          <w:noProof/>
          <w:kern w:val="2"/>
          <w:szCs w:val="24"/>
        </w:rPr>
        <w:tab/>
      </w:r>
      <w:r>
        <w:rPr>
          <w:noProof/>
        </w:rPr>
        <w:t>ひろじれんシステム</w:t>
      </w:r>
      <w:r>
        <w:rPr>
          <w:noProof/>
        </w:rPr>
        <w:tab/>
      </w:r>
      <w:r>
        <w:rPr>
          <w:noProof/>
        </w:rPr>
        <w:fldChar w:fldCharType="begin"/>
      </w:r>
      <w:r>
        <w:rPr>
          <w:noProof/>
        </w:rPr>
        <w:instrText xml:space="preserve"> PAGEREF _Toc8417089 \h </w:instrText>
      </w:r>
      <w:r>
        <w:rPr>
          <w:noProof/>
        </w:rPr>
      </w:r>
      <w:r>
        <w:rPr>
          <w:noProof/>
        </w:rPr>
        <w:fldChar w:fldCharType="separate"/>
      </w:r>
      <w:r>
        <w:rPr>
          <w:noProof/>
        </w:rPr>
        <w:t>16</w:t>
      </w:r>
      <w:r>
        <w:rPr>
          <w:noProof/>
        </w:rPr>
        <w:fldChar w:fldCharType="end"/>
      </w:r>
    </w:p>
    <w:p w14:paraId="13BEF786" w14:textId="543B41F7" w:rsidR="00E6586D" w:rsidRDefault="00E6586D">
      <w:pPr>
        <w:pStyle w:val="22"/>
        <w:tabs>
          <w:tab w:val="left" w:pos="840"/>
          <w:tab w:val="right" w:leader="dot" w:pos="9065"/>
        </w:tabs>
        <w:rPr>
          <w:rFonts w:asciiTheme="minorHAnsi" w:eastAsiaTheme="minorEastAsia" w:hAnsiTheme="minorHAnsi" w:cstheme="minorBidi"/>
          <w:noProof/>
          <w:kern w:val="2"/>
          <w:szCs w:val="24"/>
        </w:rPr>
      </w:pPr>
      <w:r>
        <w:rPr>
          <w:noProof/>
        </w:rPr>
        <w:t>4.1</w:t>
      </w:r>
      <w:r>
        <w:rPr>
          <w:rFonts w:asciiTheme="minorHAnsi" w:eastAsiaTheme="minorEastAsia" w:hAnsiTheme="minorHAnsi" w:cstheme="minorBidi"/>
          <w:noProof/>
          <w:kern w:val="2"/>
          <w:szCs w:val="24"/>
        </w:rPr>
        <w:tab/>
      </w:r>
      <w:r>
        <w:rPr>
          <w:noProof/>
        </w:rPr>
        <w:t>システムとは、</w:t>
      </w:r>
      <w:r>
        <w:rPr>
          <w:noProof/>
        </w:rPr>
        <w:tab/>
      </w:r>
      <w:r>
        <w:rPr>
          <w:noProof/>
        </w:rPr>
        <w:fldChar w:fldCharType="begin"/>
      </w:r>
      <w:r>
        <w:rPr>
          <w:noProof/>
        </w:rPr>
        <w:instrText xml:space="preserve"> PAGEREF _Toc8417090 \h </w:instrText>
      </w:r>
      <w:r>
        <w:rPr>
          <w:noProof/>
        </w:rPr>
      </w:r>
      <w:r>
        <w:rPr>
          <w:noProof/>
        </w:rPr>
        <w:fldChar w:fldCharType="separate"/>
      </w:r>
      <w:r>
        <w:rPr>
          <w:noProof/>
        </w:rPr>
        <w:t>16</w:t>
      </w:r>
      <w:r>
        <w:rPr>
          <w:noProof/>
        </w:rPr>
        <w:fldChar w:fldCharType="end"/>
      </w:r>
    </w:p>
    <w:p w14:paraId="202A869B" w14:textId="7BF07C33" w:rsidR="00E6586D" w:rsidRDefault="00E6586D">
      <w:pPr>
        <w:pStyle w:val="32"/>
        <w:tabs>
          <w:tab w:val="left" w:pos="1260"/>
          <w:tab w:val="right" w:leader="dot" w:pos="9065"/>
        </w:tabs>
        <w:rPr>
          <w:rFonts w:asciiTheme="minorHAnsi" w:eastAsiaTheme="minorEastAsia" w:hAnsiTheme="minorHAnsi" w:cstheme="minorBidi"/>
          <w:noProof/>
          <w:kern w:val="2"/>
          <w:szCs w:val="24"/>
        </w:rPr>
      </w:pPr>
      <w:r>
        <w:rPr>
          <w:noProof/>
        </w:rPr>
        <w:t>4.1.1</w:t>
      </w:r>
      <w:r>
        <w:rPr>
          <w:rFonts w:asciiTheme="minorHAnsi" w:eastAsiaTheme="minorEastAsia" w:hAnsiTheme="minorHAnsi" w:cstheme="minorBidi"/>
          <w:noProof/>
          <w:kern w:val="2"/>
          <w:szCs w:val="24"/>
        </w:rPr>
        <w:tab/>
      </w:r>
      <w:r>
        <w:rPr>
          <w:noProof/>
        </w:rPr>
        <w:t>システムのライフサイクル</w:t>
      </w:r>
      <w:r>
        <w:rPr>
          <w:noProof/>
        </w:rPr>
        <w:tab/>
      </w:r>
      <w:r>
        <w:rPr>
          <w:noProof/>
        </w:rPr>
        <w:fldChar w:fldCharType="begin"/>
      </w:r>
      <w:r>
        <w:rPr>
          <w:noProof/>
        </w:rPr>
        <w:instrText xml:space="preserve"> PAGEREF _Toc8417091 \h </w:instrText>
      </w:r>
      <w:r>
        <w:rPr>
          <w:noProof/>
        </w:rPr>
      </w:r>
      <w:r>
        <w:rPr>
          <w:noProof/>
        </w:rPr>
        <w:fldChar w:fldCharType="separate"/>
      </w:r>
      <w:r>
        <w:rPr>
          <w:noProof/>
        </w:rPr>
        <w:t>16</w:t>
      </w:r>
      <w:r>
        <w:rPr>
          <w:noProof/>
        </w:rPr>
        <w:fldChar w:fldCharType="end"/>
      </w:r>
    </w:p>
    <w:p w14:paraId="1A7AA142" w14:textId="44CEA814" w:rsidR="00E6586D" w:rsidRDefault="00E6586D">
      <w:pPr>
        <w:pStyle w:val="32"/>
        <w:tabs>
          <w:tab w:val="left" w:pos="1260"/>
          <w:tab w:val="right" w:leader="dot" w:pos="9065"/>
        </w:tabs>
        <w:rPr>
          <w:rFonts w:asciiTheme="minorHAnsi" w:eastAsiaTheme="minorEastAsia" w:hAnsiTheme="minorHAnsi" w:cstheme="minorBidi"/>
          <w:noProof/>
          <w:kern w:val="2"/>
          <w:szCs w:val="24"/>
        </w:rPr>
      </w:pPr>
      <w:r>
        <w:rPr>
          <w:noProof/>
        </w:rPr>
        <w:t>4.1.2</w:t>
      </w:r>
      <w:r>
        <w:rPr>
          <w:rFonts w:asciiTheme="minorHAnsi" w:eastAsiaTheme="minorEastAsia" w:hAnsiTheme="minorHAnsi" w:cstheme="minorBidi"/>
          <w:noProof/>
          <w:kern w:val="2"/>
          <w:szCs w:val="24"/>
        </w:rPr>
        <w:tab/>
      </w:r>
      <w:r>
        <w:rPr>
          <w:noProof/>
        </w:rPr>
        <w:t>システムのコンセプト</w:t>
      </w:r>
      <w:r>
        <w:rPr>
          <w:noProof/>
        </w:rPr>
        <w:tab/>
      </w:r>
      <w:r>
        <w:rPr>
          <w:noProof/>
        </w:rPr>
        <w:fldChar w:fldCharType="begin"/>
      </w:r>
      <w:r>
        <w:rPr>
          <w:noProof/>
        </w:rPr>
        <w:instrText xml:space="preserve"> PAGEREF _Toc8417092 \h </w:instrText>
      </w:r>
      <w:r>
        <w:rPr>
          <w:noProof/>
        </w:rPr>
      </w:r>
      <w:r>
        <w:rPr>
          <w:noProof/>
        </w:rPr>
        <w:fldChar w:fldCharType="separate"/>
      </w:r>
      <w:r>
        <w:rPr>
          <w:noProof/>
        </w:rPr>
        <w:t>16</w:t>
      </w:r>
      <w:r>
        <w:rPr>
          <w:noProof/>
        </w:rPr>
        <w:fldChar w:fldCharType="end"/>
      </w:r>
    </w:p>
    <w:p w14:paraId="6D891640" w14:textId="4B22E3FA" w:rsidR="00E6586D" w:rsidRDefault="00E6586D">
      <w:pPr>
        <w:pStyle w:val="32"/>
        <w:tabs>
          <w:tab w:val="left" w:pos="1260"/>
          <w:tab w:val="right" w:leader="dot" w:pos="9065"/>
        </w:tabs>
        <w:rPr>
          <w:rFonts w:asciiTheme="minorHAnsi" w:eastAsiaTheme="minorEastAsia" w:hAnsiTheme="minorHAnsi" w:cstheme="minorBidi"/>
          <w:noProof/>
          <w:kern w:val="2"/>
          <w:szCs w:val="24"/>
        </w:rPr>
      </w:pPr>
      <w:r>
        <w:rPr>
          <w:noProof/>
        </w:rPr>
        <w:t>4.1.3</w:t>
      </w:r>
      <w:r>
        <w:rPr>
          <w:rFonts w:asciiTheme="minorHAnsi" w:eastAsiaTheme="minorEastAsia" w:hAnsiTheme="minorHAnsi" w:cstheme="minorBidi"/>
          <w:noProof/>
          <w:kern w:val="2"/>
          <w:szCs w:val="24"/>
        </w:rPr>
        <w:tab/>
      </w:r>
      <w:r>
        <w:rPr>
          <w:noProof/>
        </w:rPr>
        <w:t>Systems Engineering</w:t>
      </w:r>
      <w:r>
        <w:rPr>
          <w:noProof/>
        </w:rPr>
        <w:t>のテクニカル・プロセス</w:t>
      </w:r>
      <w:r>
        <w:rPr>
          <w:noProof/>
        </w:rPr>
        <w:tab/>
      </w:r>
      <w:r>
        <w:rPr>
          <w:noProof/>
        </w:rPr>
        <w:fldChar w:fldCharType="begin"/>
      </w:r>
      <w:r>
        <w:rPr>
          <w:noProof/>
        </w:rPr>
        <w:instrText xml:space="preserve"> PAGEREF _Toc8417093 \h </w:instrText>
      </w:r>
      <w:r>
        <w:rPr>
          <w:noProof/>
        </w:rPr>
      </w:r>
      <w:r>
        <w:rPr>
          <w:noProof/>
        </w:rPr>
        <w:fldChar w:fldCharType="separate"/>
      </w:r>
      <w:r>
        <w:rPr>
          <w:noProof/>
        </w:rPr>
        <w:t>17</w:t>
      </w:r>
      <w:r>
        <w:rPr>
          <w:noProof/>
        </w:rPr>
        <w:fldChar w:fldCharType="end"/>
      </w:r>
    </w:p>
    <w:p w14:paraId="3F2774B6" w14:textId="1CEE120E" w:rsidR="00E6586D" w:rsidRDefault="00E6586D">
      <w:pPr>
        <w:pStyle w:val="32"/>
        <w:tabs>
          <w:tab w:val="left" w:pos="1260"/>
          <w:tab w:val="right" w:leader="dot" w:pos="9065"/>
        </w:tabs>
        <w:rPr>
          <w:rFonts w:asciiTheme="minorHAnsi" w:eastAsiaTheme="minorEastAsia" w:hAnsiTheme="minorHAnsi" w:cstheme="minorBidi"/>
          <w:noProof/>
          <w:kern w:val="2"/>
          <w:szCs w:val="24"/>
        </w:rPr>
      </w:pPr>
      <w:r>
        <w:rPr>
          <w:noProof/>
        </w:rPr>
        <w:t>4.1.4</w:t>
      </w:r>
      <w:r>
        <w:rPr>
          <w:rFonts w:asciiTheme="minorHAnsi" w:eastAsiaTheme="minorEastAsia" w:hAnsiTheme="minorHAnsi" w:cstheme="minorBidi"/>
          <w:noProof/>
          <w:kern w:val="2"/>
          <w:szCs w:val="24"/>
        </w:rPr>
        <w:tab/>
      </w:r>
      <w:r>
        <w:rPr>
          <w:noProof/>
        </w:rPr>
        <w:t>開発プロセスと手法</w:t>
      </w:r>
      <w:r>
        <w:rPr>
          <w:noProof/>
        </w:rPr>
        <w:tab/>
      </w:r>
      <w:r>
        <w:rPr>
          <w:noProof/>
        </w:rPr>
        <w:fldChar w:fldCharType="begin"/>
      </w:r>
      <w:r>
        <w:rPr>
          <w:noProof/>
        </w:rPr>
        <w:instrText xml:space="preserve"> PAGEREF _Toc8417094 \h </w:instrText>
      </w:r>
      <w:r>
        <w:rPr>
          <w:noProof/>
        </w:rPr>
      </w:r>
      <w:r>
        <w:rPr>
          <w:noProof/>
        </w:rPr>
        <w:fldChar w:fldCharType="separate"/>
      </w:r>
      <w:r>
        <w:rPr>
          <w:noProof/>
        </w:rPr>
        <w:t>18</w:t>
      </w:r>
      <w:r>
        <w:rPr>
          <w:noProof/>
        </w:rPr>
        <w:fldChar w:fldCharType="end"/>
      </w:r>
    </w:p>
    <w:p w14:paraId="67B52D7A" w14:textId="72A3A578" w:rsidR="00E6586D" w:rsidRDefault="00E6586D">
      <w:pPr>
        <w:pStyle w:val="22"/>
        <w:tabs>
          <w:tab w:val="left" w:pos="840"/>
          <w:tab w:val="right" w:leader="dot" w:pos="9065"/>
        </w:tabs>
        <w:rPr>
          <w:rFonts w:asciiTheme="minorHAnsi" w:eastAsiaTheme="minorEastAsia" w:hAnsiTheme="minorHAnsi" w:cstheme="minorBidi"/>
          <w:noProof/>
          <w:kern w:val="2"/>
          <w:szCs w:val="24"/>
        </w:rPr>
      </w:pPr>
      <w:r>
        <w:rPr>
          <w:noProof/>
        </w:rPr>
        <w:t>4.2</w:t>
      </w:r>
      <w:r>
        <w:rPr>
          <w:rFonts w:asciiTheme="minorHAnsi" w:eastAsiaTheme="minorEastAsia" w:hAnsiTheme="minorHAnsi" w:cstheme="minorBidi"/>
          <w:noProof/>
          <w:kern w:val="2"/>
          <w:szCs w:val="24"/>
        </w:rPr>
        <w:tab/>
      </w:r>
      <w:r>
        <w:rPr>
          <w:noProof/>
        </w:rPr>
        <w:t>システムの概要</w:t>
      </w:r>
      <w:r>
        <w:rPr>
          <w:noProof/>
        </w:rPr>
        <w:tab/>
      </w:r>
      <w:r>
        <w:rPr>
          <w:noProof/>
        </w:rPr>
        <w:fldChar w:fldCharType="begin"/>
      </w:r>
      <w:r>
        <w:rPr>
          <w:noProof/>
        </w:rPr>
        <w:instrText xml:space="preserve"> PAGEREF _Toc8417095 \h </w:instrText>
      </w:r>
      <w:r>
        <w:rPr>
          <w:noProof/>
        </w:rPr>
      </w:r>
      <w:r>
        <w:rPr>
          <w:noProof/>
        </w:rPr>
        <w:fldChar w:fldCharType="separate"/>
      </w:r>
      <w:r>
        <w:rPr>
          <w:noProof/>
        </w:rPr>
        <w:t>19</w:t>
      </w:r>
      <w:r>
        <w:rPr>
          <w:noProof/>
        </w:rPr>
        <w:fldChar w:fldCharType="end"/>
      </w:r>
    </w:p>
    <w:p w14:paraId="2C9E867A" w14:textId="34806645" w:rsidR="00E6586D" w:rsidRDefault="00E6586D">
      <w:pPr>
        <w:pStyle w:val="32"/>
        <w:tabs>
          <w:tab w:val="left" w:pos="1260"/>
          <w:tab w:val="right" w:leader="dot" w:pos="9065"/>
        </w:tabs>
        <w:rPr>
          <w:rFonts w:asciiTheme="minorHAnsi" w:eastAsiaTheme="minorEastAsia" w:hAnsiTheme="minorHAnsi" w:cstheme="minorBidi"/>
          <w:noProof/>
          <w:kern w:val="2"/>
          <w:szCs w:val="24"/>
        </w:rPr>
      </w:pPr>
      <w:r>
        <w:rPr>
          <w:noProof/>
        </w:rPr>
        <w:t>4.2.1</w:t>
      </w:r>
      <w:r>
        <w:rPr>
          <w:rFonts w:asciiTheme="minorHAnsi" w:eastAsiaTheme="minorEastAsia" w:hAnsiTheme="minorHAnsi" w:cstheme="minorBidi"/>
          <w:noProof/>
          <w:kern w:val="2"/>
          <w:szCs w:val="24"/>
        </w:rPr>
        <w:tab/>
      </w:r>
      <w:r>
        <w:rPr>
          <w:noProof/>
        </w:rPr>
        <w:t>ひろじれんシステムの目的と目標</w:t>
      </w:r>
      <w:r>
        <w:rPr>
          <w:noProof/>
        </w:rPr>
        <w:tab/>
      </w:r>
      <w:r>
        <w:rPr>
          <w:noProof/>
        </w:rPr>
        <w:fldChar w:fldCharType="begin"/>
      </w:r>
      <w:r>
        <w:rPr>
          <w:noProof/>
        </w:rPr>
        <w:instrText xml:space="preserve"> PAGEREF _Toc8417096 \h </w:instrText>
      </w:r>
      <w:r>
        <w:rPr>
          <w:noProof/>
        </w:rPr>
      </w:r>
      <w:r>
        <w:rPr>
          <w:noProof/>
        </w:rPr>
        <w:fldChar w:fldCharType="separate"/>
      </w:r>
      <w:r>
        <w:rPr>
          <w:noProof/>
        </w:rPr>
        <w:t>19</w:t>
      </w:r>
      <w:r>
        <w:rPr>
          <w:noProof/>
        </w:rPr>
        <w:fldChar w:fldCharType="end"/>
      </w:r>
    </w:p>
    <w:p w14:paraId="5899B209" w14:textId="43850F35" w:rsidR="00E6586D" w:rsidRDefault="00E6586D">
      <w:pPr>
        <w:pStyle w:val="32"/>
        <w:tabs>
          <w:tab w:val="left" w:pos="1260"/>
          <w:tab w:val="right" w:leader="dot" w:pos="9065"/>
        </w:tabs>
        <w:rPr>
          <w:rFonts w:asciiTheme="minorHAnsi" w:eastAsiaTheme="minorEastAsia" w:hAnsiTheme="minorHAnsi" w:cstheme="minorBidi"/>
          <w:noProof/>
          <w:kern w:val="2"/>
          <w:szCs w:val="24"/>
        </w:rPr>
      </w:pPr>
      <w:r>
        <w:rPr>
          <w:noProof/>
        </w:rPr>
        <w:t>4.2.2</w:t>
      </w:r>
      <w:r>
        <w:rPr>
          <w:rFonts w:asciiTheme="minorHAnsi" w:eastAsiaTheme="minorEastAsia" w:hAnsiTheme="minorHAnsi" w:cstheme="minorBidi"/>
          <w:noProof/>
          <w:kern w:val="2"/>
          <w:szCs w:val="24"/>
        </w:rPr>
        <w:tab/>
      </w:r>
      <w:r>
        <w:rPr>
          <w:noProof/>
        </w:rPr>
        <w:t>システムのライフサイクル</w:t>
      </w:r>
      <w:r>
        <w:rPr>
          <w:noProof/>
        </w:rPr>
        <w:tab/>
      </w:r>
      <w:r>
        <w:rPr>
          <w:noProof/>
        </w:rPr>
        <w:fldChar w:fldCharType="begin"/>
      </w:r>
      <w:r>
        <w:rPr>
          <w:noProof/>
        </w:rPr>
        <w:instrText xml:space="preserve"> PAGEREF _Toc8417097 \h </w:instrText>
      </w:r>
      <w:r>
        <w:rPr>
          <w:noProof/>
        </w:rPr>
      </w:r>
      <w:r>
        <w:rPr>
          <w:noProof/>
        </w:rPr>
        <w:fldChar w:fldCharType="separate"/>
      </w:r>
      <w:r>
        <w:rPr>
          <w:noProof/>
        </w:rPr>
        <w:t>19</w:t>
      </w:r>
      <w:r>
        <w:rPr>
          <w:noProof/>
        </w:rPr>
        <w:fldChar w:fldCharType="end"/>
      </w:r>
    </w:p>
    <w:p w14:paraId="1B4FFA8F" w14:textId="70DED97F" w:rsidR="00E6586D" w:rsidRDefault="00E6586D">
      <w:pPr>
        <w:pStyle w:val="32"/>
        <w:tabs>
          <w:tab w:val="left" w:pos="1260"/>
          <w:tab w:val="right" w:leader="dot" w:pos="9065"/>
        </w:tabs>
        <w:rPr>
          <w:rFonts w:asciiTheme="minorHAnsi" w:eastAsiaTheme="minorEastAsia" w:hAnsiTheme="minorHAnsi" w:cstheme="minorBidi"/>
          <w:noProof/>
          <w:kern w:val="2"/>
          <w:szCs w:val="24"/>
        </w:rPr>
      </w:pPr>
      <w:r>
        <w:rPr>
          <w:noProof/>
        </w:rPr>
        <w:t>4.2.3</w:t>
      </w:r>
      <w:r>
        <w:rPr>
          <w:rFonts w:asciiTheme="minorHAnsi" w:eastAsiaTheme="minorEastAsia" w:hAnsiTheme="minorHAnsi" w:cstheme="minorBidi"/>
          <w:noProof/>
          <w:kern w:val="2"/>
          <w:szCs w:val="24"/>
        </w:rPr>
        <w:tab/>
      </w:r>
      <w:r>
        <w:rPr>
          <w:noProof/>
        </w:rPr>
        <w:t>ステークホルダー</w:t>
      </w:r>
      <w:r>
        <w:rPr>
          <w:noProof/>
        </w:rPr>
        <w:tab/>
      </w:r>
      <w:r>
        <w:rPr>
          <w:noProof/>
        </w:rPr>
        <w:fldChar w:fldCharType="begin"/>
      </w:r>
      <w:r>
        <w:rPr>
          <w:noProof/>
        </w:rPr>
        <w:instrText xml:space="preserve"> PAGEREF _Toc8417098 \h </w:instrText>
      </w:r>
      <w:r>
        <w:rPr>
          <w:noProof/>
        </w:rPr>
      </w:r>
      <w:r>
        <w:rPr>
          <w:noProof/>
        </w:rPr>
        <w:fldChar w:fldCharType="separate"/>
      </w:r>
      <w:r>
        <w:rPr>
          <w:noProof/>
        </w:rPr>
        <w:t>20</w:t>
      </w:r>
      <w:r>
        <w:rPr>
          <w:noProof/>
        </w:rPr>
        <w:fldChar w:fldCharType="end"/>
      </w:r>
    </w:p>
    <w:p w14:paraId="664BFA04" w14:textId="5555E0CC" w:rsidR="00E6586D" w:rsidRDefault="00E6586D">
      <w:pPr>
        <w:pStyle w:val="32"/>
        <w:tabs>
          <w:tab w:val="left" w:pos="1260"/>
          <w:tab w:val="right" w:leader="dot" w:pos="9065"/>
        </w:tabs>
        <w:rPr>
          <w:rFonts w:asciiTheme="minorHAnsi" w:eastAsiaTheme="minorEastAsia" w:hAnsiTheme="minorHAnsi" w:cstheme="minorBidi"/>
          <w:noProof/>
          <w:kern w:val="2"/>
          <w:szCs w:val="24"/>
        </w:rPr>
      </w:pPr>
      <w:r>
        <w:rPr>
          <w:noProof/>
        </w:rPr>
        <w:t>4.2.4</w:t>
      </w:r>
      <w:r>
        <w:rPr>
          <w:rFonts w:asciiTheme="minorHAnsi" w:eastAsiaTheme="minorEastAsia" w:hAnsiTheme="minorHAnsi" w:cstheme="minorBidi"/>
          <w:noProof/>
          <w:kern w:val="2"/>
          <w:szCs w:val="24"/>
        </w:rPr>
        <w:tab/>
      </w:r>
      <w:r>
        <w:rPr>
          <w:noProof/>
        </w:rPr>
        <w:t>システム構成</w:t>
      </w:r>
      <w:r>
        <w:rPr>
          <w:noProof/>
        </w:rPr>
        <w:tab/>
      </w:r>
      <w:r>
        <w:rPr>
          <w:noProof/>
        </w:rPr>
        <w:fldChar w:fldCharType="begin"/>
      </w:r>
      <w:r>
        <w:rPr>
          <w:noProof/>
        </w:rPr>
        <w:instrText xml:space="preserve"> PAGEREF _Toc8417099 \h </w:instrText>
      </w:r>
      <w:r>
        <w:rPr>
          <w:noProof/>
        </w:rPr>
      </w:r>
      <w:r>
        <w:rPr>
          <w:noProof/>
        </w:rPr>
        <w:fldChar w:fldCharType="separate"/>
      </w:r>
      <w:r>
        <w:rPr>
          <w:noProof/>
        </w:rPr>
        <w:t>21</w:t>
      </w:r>
      <w:r>
        <w:rPr>
          <w:noProof/>
        </w:rPr>
        <w:fldChar w:fldCharType="end"/>
      </w:r>
    </w:p>
    <w:p w14:paraId="0BC362E4" w14:textId="6273F763" w:rsidR="00E6586D" w:rsidRDefault="00E6586D">
      <w:pPr>
        <w:pStyle w:val="32"/>
        <w:tabs>
          <w:tab w:val="left" w:pos="1260"/>
          <w:tab w:val="right" w:leader="dot" w:pos="9065"/>
        </w:tabs>
        <w:rPr>
          <w:rFonts w:asciiTheme="minorHAnsi" w:eastAsiaTheme="minorEastAsia" w:hAnsiTheme="minorHAnsi" w:cstheme="minorBidi"/>
          <w:noProof/>
          <w:kern w:val="2"/>
          <w:szCs w:val="24"/>
        </w:rPr>
      </w:pPr>
      <w:r>
        <w:rPr>
          <w:noProof/>
        </w:rPr>
        <w:t>4.2.5</w:t>
      </w:r>
      <w:r>
        <w:rPr>
          <w:rFonts w:asciiTheme="minorHAnsi" w:eastAsiaTheme="minorEastAsia" w:hAnsiTheme="minorHAnsi" w:cstheme="minorBidi"/>
          <w:noProof/>
          <w:kern w:val="2"/>
          <w:szCs w:val="24"/>
        </w:rPr>
        <w:tab/>
      </w:r>
      <w:r>
        <w:rPr>
          <w:noProof/>
        </w:rPr>
        <w:t>コンセプト</w:t>
      </w:r>
      <w:r>
        <w:rPr>
          <w:noProof/>
        </w:rPr>
        <w:tab/>
      </w:r>
      <w:r>
        <w:rPr>
          <w:noProof/>
        </w:rPr>
        <w:fldChar w:fldCharType="begin"/>
      </w:r>
      <w:r>
        <w:rPr>
          <w:noProof/>
        </w:rPr>
        <w:instrText xml:space="preserve"> PAGEREF _Toc8417100 \h </w:instrText>
      </w:r>
      <w:r>
        <w:rPr>
          <w:noProof/>
        </w:rPr>
      </w:r>
      <w:r>
        <w:rPr>
          <w:noProof/>
        </w:rPr>
        <w:fldChar w:fldCharType="separate"/>
      </w:r>
      <w:r>
        <w:rPr>
          <w:noProof/>
        </w:rPr>
        <w:t>21</w:t>
      </w:r>
      <w:r>
        <w:rPr>
          <w:noProof/>
        </w:rPr>
        <w:fldChar w:fldCharType="end"/>
      </w:r>
    </w:p>
    <w:p w14:paraId="61B58CD5" w14:textId="79353410" w:rsidR="00E6586D" w:rsidRDefault="00E6586D">
      <w:pPr>
        <w:pStyle w:val="11"/>
        <w:tabs>
          <w:tab w:val="left" w:pos="420"/>
          <w:tab w:val="right" w:leader="dot" w:pos="9065"/>
        </w:tabs>
        <w:rPr>
          <w:rFonts w:asciiTheme="minorHAnsi" w:eastAsiaTheme="minorEastAsia" w:hAnsiTheme="minorHAnsi" w:cstheme="minorBidi"/>
          <w:noProof/>
          <w:kern w:val="2"/>
          <w:szCs w:val="24"/>
        </w:rPr>
      </w:pPr>
      <w:r>
        <w:rPr>
          <w:noProof/>
        </w:rPr>
        <w:lastRenderedPageBreak/>
        <w:t>5</w:t>
      </w:r>
      <w:r>
        <w:rPr>
          <w:rFonts w:asciiTheme="minorHAnsi" w:eastAsiaTheme="minorEastAsia" w:hAnsiTheme="minorHAnsi" w:cstheme="minorBidi"/>
          <w:noProof/>
          <w:kern w:val="2"/>
          <w:szCs w:val="24"/>
        </w:rPr>
        <w:tab/>
      </w:r>
      <w:r>
        <w:rPr>
          <w:noProof/>
        </w:rPr>
        <w:t>システム設計</w:t>
      </w:r>
      <w:r>
        <w:rPr>
          <w:noProof/>
        </w:rPr>
        <w:tab/>
      </w:r>
      <w:r>
        <w:rPr>
          <w:noProof/>
        </w:rPr>
        <w:fldChar w:fldCharType="begin"/>
      </w:r>
      <w:r>
        <w:rPr>
          <w:noProof/>
        </w:rPr>
        <w:instrText xml:space="preserve"> PAGEREF _Toc8417101 \h </w:instrText>
      </w:r>
      <w:r>
        <w:rPr>
          <w:noProof/>
        </w:rPr>
      </w:r>
      <w:r>
        <w:rPr>
          <w:noProof/>
        </w:rPr>
        <w:fldChar w:fldCharType="separate"/>
      </w:r>
      <w:r>
        <w:rPr>
          <w:noProof/>
        </w:rPr>
        <w:t>22</w:t>
      </w:r>
      <w:r>
        <w:rPr>
          <w:noProof/>
        </w:rPr>
        <w:fldChar w:fldCharType="end"/>
      </w:r>
    </w:p>
    <w:p w14:paraId="0CE8B693" w14:textId="1E5AB427" w:rsidR="00E6586D" w:rsidRDefault="00E6586D">
      <w:pPr>
        <w:pStyle w:val="22"/>
        <w:tabs>
          <w:tab w:val="left" w:pos="840"/>
          <w:tab w:val="right" w:leader="dot" w:pos="9065"/>
        </w:tabs>
        <w:rPr>
          <w:rFonts w:asciiTheme="minorHAnsi" w:eastAsiaTheme="minorEastAsia" w:hAnsiTheme="minorHAnsi" w:cstheme="minorBidi"/>
          <w:noProof/>
          <w:kern w:val="2"/>
          <w:szCs w:val="24"/>
        </w:rPr>
      </w:pPr>
      <w:r>
        <w:rPr>
          <w:noProof/>
        </w:rPr>
        <w:t>5.1</w:t>
      </w:r>
      <w:r>
        <w:rPr>
          <w:rFonts w:asciiTheme="minorHAnsi" w:eastAsiaTheme="minorEastAsia" w:hAnsiTheme="minorHAnsi" w:cstheme="minorBidi"/>
          <w:noProof/>
          <w:kern w:val="2"/>
          <w:szCs w:val="24"/>
        </w:rPr>
        <w:tab/>
      </w:r>
      <w:r>
        <w:rPr>
          <w:noProof/>
        </w:rPr>
        <w:t>システム設計とは</w:t>
      </w:r>
      <w:r>
        <w:rPr>
          <w:noProof/>
        </w:rPr>
        <w:tab/>
      </w:r>
      <w:r>
        <w:rPr>
          <w:noProof/>
        </w:rPr>
        <w:fldChar w:fldCharType="begin"/>
      </w:r>
      <w:r>
        <w:rPr>
          <w:noProof/>
        </w:rPr>
        <w:instrText xml:space="preserve"> PAGEREF _Toc8417102 \h </w:instrText>
      </w:r>
      <w:r>
        <w:rPr>
          <w:noProof/>
        </w:rPr>
      </w:r>
      <w:r>
        <w:rPr>
          <w:noProof/>
        </w:rPr>
        <w:fldChar w:fldCharType="separate"/>
      </w:r>
      <w:r>
        <w:rPr>
          <w:noProof/>
        </w:rPr>
        <w:t>22</w:t>
      </w:r>
      <w:r>
        <w:rPr>
          <w:noProof/>
        </w:rPr>
        <w:fldChar w:fldCharType="end"/>
      </w:r>
    </w:p>
    <w:p w14:paraId="56B0EE28" w14:textId="20E83BE0" w:rsidR="00E6586D" w:rsidRDefault="00E6586D">
      <w:pPr>
        <w:pStyle w:val="22"/>
        <w:tabs>
          <w:tab w:val="left" w:pos="840"/>
          <w:tab w:val="right" w:leader="dot" w:pos="9065"/>
        </w:tabs>
        <w:rPr>
          <w:rFonts w:asciiTheme="minorHAnsi" w:eastAsiaTheme="minorEastAsia" w:hAnsiTheme="minorHAnsi" w:cstheme="minorBidi"/>
          <w:noProof/>
          <w:kern w:val="2"/>
          <w:szCs w:val="24"/>
        </w:rPr>
      </w:pPr>
      <w:r>
        <w:rPr>
          <w:noProof/>
        </w:rPr>
        <w:t>5.2</w:t>
      </w:r>
      <w:r>
        <w:rPr>
          <w:rFonts w:asciiTheme="minorHAnsi" w:eastAsiaTheme="minorEastAsia" w:hAnsiTheme="minorHAnsi" w:cstheme="minorBidi"/>
          <w:noProof/>
          <w:kern w:val="2"/>
          <w:szCs w:val="24"/>
        </w:rPr>
        <w:tab/>
      </w:r>
      <w:r>
        <w:rPr>
          <w:noProof/>
        </w:rPr>
        <w:t>要求分析</w:t>
      </w:r>
      <w:r>
        <w:rPr>
          <w:noProof/>
        </w:rPr>
        <w:tab/>
      </w:r>
      <w:r>
        <w:rPr>
          <w:noProof/>
        </w:rPr>
        <w:fldChar w:fldCharType="begin"/>
      </w:r>
      <w:r>
        <w:rPr>
          <w:noProof/>
        </w:rPr>
        <w:instrText xml:space="preserve"> PAGEREF _Toc8417103 \h </w:instrText>
      </w:r>
      <w:r>
        <w:rPr>
          <w:noProof/>
        </w:rPr>
      </w:r>
      <w:r>
        <w:rPr>
          <w:noProof/>
        </w:rPr>
        <w:fldChar w:fldCharType="separate"/>
      </w:r>
      <w:r>
        <w:rPr>
          <w:noProof/>
        </w:rPr>
        <w:t>23</w:t>
      </w:r>
      <w:r>
        <w:rPr>
          <w:noProof/>
        </w:rPr>
        <w:fldChar w:fldCharType="end"/>
      </w:r>
    </w:p>
    <w:p w14:paraId="5CAD5CAE" w14:textId="66909331" w:rsidR="00E6586D" w:rsidRDefault="00E6586D">
      <w:pPr>
        <w:pStyle w:val="32"/>
        <w:tabs>
          <w:tab w:val="left" w:pos="1260"/>
          <w:tab w:val="right" w:leader="dot" w:pos="9065"/>
        </w:tabs>
        <w:rPr>
          <w:rFonts w:asciiTheme="minorHAnsi" w:eastAsiaTheme="minorEastAsia" w:hAnsiTheme="minorHAnsi" w:cstheme="minorBidi"/>
          <w:noProof/>
          <w:kern w:val="2"/>
          <w:szCs w:val="24"/>
        </w:rPr>
      </w:pPr>
      <w:r>
        <w:rPr>
          <w:noProof/>
        </w:rPr>
        <w:t>5.2.1</w:t>
      </w:r>
      <w:r>
        <w:rPr>
          <w:rFonts w:asciiTheme="minorHAnsi" w:eastAsiaTheme="minorEastAsia" w:hAnsiTheme="minorHAnsi" w:cstheme="minorBidi"/>
          <w:noProof/>
          <w:kern w:val="2"/>
          <w:szCs w:val="24"/>
        </w:rPr>
        <w:tab/>
      </w:r>
      <w:r>
        <w:rPr>
          <w:noProof/>
        </w:rPr>
        <w:t>要求とは</w:t>
      </w:r>
      <w:r>
        <w:rPr>
          <w:noProof/>
        </w:rPr>
        <w:tab/>
      </w:r>
      <w:r>
        <w:rPr>
          <w:noProof/>
        </w:rPr>
        <w:fldChar w:fldCharType="begin"/>
      </w:r>
      <w:r>
        <w:rPr>
          <w:noProof/>
        </w:rPr>
        <w:instrText xml:space="preserve"> PAGEREF _Toc8417104 \h </w:instrText>
      </w:r>
      <w:r>
        <w:rPr>
          <w:noProof/>
        </w:rPr>
      </w:r>
      <w:r>
        <w:rPr>
          <w:noProof/>
        </w:rPr>
        <w:fldChar w:fldCharType="separate"/>
      </w:r>
      <w:r>
        <w:rPr>
          <w:noProof/>
        </w:rPr>
        <w:t>24</w:t>
      </w:r>
      <w:r>
        <w:rPr>
          <w:noProof/>
        </w:rPr>
        <w:fldChar w:fldCharType="end"/>
      </w:r>
    </w:p>
    <w:p w14:paraId="01C96B7D" w14:textId="1DBA5B4F" w:rsidR="00E6586D" w:rsidRDefault="00E6586D">
      <w:pPr>
        <w:pStyle w:val="32"/>
        <w:tabs>
          <w:tab w:val="left" w:pos="1260"/>
          <w:tab w:val="right" w:leader="dot" w:pos="9065"/>
        </w:tabs>
        <w:rPr>
          <w:rFonts w:asciiTheme="minorHAnsi" w:eastAsiaTheme="minorEastAsia" w:hAnsiTheme="minorHAnsi" w:cstheme="minorBidi"/>
          <w:noProof/>
          <w:kern w:val="2"/>
          <w:szCs w:val="24"/>
        </w:rPr>
      </w:pPr>
      <w:r>
        <w:rPr>
          <w:noProof/>
        </w:rPr>
        <w:t>5.2.2</w:t>
      </w:r>
      <w:r>
        <w:rPr>
          <w:rFonts w:asciiTheme="minorHAnsi" w:eastAsiaTheme="minorEastAsia" w:hAnsiTheme="minorHAnsi" w:cstheme="minorBidi"/>
          <w:noProof/>
          <w:kern w:val="2"/>
          <w:szCs w:val="24"/>
        </w:rPr>
        <w:tab/>
      </w:r>
      <w:r>
        <w:rPr>
          <w:noProof/>
        </w:rPr>
        <w:t xml:space="preserve">要求分析に用いられる図やモデル　</w:t>
      </w:r>
      <w:r w:rsidRPr="00807681">
        <w:rPr>
          <w:strike/>
          <w:noProof/>
        </w:rPr>
        <w:t>要求分析の成果物</w:t>
      </w:r>
      <w:r>
        <w:rPr>
          <w:noProof/>
        </w:rPr>
        <w:tab/>
      </w:r>
      <w:r>
        <w:rPr>
          <w:noProof/>
        </w:rPr>
        <w:fldChar w:fldCharType="begin"/>
      </w:r>
      <w:r>
        <w:rPr>
          <w:noProof/>
        </w:rPr>
        <w:instrText xml:space="preserve"> PAGEREF _Toc8417105 \h </w:instrText>
      </w:r>
      <w:r>
        <w:rPr>
          <w:noProof/>
        </w:rPr>
      </w:r>
      <w:r>
        <w:rPr>
          <w:noProof/>
        </w:rPr>
        <w:fldChar w:fldCharType="separate"/>
      </w:r>
      <w:r>
        <w:rPr>
          <w:noProof/>
        </w:rPr>
        <w:t>26</w:t>
      </w:r>
      <w:r>
        <w:rPr>
          <w:noProof/>
        </w:rPr>
        <w:fldChar w:fldCharType="end"/>
      </w:r>
    </w:p>
    <w:p w14:paraId="272D3995" w14:textId="4CF6C574" w:rsidR="00E6586D" w:rsidRDefault="00E6586D">
      <w:pPr>
        <w:pStyle w:val="32"/>
        <w:tabs>
          <w:tab w:val="left" w:pos="1260"/>
          <w:tab w:val="right" w:leader="dot" w:pos="9065"/>
        </w:tabs>
        <w:rPr>
          <w:rFonts w:asciiTheme="minorHAnsi" w:eastAsiaTheme="minorEastAsia" w:hAnsiTheme="minorHAnsi" w:cstheme="minorBidi"/>
          <w:noProof/>
          <w:kern w:val="2"/>
          <w:szCs w:val="24"/>
        </w:rPr>
      </w:pPr>
      <w:r>
        <w:rPr>
          <w:noProof/>
        </w:rPr>
        <w:t>5.2.3</w:t>
      </w:r>
      <w:r>
        <w:rPr>
          <w:rFonts w:asciiTheme="minorHAnsi" w:eastAsiaTheme="minorEastAsia" w:hAnsiTheme="minorHAnsi" w:cstheme="minorBidi"/>
          <w:noProof/>
          <w:kern w:val="2"/>
          <w:szCs w:val="24"/>
        </w:rPr>
        <w:tab/>
      </w:r>
      <w:r>
        <w:rPr>
          <w:noProof/>
        </w:rPr>
        <w:t>コンテクスト分析</w:t>
      </w:r>
      <w:r>
        <w:rPr>
          <w:noProof/>
        </w:rPr>
        <w:tab/>
      </w:r>
      <w:r>
        <w:rPr>
          <w:noProof/>
        </w:rPr>
        <w:fldChar w:fldCharType="begin"/>
      </w:r>
      <w:r>
        <w:rPr>
          <w:noProof/>
        </w:rPr>
        <w:instrText xml:space="preserve"> PAGEREF _Toc8417106 \h </w:instrText>
      </w:r>
      <w:r>
        <w:rPr>
          <w:noProof/>
        </w:rPr>
      </w:r>
      <w:r>
        <w:rPr>
          <w:noProof/>
        </w:rPr>
        <w:fldChar w:fldCharType="separate"/>
      </w:r>
      <w:r>
        <w:rPr>
          <w:noProof/>
        </w:rPr>
        <w:t>27</w:t>
      </w:r>
      <w:r>
        <w:rPr>
          <w:noProof/>
        </w:rPr>
        <w:fldChar w:fldCharType="end"/>
      </w:r>
    </w:p>
    <w:p w14:paraId="0D06D231" w14:textId="7C760014" w:rsidR="00E6586D" w:rsidRDefault="00E6586D">
      <w:pPr>
        <w:pStyle w:val="32"/>
        <w:tabs>
          <w:tab w:val="left" w:pos="1260"/>
          <w:tab w:val="right" w:leader="dot" w:pos="9065"/>
        </w:tabs>
        <w:rPr>
          <w:rFonts w:asciiTheme="minorHAnsi" w:eastAsiaTheme="minorEastAsia" w:hAnsiTheme="minorHAnsi" w:cstheme="minorBidi"/>
          <w:noProof/>
          <w:kern w:val="2"/>
          <w:szCs w:val="24"/>
        </w:rPr>
      </w:pPr>
      <w:r>
        <w:rPr>
          <w:noProof/>
        </w:rPr>
        <w:t>5.2.4</w:t>
      </w:r>
      <w:r>
        <w:rPr>
          <w:rFonts w:asciiTheme="minorHAnsi" w:eastAsiaTheme="minorEastAsia" w:hAnsiTheme="minorHAnsi" w:cstheme="minorBidi"/>
          <w:noProof/>
          <w:kern w:val="2"/>
          <w:szCs w:val="24"/>
        </w:rPr>
        <w:tab/>
      </w:r>
      <w:r>
        <w:rPr>
          <w:noProof/>
        </w:rPr>
        <w:t>ユースケース分析</w:t>
      </w:r>
      <w:r>
        <w:rPr>
          <w:noProof/>
        </w:rPr>
        <w:tab/>
      </w:r>
      <w:r>
        <w:rPr>
          <w:noProof/>
        </w:rPr>
        <w:fldChar w:fldCharType="begin"/>
      </w:r>
      <w:r>
        <w:rPr>
          <w:noProof/>
        </w:rPr>
        <w:instrText xml:space="preserve"> PAGEREF _Toc8417107 \h </w:instrText>
      </w:r>
      <w:r>
        <w:rPr>
          <w:noProof/>
        </w:rPr>
      </w:r>
      <w:r>
        <w:rPr>
          <w:noProof/>
        </w:rPr>
        <w:fldChar w:fldCharType="separate"/>
      </w:r>
      <w:r>
        <w:rPr>
          <w:noProof/>
        </w:rPr>
        <w:t>28</w:t>
      </w:r>
      <w:r>
        <w:rPr>
          <w:noProof/>
        </w:rPr>
        <w:fldChar w:fldCharType="end"/>
      </w:r>
    </w:p>
    <w:p w14:paraId="59BA49BC" w14:textId="329E0CAD" w:rsidR="00E6586D" w:rsidRDefault="00E6586D">
      <w:pPr>
        <w:pStyle w:val="22"/>
        <w:tabs>
          <w:tab w:val="left" w:pos="840"/>
          <w:tab w:val="right" w:leader="dot" w:pos="9065"/>
        </w:tabs>
        <w:rPr>
          <w:rFonts w:asciiTheme="minorHAnsi" w:eastAsiaTheme="minorEastAsia" w:hAnsiTheme="minorHAnsi" w:cstheme="minorBidi"/>
          <w:noProof/>
          <w:kern w:val="2"/>
          <w:szCs w:val="24"/>
        </w:rPr>
      </w:pPr>
      <w:r>
        <w:rPr>
          <w:noProof/>
        </w:rPr>
        <w:t>5.3</w:t>
      </w:r>
      <w:r>
        <w:rPr>
          <w:rFonts w:asciiTheme="minorHAnsi" w:eastAsiaTheme="minorEastAsia" w:hAnsiTheme="minorHAnsi" w:cstheme="minorBidi"/>
          <w:noProof/>
          <w:kern w:val="2"/>
          <w:szCs w:val="24"/>
        </w:rPr>
        <w:tab/>
      </w:r>
      <w:r>
        <w:rPr>
          <w:noProof/>
        </w:rPr>
        <w:t>あなごシステムの要求分析</w:t>
      </w:r>
      <w:r>
        <w:rPr>
          <w:noProof/>
        </w:rPr>
        <w:tab/>
      </w:r>
      <w:r>
        <w:rPr>
          <w:noProof/>
        </w:rPr>
        <w:fldChar w:fldCharType="begin"/>
      </w:r>
      <w:r>
        <w:rPr>
          <w:noProof/>
        </w:rPr>
        <w:instrText xml:space="preserve"> PAGEREF _Toc8417108 \h </w:instrText>
      </w:r>
      <w:r>
        <w:rPr>
          <w:noProof/>
        </w:rPr>
      </w:r>
      <w:r>
        <w:rPr>
          <w:noProof/>
        </w:rPr>
        <w:fldChar w:fldCharType="separate"/>
      </w:r>
      <w:r>
        <w:rPr>
          <w:noProof/>
        </w:rPr>
        <w:t>29</w:t>
      </w:r>
      <w:r>
        <w:rPr>
          <w:noProof/>
        </w:rPr>
        <w:fldChar w:fldCharType="end"/>
      </w:r>
    </w:p>
    <w:p w14:paraId="5AABAA61" w14:textId="2E3070E8" w:rsidR="00E6586D" w:rsidRDefault="00E6586D">
      <w:pPr>
        <w:pStyle w:val="32"/>
        <w:tabs>
          <w:tab w:val="left" w:pos="1260"/>
          <w:tab w:val="right" w:leader="dot" w:pos="9065"/>
        </w:tabs>
        <w:rPr>
          <w:rFonts w:asciiTheme="minorHAnsi" w:eastAsiaTheme="minorEastAsia" w:hAnsiTheme="minorHAnsi" w:cstheme="minorBidi"/>
          <w:noProof/>
          <w:kern w:val="2"/>
          <w:szCs w:val="24"/>
        </w:rPr>
      </w:pPr>
      <w:r>
        <w:rPr>
          <w:noProof/>
        </w:rPr>
        <w:t>5.3.1</w:t>
      </w:r>
      <w:r>
        <w:rPr>
          <w:rFonts w:asciiTheme="minorHAnsi" w:eastAsiaTheme="minorEastAsia" w:hAnsiTheme="minorHAnsi" w:cstheme="minorBidi"/>
          <w:noProof/>
          <w:kern w:val="2"/>
          <w:szCs w:val="24"/>
        </w:rPr>
        <w:tab/>
      </w:r>
      <w:r>
        <w:rPr>
          <w:noProof/>
        </w:rPr>
        <w:t>ステークホルダー要求</w:t>
      </w:r>
      <w:r>
        <w:rPr>
          <w:noProof/>
        </w:rPr>
        <w:tab/>
      </w:r>
      <w:r>
        <w:rPr>
          <w:noProof/>
        </w:rPr>
        <w:fldChar w:fldCharType="begin"/>
      </w:r>
      <w:r>
        <w:rPr>
          <w:noProof/>
        </w:rPr>
        <w:instrText xml:space="preserve"> PAGEREF _Toc8417109 \h </w:instrText>
      </w:r>
      <w:r>
        <w:rPr>
          <w:noProof/>
        </w:rPr>
      </w:r>
      <w:r>
        <w:rPr>
          <w:noProof/>
        </w:rPr>
        <w:fldChar w:fldCharType="separate"/>
      </w:r>
      <w:r>
        <w:rPr>
          <w:noProof/>
        </w:rPr>
        <w:t>29</w:t>
      </w:r>
      <w:r>
        <w:rPr>
          <w:noProof/>
        </w:rPr>
        <w:fldChar w:fldCharType="end"/>
      </w:r>
    </w:p>
    <w:p w14:paraId="06B43976" w14:textId="0C284064" w:rsidR="00E6586D" w:rsidRDefault="00E6586D">
      <w:pPr>
        <w:pStyle w:val="32"/>
        <w:tabs>
          <w:tab w:val="left" w:pos="1260"/>
          <w:tab w:val="right" w:leader="dot" w:pos="9065"/>
        </w:tabs>
        <w:rPr>
          <w:rFonts w:asciiTheme="minorHAnsi" w:eastAsiaTheme="minorEastAsia" w:hAnsiTheme="minorHAnsi" w:cstheme="minorBidi"/>
          <w:noProof/>
          <w:kern w:val="2"/>
          <w:szCs w:val="24"/>
        </w:rPr>
      </w:pPr>
      <w:r>
        <w:rPr>
          <w:noProof/>
        </w:rPr>
        <w:t>5.3.2</w:t>
      </w:r>
      <w:r>
        <w:rPr>
          <w:rFonts w:asciiTheme="minorHAnsi" w:eastAsiaTheme="minorEastAsia" w:hAnsiTheme="minorHAnsi" w:cstheme="minorBidi"/>
          <w:noProof/>
          <w:kern w:val="2"/>
          <w:szCs w:val="24"/>
        </w:rPr>
        <w:tab/>
      </w:r>
      <w:r>
        <w:rPr>
          <w:noProof/>
        </w:rPr>
        <w:t>システムの振る舞い</w:t>
      </w:r>
      <w:r>
        <w:rPr>
          <w:noProof/>
        </w:rPr>
        <w:t>(</w:t>
      </w:r>
      <w:r>
        <w:rPr>
          <w:noProof/>
        </w:rPr>
        <w:t>シナリオ</w:t>
      </w:r>
      <w:r>
        <w:rPr>
          <w:noProof/>
        </w:rPr>
        <w:t>)</w:t>
      </w:r>
      <w:r>
        <w:rPr>
          <w:noProof/>
        </w:rPr>
        <w:tab/>
      </w:r>
      <w:r>
        <w:rPr>
          <w:noProof/>
        </w:rPr>
        <w:fldChar w:fldCharType="begin"/>
      </w:r>
      <w:r>
        <w:rPr>
          <w:noProof/>
        </w:rPr>
        <w:instrText xml:space="preserve"> PAGEREF _Toc8417110 \h </w:instrText>
      </w:r>
      <w:r>
        <w:rPr>
          <w:noProof/>
        </w:rPr>
      </w:r>
      <w:r>
        <w:rPr>
          <w:noProof/>
        </w:rPr>
        <w:fldChar w:fldCharType="separate"/>
      </w:r>
      <w:r>
        <w:rPr>
          <w:noProof/>
        </w:rPr>
        <w:t>30</w:t>
      </w:r>
      <w:r>
        <w:rPr>
          <w:noProof/>
        </w:rPr>
        <w:fldChar w:fldCharType="end"/>
      </w:r>
    </w:p>
    <w:p w14:paraId="4B0D1EC3" w14:textId="4C583194" w:rsidR="00E6586D" w:rsidRDefault="00E6586D">
      <w:pPr>
        <w:pStyle w:val="32"/>
        <w:tabs>
          <w:tab w:val="left" w:pos="1260"/>
          <w:tab w:val="right" w:leader="dot" w:pos="9065"/>
        </w:tabs>
        <w:rPr>
          <w:rFonts w:asciiTheme="minorHAnsi" w:eastAsiaTheme="minorEastAsia" w:hAnsiTheme="minorHAnsi" w:cstheme="minorBidi"/>
          <w:noProof/>
          <w:kern w:val="2"/>
          <w:szCs w:val="24"/>
        </w:rPr>
      </w:pPr>
      <w:r>
        <w:rPr>
          <w:noProof/>
        </w:rPr>
        <w:t>5.3.3</w:t>
      </w:r>
      <w:r>
        <w:rPr>
          <w:rFonts w:asciiTheme="minorHAnsi" w:eastAsiaTheme="minorEastAsia" w:hAnsiTheme="minorHAnsi" w:cstheme="minorBidi"/>
          <w:noProof/>
          <w:kern w:val="2"/>
          <w:szCs w:val="24"/>
        </w:rPr>
        <w:tab/>
      </w:r>
      <w:r>
        <w:rPr>
          <w:noProof/>
        </w:rPr>
        <w:t>システムの要求</w:t>
      </w:r>
      <w:r>
        <w:rPr>
          <w:noProof/>
        </w:rPr>
        <w:tab/>
      </w:r>
      <w:r>
        <w:rPr>
          <w:noProof/>
        </w:rPr>
        <w:fldChar w:fldCharType="begin"/>
      </w:r>
      <w:r>
        <w:rPr>
          <w:noProof/>
        </w:rPr>
        <w:instrText xml:space="preserve"> PAGEREF _Toc8417111 \h </w:instrText>
      </w:r>
      <w:r>
        <w:rPr>
          <w:noProof/>
        </w:rPr>
      </w:r>
      <w:r>
        <w:rPr>
          <w:noProof/>
        </w:rPr>
        <w:fldChar w:fldCharType="separate"/>
      </w:r>
      <w:r>
        <w:rPr>
          <w:noProof/>
        </w:rPr>
        <w:t>31</w:t>
      </w:r>
      <w:r>
        <w:rPr>
          <w:noProof/>
        </w:rPr>
        <w:fldChar w:fldCharType="end"/>
      </w:r>
    </w:p>
    <w:p w14:paraId="2157541D" w14:textId="10641C2F" w:rsidR="00CC4F1E" w:rsidRPr="00AF32B6" w:rsidRDefault="00E84D0D" w:rsidP="00AF32B6">
      <w:pPr>
        <w:rPr>
          <w:b/>
        </w:rPr>
      </w:pPr>
      <w:r>
        <w:rPr>
          <w:rFonts w:ascii="Arial" w:hAnsi="Arial"/>
          <w:b/>
        </w:rPr>
        <w:fldChar w:fldCharType="end"/>
      </w:r>
      <w:r w:rsidR="00CC4F1E">
        <w:br w:type="page"/>
      </w:r>
      <w:bookmarkStart w:id="0" w:name="_Toc449275590"/>
      <w:bookmarkStart w:id="1" w:name="_Toc449345276"/>
      <w:r w:rsidR="00CC4F1E" w:rsidRPr="00AF32B6">
        <w:rPr>
          <w:rFonts w:hint="eastAsia"/>
          <w:b/>
        </w:rPr>
        <w:lastRenderedPageBreak/>
        <w:t>変更履歴</w:t>
      </w:r>
      <w:bookmarkEnd w:id="0"/>
      <w:bookmarkEnd w:id="1"/>
    </w:p>
    <w:p w14:paraId="2E42B04E" w14:textId="77777777" w:rsidR="00A70881" w:rsidRDefault="00A70881" w:rsidP="00B22C18"/>
    <w:tbl>
      <w:tblPr>
        <w:tblW w:w="9528" w:type="dxa"/>
        <w:tblInd w:w="3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918"/>
        <w:gridCol w:w="1470"/>
        <w:gridCol w:w="6195"/>
        <w:gridCol w:w="945"/>
      </w:tblGrid>
      <w:tr w:rsidR="00A70881" w14:paraId="1BF50055" w14:textId="77777777" w:rsidTr="006B63A4">
        <w:trPr>
          <w:trHeight w:val="285"/>
        </w:trPr>
        <w:tc>
          <w:tcPr>
            <w:tcW w:w="918" w:type="dxa"/>
            <w:tcBorders>
              <w:bottom w:val="single" w:sz="4" w:space="0" w:color="auto"/>
            </w:tcBorders>
            <w:shd w:val="clear" w:color="auto" w:fill="F3F3F3"/>
            <w:vAlign w:val="bottom"/>
          </w:tcPr>
          <w:p w14:paraId="4F727D06" w14:textId="77777777" w:rsidR="00A70881" w:rsidRDefault="00A70881" w:rsidP="007D6F2F">
            <w:pPr>
              <w:pStyle w:val="af"/>
              <w:jc w:val="center"/>
              <w:rPr>
                <w:b/>
              </w:rPr>
            </w:pPr>
            <w:r>
              <w:rPr>
                <w:rFonts w:hint="eastAsia"/>
                <w:b/>
              </w:rPr>
              <w:t>Rev</w:t>
            </w:r>
          </w:p>
        </w:tc>
        <w:tc>
          <w:tcPr>
            <w:tcW w:w="1470" w:type="dxa"/>
            <w:tcBorders>
              <w:bottom w:val="single" w:sz="4" w:space="0" w:color="auto"/>
            </w:tcBorders>
            <w:shd w:val="clear" w:color="auto" w:fill="F3F3F3"/>
            <w:vAlign w:val="bottom"/>
          </w:tcPr>
          <w:p w14:paraId="76331D1A" w14:textId="77777777" w:rsidR="00A70881" w:rsidRDefault="00A70881" w:rsidP="007D6F2F">
            <w:pPr>
              <w:pStyle w:val="af"/>
              <w:jc w:val="center"/>
              <w:rPr>
                <w:b/>
              </w:rPr>
            </w:pPr>
            <w:r>
              <w:rPr>
                <w:b/>
              </w:rPr>
              <w:t>D</w:t>
            </w:r>
            <w:r>
              <w:rPr>
                <w:rFonts w:hint="eastAsia"/>
                <w:b/>
              </w:rPr>
              <w:t>ate</w:t>
            </w:r>
          </w:p>
        </w:tc>
        <w:tc>
          <w:tcPr>
            <w:tcW w:w="6195" w:type="dxa"/>
            <w:tcBorders>
              <w:bottom w:val="single" w:sz="4" w:space="0" w:color="auto"/>
            </w:tcBorders>
            <w:shd w:val="clear" w:color="auto" w:fill="F3F3F3"/>
          </w:tcPr>
          <w:p w14:paraId="21F06B0E" w14:textId="77777777" w:rsidR="00A70881" w:rsidRDefault="00A70881" w:rsidP="007D6F2F">
            <w:pPr>
              <w:pStyle w:val="af"/>
              <w:jc w:val="center"/>
              <w:rPr>
                <w:b/>
              </w:rPr>
            </w:pPr>
            <w:r>
              <w:rPr>
                <w:b/>
              </w:rPr>
              <w:t>Description</w:t>
            </w:r>
          </w:p>
        </w:tc>
        <w:tc>
          <w:tcPr>
            <w:tcW w:w="945" w:type="dxa"/>
            <w:tcBorders>
              <w:bottom w:val="single" w:sz="4" w:space="0" w:color="auto"/>
            </w:tcBorders>
            <w:shd w:val="clear" w:color="auto" w:fill="F3F3F3"/>
            <w:vAlign w:val="bottom"/>
          </w:tcPr>
          <w:p w14:paraId="1F47AE43" w14:textId="10EFE7C8" w:rsidR="00A70881" w:rsidRDefault="00FE3DF7" w:rsidP="007D6F2F">
            <w:pPr>
              <w:pStyle w:val="af"/>
              <w:jc w:val="center"/>
              <w:rPr>
                <w:b/>
              </w:rPr>
            </w:pPr>
            <w:r>
              <w:rPr>
                <w:rFonts w:hint="eastAsia"/>
                <w:b/>
              </w:rPr>
              <w:t>Who</w:t>
            </w:r>
          </w:p>
        </w:tc>
      </w:tr>
      <w:tr w:rsidR="00A70881" w14:paraId="25F2CEDF"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211A7501" w14:textId="02A47126" w:rsidR="00A70881" w:rsidRPr="00AA54B3" w:rsidRDefault="00A70881" w:rsidP="007D6F2F">
            <w:pPr>
              <w:pStyle w:val="af"/>
              <w:jc w:val="center"/>
              <w:rPr>
                <w:color w:val="000000" w:themeColor="text1"/>
              </w:rPr>
            </w:pPr>
            <w:r w:rsidRPr="00AA54B3">
              <w:rPr>
                <w:rFonts w:hint="eastAsia"/>
                <w:color w:val="000000" w:themeColor="text1"/>
              </w:rPr>
              <w:t>0.</w:t>
            </w:r>
            <w:r w:rsidR="0026455E">
              <w:rPr>
                <w:color w:val="000000" w:themeColor="text1"/>
              </w:rPr>
              <w:t>0</w:t>
            </w:r>
            <w:r w:rsidR="006B63A4">
              <w:rPr>
                <w:color w:val="000000" w:themeColor="text1"/>
              </w:rPr>
              <w:t>1</w:t>
            </w:r>
          </w:p>
        </w:tc>
        <w:tc>
          <w:tcPr>
            <w:tcW w:w="1470" w:type="dxa"/>
            <w:tcBorders>
              <w:top w:val="single" w:sz="4" w:space="0" w:color="auto"/>
              <w:left w:val="single" w:sz="4" w:space="0" w:color="auto"/>
              <w:bottom w:val="single" w:sz="4" w:space="0" w:color="auto"/>
              <w:right w:val="single" w:sz="4" w:space="0" w:color="auto"/>
            </w:tcBorders>
            <w:vAlign w:val="center"/>
          </w:tcPr>
          <w:p w14:paraId="0F075CB7" w14:textId="32EB54B0" w:rsidR="00A70881" w:rsidRPr="00122F44" w:rsidRDefault="006B63A4" w:rsidP="00AA54B3">
            <w:pPr>
              <w:pStyle w:val="af"/>
              <w:jc w:val="center"/>
              <w:rPr>
                <w:color w:val="000000" w:themeColor="text1"/>
              </w:rPr>
            </w:pPr>
            <w:r>
              <w:rPr>
                <w:color w:val="000000" w:themeColor="text1"/>
              </w:rPr>
              <w:t>04</w:t>
            </w:r>
            <w:r w:rsidR="009F77FF" w:rsidRPr="00122F44">
              <w:rPr>
                <w:rFonts w:hint="eastAsia"/>
                <w:color w:val="000000" w:themeColor="text1"/>
              </w:rPr>
              <w:t>/</w:t>
            </w:r>
            <w:r w:rsidR="00344048">
              <w:rPr>
                <w:color w:val="000000" w:themeColor="text1"/>
              </w:rPr>
              <w:t>0</w:t>
            </w:r>
            <w:r>
              <w:rPr>
                <w:color w:val="000000" w:themeColor="text1"/>
              </w:rPr>
              <w:t>6</w:t>
            </w:r>
            <w:r w:rsidR="009F77FF" w:rsidRPr="00122F44">
              <w:rPr>
                <w:rFonts w:hint="eastAsia"/>
                <w:color w:val="000000" w:themeColor="text1"/>
              </w:rPr>
              <w:t>/</w:t>
            </w:r>
            <w:r w:rsidR="00AA54B3" w:rsidRPr="00122F44">
              <w:rPr>
                <w:color w:val="000000" w:themeColor="text1"/>
              </w:rPr>
              <w:t>20</w:t>
            </w:r>
            <w:r>
              <w:rPr>
                <w:color w:val="000000" w:themeColor="text1"/>
              </w:rPr>
              <w:t>19</w:t>
            </w:r>
          </w:p>
        </w:tc>
        <w:tc>
          <w:tcPr>
            <w:tcW w:w="6195" w:type="dxa"/>
            <w:tcBorders>
              <w:top w:val="single" w:sz="4" w:space="0" w:color="auto"/>
              <w:left w:val="single" w:sz="4" w:space="0" w:color="auto"/>
              <w:bottom w:val="single" w:sz="4" w:space="0" w:color="auto"/>
              <w:right w:val="single" w:sz="4" w:space="0" w:color="auto"/>
            </w:tcBorders>
            <w:vAlign w:val="center"/>
          </w:tcPr>
          <w:p w14:paraId="287C988C" w14:textId="77777777" w:rsidR="00A70881" w:rsidRPr="00AA54B3" w:rsidRDefault="00AA54B3" w:rsidP="000259FF">
            <w:pPr>
              <w:pStyle w:val="a2"/>
              <w:rPr>
                <w:color w:val="000000" w:themeColor="text1"/>
              </w:rPr>
            </w:pPr>
            <w:r w:rsidRPr="00AA54B3">
              <w:rPr>
                <w:color w:val="000000" w:themeColor="text1"/>
              </w:rPr>
              <w:t>ドラフト</w:t>
            </w:r>
          </w:p>
        </w:tc>
        <w:tc>
          <w:tcPr>
            <w:tcW w:w="945" w:type="dxa"/>
            <w:tcBorders>
              <w:top w:val="single" w:sz="4" w:space="0" w:color="auto"/>
              <w:left w:val="single" w:sz="4" w:space="0" w:color="auto"/>
              <w:bottom w:val="single" w:sz="4" w:space="0" w:color="auto"/>
              <w:right w:val="single" w:sz="4" w:space="0" w:color="auto"/>
            </w:tcBorders>
            <w:vAlign w:val="center"/>
          </w:tcPr>
          <w:p w14:paraId="4EF4F1F3" w14:textId="77777777" w:rsidR="00A70881" w:rsidRPr="00122F44" w:rsidRDefault="00AA54B3" w:rsidP="00A70881">
            <w:pPr>
              <w:pStyle w:val="af"/>
              <w:jc w:val="center"/>
              <w:rPr>
                <w:color w:val="000000" w:themeColor="text1"/>
              </w:rPr>
            </w:pPr>
            <w:r w:rsidRPr="00122F44">
              <w:rPr>
                <w:rFonts w:hint="eastAsia"/>
                <w:color w:val="000000" w:themeColor="text1"/>
              </w:rPr>
              <w:t>太田</w:t>
            </w:r>
          </w:p>
        </w:tc>
      </w:tr>
      <w:tr w:rsidR="006B63A4" w14:paraId="10E74D85"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5F23BE11" w14:textId="2C89B709" w:rsidR="006B63A4" w:rsidRPr="00AA54B3" w:rsidRDefault="00344048" w:rsidP="007D6F2F">
            <w:pPr>
              <w:pStyle w:val="af"/>
              <w:jc w:val="center"/>
              <w:rPr>
                <w:color w:val="000000" w:themeColor="text1"/>
              </w:rPr>
            </w:pPr>
            <w:r>
              <w:rPr>
                <w:rFonts w:hint="eastAsia"/>
                <w:color w:val="000000" w:themeColor="text1"/>
              </w:rPr>
              <w:t>0.02</w:t>
            </w:r>
          </w:p>
        </w:tc>
        <w:tc>
          <w:tcPr>
            <w:tcW w:w="1470" w:type="dxa"/>
            <w:tcBorders>
              <w:top w:val="single" w:sz="4" w:space="0" w:color="auto"/>
              <w:left w:val="single" w:sz="4" w:space="0" w:color="auto"/>
              <w:bottom w:val="single" w:sz="4" w:space="0" w:color="auto"/>
              <w:right w:val="single" w:sz="4" w:space="0" w:color="auto"/>
            </w:tcBorders>
            <w:vAlign w:val="center"/>
          </w:tcPr>
          <w:p w14:paraId="793F86F3" w14:textId="3A3F8C04" w:rsidR="006B63A4" w:rsidRDefault="00344048" w:rsidP="00AA54B3">
            <w:pPr>
              <w:pStyle w:val="af"/>
              <w:jc w:val="center"/>
              <w:rPr>
                <w:color w:val="000000" w:themeColor="text1"/>
              </w:rPr>
            </w:pPr>
            <w:r>
              <w:rPr>
                <w:rFonts w:hint="eastAsia"/>
                <w:color w:val="000000" w:themeColor="text1"/>
              </w:rPr>
              <w:t>04/07/2019</w:t>
            </w:r>
          </w:p>
        </w:tc>
        <w:tc>
          <w:tcPr>
            <w:tcW w:w="6195" w:type="dxa"/>
            <w:tcBorders>
              <w:top w:val="single" w:sz="4" w:space="0" w:color="auto"/>
              <w:left w:val="single" w:sz="4" w:space="0" w:color="auto"/>
              <w:bottom w:val="single" w:sz="4" w:space="0" w:color="auto"/>
              <w:right w:val="single" w:sz="4" w:space="0" w:color="auto"/>
            </w:tcBorders>
            <w:vAlign w:val="center"/>
          </w:tcPr>
          <w:p w14:paraId="152908AC" w14:textId="7743CF18" w:rsidR="006B63A4" w:rsidRPr="00AA54B3" w:rsidRDefault="00344048" w:rsidP="000259FF">
            <w:pPr>
              <w:pStyle w:val="a2"/>
              <w:rPr>
                <w:color w:val="000000" w:themeColor="text1"/>
              </w:rPr>
            </w:pPr>
            <w:r>
              <w:rPr>
                <w:rFonts w:hint="eastAsia"/>
                <w:color w:val="000000" w:themeColor="text1"/>
              </w:rPr>
              <w:t>目標とやってみた事リストの追加</w:t>
            </w:r>
          </w:p>
        </w:tc>
        <w:tc>
          <w:tcPr>
            <w:tcW w:w="945" w:type="dxa"/>
            <w:tcBorders>
              <w:top w:val="single" w:sz="4" w:space="0" w:color="auto"/>
              <w:left w:val="single" w:sz="4" w:space="0" w:color="auto"/>
              <w:bottom w:val="single" w:sz="4" w:space="0" w:color="auto"/>
              <w:right w:val="single" w:sz="4" w:space="0" w:color="auto"/>
            </w:tcBorders>
            <w:vAlign w:val="center"/>
          </w:tcPr>
          <w:p w14:paraId="623E73A4" w14:textId="7A6540F5" w:rsidR="006B63A4" w:rsidRPr="00122F44" w:rsidRDefault="00344048" w:rsidP="00A70881">
            <w:pPr>
              <w:pStyle w:val="af"/>
              <w:jc w:val="center"/>
              <w:rPr>
                <w:color w:val="000000" w:themeColor="text1"/>
              </w:rPr>
            </w:pPr>
            <w:r>
              <w:rPr>
                <w:rFonts w:hint="eastAsia"/>
                <w:color w:val="000000" w:themeColor="text1"/>
              </w:rPr>
              <w:t>太田</w:t>
            </w:r>
          </w:p>
        </w:tc>
      </w:tr>
      <w:tr w:rsidR="006B63A4" w14:paraId="069C0830"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57719DB8" w14:textId="77D7262E" w:rsidR="006B63A4" w:rsidRPr="00AA54B3" w:rsidRDefault="008245A2" w:rsidP="007D6F2F">
            <w:pPr>
              <w:pStyle w:val="af"/>
              <w:jc w:val="center"/>
              <w:rPr>
                <w:color w:val="000000" w:themeColor="text1"/>
              </w:rPr>
            </w:pPr>
            <w:r>
              <w:rPr>
                <w:rFonts w:hint="eastAsia"/>
                <w:color w:val="000000" w:themeColor="text1"/>
              </w:rPr>
              <w:t>0.03</w:t>
            </w:r>
          </w:p>
        </w:tc>
        <w:tc>
          <w:tcPr>
            <w:tcW w:w="1470" w:type="dxa"/>
            <w:tcBorders>
              <w:top w:val="single" w:sz="4" w:space="0" w:color="auto"/>
              <w:left w:val="single" w:sz="4" w:space="0" w:color="auto"/>
              <w:bottom w:val="single" w:sz="4" w:space="0" w:color="auto"/>
              <w:right w:val="single" w:sz="4" w:space="0" w:color="auto"/>
            </w:tcBorders>
            <w:vAlign w:val="center"/>
          </w:tcPr>
          <w:p w14:paraId="3CBC8A70" w14:textId="13E09CAA" w:rsidR="006B63A4" w:rsidRDefault="008245A2" w:rsidP="00AA54B3">
            <w:pPr>
              <w:pStyle w:val="af"/>
              <w:jc w:val="center"/>
              <w:rPr>
                <w:color w:val="000000" w:themeColor="text1"/>
              </w:rPr>
            </w:pPr>
            <w:r>
              <w:rPr>
                <w:rFonts w:hint="eastAsia"/>
                <w:color w:val="000000" w:themeColor="text1"/>
              </w:rPr>
              <w:t>04/16/2019</w:t>
            </w:r>
          </w:p>
        </w:tc>
        <w:tc>
          <w:tcPr>
            <w:tcW w:w="6195" w:type="dxa"/>
            <w:tcBorders>
              <w:top w:val="single" w:sz="4" w:space="0" w:color="auto"/>
              <w:left w:val="single" w:sz="4" w:space="0" w:color="auto"/>
              <w:bottom w:val="single" w:sz="4" w:space="0" w:color="auto"/>
              <w:right w:val="single" w:sz="4" w:space="0" w:color="auto"/>
            </w:tcBorders>
            <w:vAlign w:val="center"/>
          </w:tcPr>
          <w:p w14:paraId="2817C86D" w14:textId="7BB514B5" w:rsidR="006B63A4" w:rsidRPr="00AA54B3" w:rsidRDefault="008245A2" w:rsidP="000259FF">
            <w:pPr>
              <w:pStyle w:val="a2"/>
              <w:rPr>
                <w:color w:val="000000" w:themeColor="text1"/>
              </w:rPr>
            </w:pPr>
            <w:r>
              <w:rPr>
                <w:rFonts w:hint="eastAsia"/>
                <w:color w:val="000000" w:themeColor="text1"/>
              </w:rPr>
              <w:t>リーン開発の章を追加</w:t>
            </w:r>
          </w:p>
        </w:tc>
        <w:tc>
          <w:tcPr>
            <w:tcW w:w="945" w:type="dxa"/>
            <w:tcBorders>
              <w:top w:val="single" w:sz="4" w:space="0" w:color="auto"/>
              <w:left w:val="single" w:sz="4" w:space="0" w:color="auto"/>
              <w:bottom w:val="single" w:sz="4" w:space="0" w:color="auto"/>
              <w:right w:val="single" w:sz="4" w:space="0" w:color="auto"/>
            </w:tcBorders>
            <w:vAlign w:val="center"/>
          </w:tcPr>
          <w:p w14:paraId="3370B9FE" w14:textId="10851B17" w:rsidR="006B63A4" w:rsidRPr="00122F44" w:rsidRDefault="008245A2" w:rsidP="00A70881">
            <w:pPr>
              <w:pStyle w:val="af"/>
              <w:jc w:val="center"/>
              <w:rPr>
                <w:color w:val="000000" w:themeColor="text1"/>
              </w:rPr>
            </w:pPr>
            <w:r>
              <w:rPr>
                <w:rFonts w:hint="eastAsia"/>
                <w:color w:val="000000" w:themeColor="text1"/>
              </w:rPr>
              <w:t>太田</w:t>
            </w:r>
          </w:p>
        </w:tc>
      </w:tr>
      <w:tr w:rsidR="00FF5D6F" w14:paraId="1A6A164E"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5A6E0E33" w14:textId="5C34C021" w:rsidR="00FF5D6F" w:rsidRPr="00AA54B3" w:rsidRDefault="00F057CA" w:rsidP="007D6F2F">
            <w:pPr>
              <w:pStyle w:val="af"/>
              <w:jc w:val="center"/>
              <w:rPr>
                <w:color w:val="000000" w:themeColor="text1"/>
              </w:rPr>
            </w:pPr>
            <w:r>
              <w:rPr>
                <w:rFonts w:hint="eastAsia"/>
                <w:color w:val="000000" w:themeColor="text1"/>
              </w:rPr>
              <w:t>0.04</w:t>
            </w:r>
          </w:p>
        </w:tc>
        <w:tc>
          <w:tcPr>
            <w:tcW w:w="1470" w:type="dxa"/>
            <w:tcBorders>
              <w:top w:val="single" w:sz="4" w:space="0" w:color="auto"/>
              <w:left w:val="single" w:sz="4" w:space="0" w:color="auto"/>
              <w:bottom w:val="single" w:sz="4" w:space="0" w:color="auto"/>
              <w:right w:val="single" w:sz="4" w:space="0" w:color="auto"/>
            </w:tcBorders>
            <w:vAlign w:val="center"/>
          </w:tcPr>
          <w:p w14:paraId="4B23962A" w14:textId="77E1D1B0" w:rsidR="00FF5D6F" w:rsidRDefault="00F057CA" w:rsidP="00AA54B3">
            <w:pPr>
              <w:pStyle w:val="af"/>
              <w:jc w:val="center"/>
              <w:rPr>
                <w:color w:val="000000" w:themeColor="text1"/>
              </w:rPr>
            </w:pPr>
            <w:r>
              <w:rPr>
                <w:rFonts w:hint="eastAsia"/>
                <w:color w:val="000000" w:themeColor="text1"/>
              </w:rPr>
              <w:t>04/</w:t>
            </w:r>
            <w:r>
              <w:rPr>
                <w:color w:val="000000" w:themeColor="text1"/>
              </w:rPr>
              <w:t>21</w:t>
            </w:r>
            <w:r>
              <w:rPr>
                <w:rFonts w:hint="eastAsia"/>
                <w:color w:val="000000" w:themeColor="text1"/>
              </w:rPr>
              <w:t>/2019</w:t>
            </w:r>
          </w:p>
        </w:tc>
        <w:tc>
          <w:tcPr>
            <w:tcW w:w="6195" w:type="dxa"/>
            <w:tcBorders>
              <w:top w:val="single" w:sz="4" w:space="0" w:color="auto"/>
              <w:left w:val="single" w:sz="4" w:space="0" w:color="auto"/>
              <w:bottom w:val="single" w:sz="4" w:space="0" w:color="auto"/>
              <w:right w:val="single" w:sz="4" w:space="0" w:color="auto"/>
            </w:tcBorders>
            <w:vAlign w:val="center"/>
          </w:tcPr>
          <w:p w14:paraId="2F44A8B8" w14:textId="7513CC20" w:rsidR="00FF5D6F" w:rsidRPr="00AA54B3" w:rsidRDefault="00F057CA" w:rsidP="000259FF">
            <w:pPr>
              <w:pStyle w:val="a2"/>
              <w:rPr>
                <w:color w:val="000000" w:themeColor="text1"/>
              </w:rPr>
            </w:pPr>
            <w:r>
              <w:rPr>
                <w:rFonts w:hint="eastAsia"/>
                <w:color w:val="000000" w:themeColor="text1"/>
              </w:rPr>
              <w:t>くりすさんの目標とやってみたい事を追加</w:t>
            </w:r>
          </w:p>
        </w:tc>
        <w:tc>
          <w:tcPr>
            <w:tcW w:w="945" w:type="dxa"/>
            <w:tcBorders>
              <w:top w:val="single" w:sz="4" w:space="0" w:color="auto"/>
              <w:left w:val="single" w:sz="4" w:space="0" w:color="auto"/>
              <w:bottom w:val="single" w:sz="4" w:space="0" w:color="auto"/>
              <w:right w:val="single" w:sz="4" w:space="0" w:color="auto"/>
            </w:tcBorders>
            <w:vAlign w:val="center"/>
          </w:tcPr>
          <w:p w14:paraId="78095E0D" w14:textId="3D478808" w:rsidR="00FF5D6F" w:rsidRPr="00122F44" w:rsidRDefault="00F057CA" w:rsidP="00A70881">
            <w:pPr>
              <w:pStyle w:val="af"/>
              <w:jc w:val="center"/>
              <w:rPr>
                <w:color w:val="000000" w:themeColor="text1"/>
              </w:rPr>
            </w:pPr>
            <w:r>
              <w:rPr>
                <w:rFonts w:hint="eastAsia"/>
                <w:color w:val="000000" w:themeColor="text1"/>
              </w:rPr>
              <w:t>太田</w:t>
            </w:r>
          </w:p>
        </w:tc>
      </w:tr>
      <w:tr w:rsidR="00A70909" w14:paraId="075A7235"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46BA1DC5" w14:textId="3CC0C3FB" w:rsidR="00A70909" w:rsidRDefault="00A70909" w:rsidP="007D6F2F">
            <w:pPr>
              <w:pStyle w:val="af"/>
              <w:jc w:val="center"/>
              <w:rPr>
                <w:color w:val="000000" w:themeColor="text1"/>
              </w:rPr>
            </w:pPr>
            <w:r>
              <w:rPr>
                <w:color w:val="000000" w:themeColor="text1"/>
              </w:rPr>
              <w:t>0.05</w:t>
            </w:r>
          </w:p>
        </w:tc>
        <w:tc>
          <w:tcPr>
            <w:tcW w:w="1470" w:type="dxa"/>
            <w:tcBorders>
              <w:top w:val="single" w:sz="4" w:space="0" w:color="auto"/>
              <w:left w:val="single" w:sz="4" w:space="0" w:color="auto"/>
              <w:bottom w:val="single" w:sz="4" w:space="0" w:color="auto"/>
              <w:right w:val="single" w:sz="4" w:space="0" w:color="auto"/>
            </w:tcBorders>
            <w:vAlign w:val="center"/>
          </w:tcPr>
          <w:p w14:paraId="6D14ED0C" w14:textId="4A2B372B" w:rsidR="00A70909" w:rsidRDefault="00A70909" w:rsidP="00AA54B3">
            <w:pPr>
              <w:pStyle w:val="af"/>
              <w:jc w:val="center"/>
              <w:rPr>
                <w:color w:val="000000" w:themeColor="text1"/>
              </w:rPr>
            </w:pPr>
            <w:r>
              <w:rPr>
                <w:rFonts w:hint="eastAsia"/>
                <w:color w:val="000000" w:themeColor="text1"/>
              </w:rPr>
              <w:t>04/26/2019</w:t>
            </w:r>
          </w:p>
        </w:tc>
        <w:tc>
          <w:tcPr>
            <w:tcW w:w="6195" w:type="dxa"/>
            <w:tcBorders>
              <w:top w:val="single" w:sz="4" w:space="0" w:color="auto"/>
              <w:left w:val="single" w:sz="4" w:space="0" w:color="auto"/>
              <w:bottom w:val="single" w:sz="4" w:space="0" w:color="auto"/>
              <w:right w:val="single" w:sz="4" w:space="0" w:color="auto"/>
            </w:tcBorders>
            <w:vAlign w:val="center"/>
          </w:tcPr>
          <w:p w14:paraId="56D6E76F" w14:textId="422FEDC4" w:rsidR="00A70909" w:rsidRDefault="00A70909" w:rsidP="000259FF">
            <w:pPr>
              <w:pStyle w:val="a2"/>
              <w:rPr>
                <w:color w:val="000000" w:themeColor="text1"/>
              </w:rPr>
            </w:pPr>
            <w:r>
              <w:rPr>
                <w:rFonts w:hint="eastAsia"/>
                <w:color w:val="000000" w:themeColor="text1"/>
              </w:rPr>
              <w:t>諸田さんの目標とシステムの目標を追加</w:t>
            </w:r>
          </w:p>
        </w:tc>
        <w:tc>
          <w:tcPr>
            <w:tcW w:w="945" w:type="dxa"/>
            <w:tcBorders>
              <w:top w:val="single" w:sz="4" w:space="0" w:color="auto"/>
              <w:left w:val="single" w:sz="4" w:space="0" w:color="auto"/>
              <w:bottom w:val="single" w:sz="4" w:space="0" w:color="auto"/>
              <w:right w:val="single" w:sz="4" w:space="0" w:color="auto"/>
            </w:tcBorders>
            <w:vAlign w:val="center"/>
          </w:tcPr>
          <w:p w14:paraId="31CDC59C" w14:textId="56E09E07" w:rsidR="00A70909" w:rsidRDefault="00A70909" w:rsidP="00A70881">
            <w:pPr>
              <w:pStyle w:val="af"/>
              <w:jc w:val="center"/>
              <w:rPr>
                <w:color w:val="000000" w:themeColor="text1"/>
              </w:rPr>
            </w:pPr>
            <w:r>
              <w:rPr>
                <w:rFonts w:hint="eastAsia"/>
                <w:color w:val="000000" w:themeColor="text1"/>
              </w:rPr>
              <w:t>諸田</w:t>
            </w:r>
          </w:p>
          <w:p w14:paraId="0D7973C1" w14:textId="3E22C4B1" w:rsidR="00A70909" w:rsidRDefault="00A70909" w:rsidP="00A70881">
            <w:pPr>
              <w:pStyle w:val="af"/>
              <w:jc w:val="center"/>
              <w:rPr>
                <w:color w:val="000000" w:themeColor="text1"/>
              </w:rPr>
            </w:pPr>
            <w:r>
              <w:rPr>
                <w:rFonts w:hint="eastAsia"/>
                <w:color w:val="000000" w:themeColor="text1"/>
              </w:rPr>
              <w:t>太田</w:t>
            </w:r>
          </w:p>
        </w:tc>
      </w:tr>
      <w:tr w:rsidR="00E6586D" w14:paraId="08DE7B91"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5DC72972" w14:textId="038486A0" w:rsidR="00E6586D" w:rsidRDefault="00E6586D" w:rsidP="007D6F2F">
            <w:pPr>
              <w:pStyle w:val="af"/>
              <w:jc w:val="center"/>
              <w:rPr>
                <w:color w:val="000000" w:themeColor="text1"/>
              </w:rPr>
            </w:pPr>
            <w:r>
              <w:rPr>
                <w:rFonts w:hint="eastAsia"/>
                <w:color w:val="000000" w:themeColor="text1"/>
              </w:rPr>
              <w:t>0.06</w:t>
            </w:r>
          </w:p>
        </w:tc>
        <w:tc>
          <w:tcPr>
            <w:tcW w:w="1470" w:type="dxa"/>
            <w:tcBorders>
              <w:top w:val="single" w:sz="4" w:space="0" w:color="auto"/>
              <w:left w:val="single" w:sz="4" w:space="0" w:color="auto"/>
              <w:bottom w:val="single" w:sz="4" w:space="0" w:color="auto"/>
              <w:right w:val="single" w:sz="4" w:space="0" w:color="auto"/>
            </w:tcBorders>
            <w:vAlign w:val="center"/>
          </w:tcPr>
          <w:p w14:paraId="3C8DE6FC" w14:textId="0E2D62A6" w:rsidR="00E6586D" w:rsidRDefault="00E6586D" w:rsidP="00AA54B3">
            <w:pPr>
              <w:pStyle w:val="af"/>
              <w:jc w:val="center"/>
              <w:rPr>
                <w:color w:val="000000" w:themeColor="text1"/>
              </w:rPr>
            </w:pPr>
            <w:r>
              <w:rPr>
                <w:rFonts w:hint="eastAsia"/>
                <w:color w:val="000000" w:themeColor="text1"/>
              </w:rPr>
              <w:t>05/10/2019</w:t>
            </w:r>
          </w:p>
        </w:tc>
        <w:tc>
          <w:tcPr>
            <w:tcW w:w="6195" w:type="dxa"/>
            <w:tcBorders>
              <w:top w:val="single" w:sz="4" w:space="0" w:color="auto"/>
              <w:left w:val="single" w:sz="4" w:space="0" w:color="auto"/>
              <w:bottom w:val="single" w:sz="4" w:space="0" w:color="auto"/>
              <w:right w:val="single" w:sz="4" w:space="0" w:color="auto"/>
            </w:tcBorders>
            <w:vAlign w:val="center"/>
          </w:tcPr>
          <w:p w14:paraId="2AE332F5" w14:textId="240380E0" w:rsidR="00E6586D" w:rsidRDefault="00E6586D" w:rsidP="000259FF">
            <w:pPr>
              <w:pStyle w:val="a2"/>
              <w:rPr>
                <w:color w:val="000000" w:themeColor="text1"/>
              </w:rPr>
            </w:pPr>
            <w:r>
              <w:rPr>
                <w:noProof/>
              </w:rPr>
              <w:t>リーンソフトウェア開発の七つの原則</w:t>
            </w:r>
            <w:r>
              <w:rPr>
                <w:rFonts w:hint="eastAsia"/>
                <w:noProof/>
              </w:rPr>
              <w:t>を追加</w:t>
            </w:r>
          </w:p>
        </w:tc>
        <w:tc>
          <w:tcPr>
            <w:tcW w:w="945" w:type="dxa"/>
            <w:tcBorders>
              <w:top w:val="single" w:sz="4" w:space="0" w:color="auto"/>
              <w:left w:val="single" w:sz="4" w:space="0" w:color="auto"/>
              <w:bottom w:val="single" w:sz="4" w:space="0" w:color="auto"/>
              <w:right w:val="single" w:sz="4" w:space="0" w:color="auto"/>
            </w:tcBorders>
            <w:vAlign w:val="center"/>
          </w:tcPr>
          <w:p w14:paraId="69269993" w14:textId="60BB10E8" w:rsidR="00E6586D" w:rsidRDefault="00E6586D" w:rsidP="00A70881">
            <w:pPr>
              <w:pStyle w:val="af"/>
              <w:jc w:val="center"/>
              <w:rPr>
                <w:color w:val="000000" w:themeColor="text1"/>
              </w:rPr>
            </w:pPr>
            <w:r>
              <w:rPr>
                <w:rFonts w:hint="eastAsia"/>
                <w:color w:val="000000" w:themeColor="text1"/>
              </w:rPr>
              <w:t>太田</w:t>
            </w:r>
          </w:p>
        </w:tc>
      </w:tr>
      <w:tr w:rsidR="00E6586D" w14:paraId="28D3E266"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2D1DD5D3" w14:textId="77777777" w:rsidR="00E6586D" w:rsidRDefault="00E6586D" w:rsidP="007D6F2F">
            <w:pPr>
              <w:pStyle w:val="af"/>
              <w:jc w:val="center"/>
              <w:rPr>
                <w:color w:val="000000" w:themeColor="text1"/>
              </w:rPr>
            </w:pPr>
          </w:p>
        </w:tc>
        <w:tc>
          <w:tcPr>
            <w:tcW w:w="1470" w:type="dxa"/>
            <w:tcBorders>
              <w:top w:val="single" w:sz="4" w:space="0" w:color="auto"/>
              <w:left w:val="single" w:sz="4" w:space="0" w:color="auto"/>
              <w:bottom w:val="single" w:sz="4" w:space="0" w:color="auto"/>
              <w:right w:val="single" w:sz="4" w:space="0" w:color="auto"/>
            </w:tcBorders>
            <w:vAlign w:val="center"/>
          </w:tcPr>
          <w:p w14:paraId="6CA0B8BF" w14:textId="77777777" w:rsidR="00E6586D" w:rsidRDefault="00E6586D" w:rsidP="00AA54B3">
            <w:pPr>
              <w:pStyle w:val="af"/>
              <w:jc w:val="center"/>
              <w:rPr>
                <w:color w:val="000000" w:themeColor="text1"/>
              </w:rPr>
            </w:pPr>
          </w:p>
        </w:tc>
        <w:tc>
          <w:tcPr>
            <w:tcW w:w="6195" w:type="dxa"/>
            <w:tcBorders>
              <w:top w:val="single" w:sz="4" w:space="0" w:color="auto"/>
              <w:left w:val="single" w:sz="4" w:space="0" w:color="auto"/>
              <w:bottom w:val="single" w:sz="4" w:space="0" w:color="auto"/>
              <w:right w:val="single" w:sz="4" w:space="0" w:color="auto"/>
            </w:tcBorders>
            <w:vAlign w:val="center"/>
          </w:tcPr>
          <w:p w14:paraId="6CDC60F5" w14:textId="77777777" w:rsidR="00E6586D" w:rsidRDefault="00E6586D" w:rsidP="000259FF">
            <w:pPr>
              <w:pStyle w:val="a2"/>
              <w:rPr>
                <w:noProof/>
              </w:rPr>
            </w:pPr>
          </w:p>
        </w:tc>
        <w:tc>
          <w:tcPr>
            <w:tcW w:w="945" w:type="dxa"/>
            <w:tcBorders>
              <w:top w:val="single" w:sz="4" w:space="0" w:color="auto"/>
              <w:left w:val="single" w:sz="4" w:space="0" w:color="auto"/>
              <w:bottom w:val="single" w:sz="4" w:space="0" w:color="auto"/>
              <w:right w:val="single" w:sz="4" w:space="0" w:color="auto"/>
            </w:tcBorders>
            <w:vAlign w:val="center"/>
          </w:tcPr>
          <w:p w14:paraId="5D8094A8" w14:textId="77777777" w:rsidR="00E6586D" w:rsidRDefault="00E6586D" w:rsidP="00A70881">
            <w:pPr>
              <w:pStyle w:val="af"/>
              <w:jc w:val="center"/>
              <w:rPr>
                <w:color w:val="000000" w:themeColor="text1"/>
              </w:rPr>
            </w:pPr>
          </w:p>
        </w:tc>
      </w:tr>
      <w:tr w:rsidR="00E6586D" w14:paraId="7B320EB1"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026A9A15" w14:textId="77777777" w:rsidR="00E6586D" w:rsidRDefault="00E6586D" w:rsidP="007D6F2F">
            <w:pPr>
              <w:pStyle w:val="af"/>
              <w:jc w:val="center"/>
              <w:rPr>
                <w:color w:val="000000" w:themeColor="text1"/>
              </w:rPr>
            </w:pPr>
          </w:p>
        </w:tc>
        <w:tc>
          <w:tcPr>
            <w:tcW w:w="1470" w:type="dxa"/>
            <w:tcBorders>
              <w:top w:val="single" w:sz="4" w:space="0" w:color="auto"/>
              <w:left w:val="single" w:sz="4" w:space="0" w:color="auto"/>
              <w:bottom w:val="single" w:sz="4" w:space="0" w:color="auto"/>
              <w:right w:val="single" w:sz="4" w:space="0" w:color="auto"/>
            </w:tcBorders>
            <w:vAlign w:val="center"/>
          </w:tcPr>
          <w:p w14:paraId="4EA5B886" w14:textId="77777777" w:rsidR="00E6586D" w:rsidRDefault="00E6586D" w:rsidP="00AA54B3">
            <w:pPr>
              <w:pStyle w:val="af"/>
              <w:jc w:val="center"/>
              <w:rPr>
                <w:color w:val="000000" w:themeColor="text1"/>
              </w:rPr>
            </w:pPr>
          </w:p>
        </w:tc>
        <w:tc>
          <w:tcPr>
            <w:tcW w:w="6195" w:type="dxa"/>
            <w:tcBorders>
              <w:top w:val="single" w:sz="4" w:space="0" w:color="auto"/>
              <w:left w:val="single" w:sz="4" w:space="0" w:color="auto"/>
              <w:bottom w:val="single" w:sz="4" w:space="0" w:color="auto"/>
              <w:right w:val="single" w:sz="4" w:space="0" w:color="auto"/>
            </w:tcBorders>
            <w:vAlign w:val="center"/>
          </w:tcPr>
          <w:p w14:paraId="46A4C80D" w14:textId="77777777" w:rsidR="00E6586D" w:rsidRDefault="00E6586D" w:rsidP="000259FF">
            <w:pPr>
              <w:pStyle w:val="a2"/>
              <w:rPr>
                <w:noProof/>
              </w:rPr>
            </w:pPr>
          </w:p>
        </w:tc>
        <w:tc>
          <w:tcPr>
            <w:tcW w:w="945" w:type="dxa"/>
            <w:tcBorders>
              <w:top w:val="single" w:sz="4" w:space="0" w:color="auto"/>
              <w:left w:val="single" w:sz="4" w:space="0" w:color="auto"/>
              <w:bottom w:val="single" w:sz="4" w:space="0" w:color="auto"/>
              <w:right w:val="single" w:sz="4" w:space="0" w:color="auto"/>
            </w:tcBorders>
            <w:vAlign w:val="center"/>
          </w:tcPr>
          <w:p w14:paraId="3A9B845F" w14:textId="77777777" w:rsidR="00E6586D" w:rsidRDefault="00E6586D" w:rsidP="00A70881">
            <w:pPr>
              <w:pStyle w:val="af"/>
              <w:jc w:val="center"/>
              <w:rPr>
                <w:color w:val="000000" w:themeColor="text1"/>
              </w:rPr>
            </w:pPr>
          </w:p>
        </w:tc>
      </w:tr>
    </w:tbl>
    <w:p w14:paraId="4DE59FBE" w14:textId="77777777" w:rsidR="000F4753" w:rsidRDefault="000F4753" w:rsidP="000F4753"/>
    <w:p w14:paraId="7D2E2A8A" w14:textId="77777777" w:rsidR="000F4753" w:rsidRDefault="000F4753" w:rsidP="000F4753"/>
    <w:p w14:paraId="6F22ED43" w14:textId="77777777" w:rsidR="00EA4095" w:rsidRDefault="00EA4095">
      <w:pPr>
        <w:pStyle w:val="10"/>
        <w:sectPr w:rsidR="00EA4095" w:rsidSect="00EA4095">
          <w:headerReference w:type="even" r:id="rId12"/>
          <w:headerReference w:type="default" r:id="rId13"/>
          <w:footerReference w:type="default" r:id="rId14"/>
          <w:pgSz w:w="11911" w:h="16848" w:code="9"/>
          <w:pgMar w:top="1588" w:right="1418" w:bottom="1588" w:left="1418" w:header="794" w:footer="567" w:gutter="0"/>
          <w:cols w:space="720"/>
          <w:docGrid w:linePitch="285"/>
        </w:sectPr>
      </w:pPr>
    </w:p>
    <w:p w14:paraId="29F50A5E" w14:textId="77777777" w:rsidR="00CC4F1E" w:rsidRDefault="00DC063E">
      <w:pPr>
        <w:pStyle w:val="10"/>
      </w:pPr>
      <w:bookmarkStart w:id="2" w:name="_Toc8417064"/>
      <w:r>
        <w:rPr>
          <w:rFonts w:hint="eastAsia"/>
        </w:rPr>
        <w:lastRenderedPageBreak/>
        <w:t>はじめに</w:t>
      </w:r>
      <w:bookmarkEnd w:id="2"/>
    </w:p>
    <w:p w14:paraId="389B88B2" w14:textId="77777777" w:rsidR="00AA54B3" w:rsidRDefault="00AA54B3" w:rsidP="00B22C18"/>
    <w:p w14:paraId="378AD49B" w14:textId="7F37A11E" w:rsidR="00784CC3" w:rsidRDefault="006B63A4" w:rsidP="006B63A4">
      <w:pPr>
        <w:ind w:firstLineChars="50" w:firstLine="120"/>
      </w:pPr>
      <w:proofErr w:type="spellStart"/>
      <w:r>
        <w:rPr>
          <w:rFonts w:hint="eastAsia"/>
        </w:rPr>
        <w:t>hogehoge</w:t>
      </w:r>
      <w:proofErr w:type="spellEnd"/>
      <w:r w:rsidR="0046134A">
        <w:rPr>
          <w:rFonts w:hint="eastAsia"/>
        </w:rPr>
        <w:t>。</w:t>
      </w:r>
    </w:p>
    <w:p w14:paraId="10A31002" w14:textId="77777777" w:rsidR="00CC0A94" w:rsidRPr="002B5772" w:rsidRDefault="00CC0A94" w:rsidP="00B22C18"/>
    <w:p w14:paraId="6AEACA42" w14:textId="298EBCC4" w:rsidR="00CC0A94" w:rsidRPr="0046134A" w:rsidRDefault="00CC0A94" w:rsidP="00CC0A94">
      <w:pPr>
        <w:sectPr w:rsidR="00CC0A94" w:rsidRPr="0046134A" w:rsidSect="00EA4095">
          <w:pgSz w:w="11911" w:h="16848" w:code="9"/>
          <w:pgMar w:top="1588" w:right="1418" w:bottom="1588" w:left="1418" w:header="794" w:footer="567" w:gutter="0"/>
          <w:cols w:space="720"/>
          <w:docGrid w:linePitch="285"/>
        </w:sectPr>
      </w:pPr>
      <w:bookmarkStart w:id="3" w:name="_Toc449275592"/>
      <w:bookmarkStart w:id="4" w:name="_Toc449345278"/>
    </w:p>
    <w:p w14:paraId="4C5E35D8" w14:textId="1B382DE5" w:rsidR="0014524F" w:rsidRDefault="006B63A4">
      <w:pPr>
        <w:pStyle w:val="10"/>
      </w:pPr>
      <w:bookmarkStart w:id="5" w:name="_Toc8417065"/>
      <w:bookmarkEnd w:id="3"/>
      <w:bookmarkEnd w:id="4"/>
      <w:r>
        <w:rPr>
          <w:rFonts w:hint="eastAsia"/>
        </w:rPr>
        <w:lastRenderedPageBreak/>
        <w:t>ひろじれん</w:t>
      </w:r>
      <w:r>
        <w:t>プロジェクト</w:t>
      </w:r>
      <w:bookmarkEnd w:id="5"/>
    </w:p>
    <w:p w14:paraId="554480A6" w14:textId="77777777" w:rsidR="0014524F" w:rsidRPr="0014524F" w:rsidRDefault="0014524F" w:rsidP="0014524F"/>
    <w:p w14:paraId="439C3813" w14:textId="5D5FBFBD" w:rsidR="007A0981" w:rsidRDefault="007A0981" w:rsidP="0014524F">
      <w:pPr>
        <w:pStyle w:val="20"/>
      </w:pPr>
      <w:bookmarkStart w:id="6" w:name="_Toc8417066"/>
      <w:r>
        <w:t>プロジェクトとは</w:t>
      </w:r>
      <w:bookmarkEnd w:id="6"/>
    </w:p>
    <w:p w14:paraId="400850B3" w14:textId="09AEB5D8" w:rsidR="0014524F" w:rsidRDefault="0014524F" w:rsidP="00CB73A7">
      <w:pPr>
        <w:pStyle w:val="20"/>
        <w:numPr>
          <w:ilvl w:val="0"/>
          <w:numId w:val="0"/>
        </w:numPr>
      </w:pPr>
    </w:p>
    <w:p w14:paraId="1A0CA830" w14:textId="77777777" w:rsidR="0014524F" w:rsidRDefault="0014524F" w:rsidP="0014524F">
      <w:r>
        <w:rPr>
          <w:rFonts w:hint="eastAsia"/>
        </w:rPr>
        <w:t>「</w:t>
      </w:r>
      <w:r>
        <w:t>プロジェクト</w:t>
      </w:r>
      <w:r>
        <w:rPr>
          <w:rFonts w:hint="eastAsia"/>
        </w:rPr>
        <w:t>とは、</w:t>
      </w:r>
      <w:r>
        <w:t>独自</w:t>
      </w:r>
      <w:r>
        <w:rPr>
          <w:rFonts w:hint="eastAsia"/>
        </w:rPr>
        <w:t>の</w:t>
      </w:r>
      <w:r>
        <w:t>プロダクト</w:t>
      </w:r>
      <w:r>
        <w:rPr>
          <w:rFonts w:hint="eastAsia"/>
        </w:rPr>
        <w:t>、</w:t>
      </w:r>
      <w:r>
        <w:t>サービス</w:t>
      </w:r>
      <w:r>
        <w:rPr>
          <w:rFonts w:hint="eastAsia"/>
        </w:rPr>
        <w:t>、</w:t>
      </w:r>
      <w:r>
        <w:t>所産</w:t>
      </w:r>
      <w:r>
        <w:rPr>
          <w:rFonts w:hint="eastAsia"/>
        </w:rPr>
        <w:t>を</w:t>
      </w:r>
      <w:r>
        <w:t>創造するために実施</w:t>
      </w:r>
      <w:r>
        <w:rPr>
          <w:rFonts w:hint="eastAsia"/>
        </w:rPr>
        <w:t>される</w:t>
      </w:r>
      <w:r>
        <w:t>有</w:t>
      </w:r>
      <w:r>
        <w:rPr>
          <w:rFonts w:hint="eastAsia"/>
        </w:rPr>
        <w:t>期性の</w:t>
      </w:r>
      <w:r>
        <w:t>業務</w:t>
      </w:r>
      <w:r>
        <w:rPr>
          <w:rFonts w:hint="eastAsia"/>
        </w:rPr>
        <w:t>である」</w:t>
      </w:r>
    </w:p>
    <w:p w14:paraId="729D0603" w14:textId="77777777" w:rsidR="0014524F" w:rsidRDefault="0014524F" w:rsidP="0014524F">
      <w:pPr>
        <w:jc w:val="right"/>
      </w:pPr>
      <w:r>
        <w:t>PMBOK</w:t>
      </w:r>
    </w:p>
    <w:p w14:paraId="0CFC935C" w14:textId="77777777" w:rsidR="0014524F" w:rsidRDefault="0014524F" w:rsidP="0014524F">
      <w:pPr>
        <w:jc w:val="right"/>
      </w:pPr>
    </w:p>
    <w:tbl>
      <w:tblPr>
        <w:tblStyle w:val="afff5"/>
        <w:tblW w:w="0" w:type="auto"/>
        <w:tblLook w:val="04A0" w:firstRow="1" w:lastRow="0" w:firstColumn="1" w:lastColumn="0" w:noHBand="0" w:noVBand="1"/>
      </w:tblPr>
      <w:tblGrid>
        <w:gridCol w:w="738"/>
        <w:gridCol w:w="2268"/>
        <w:gridCol w:w="6059"/>
      </w:tblGrid>
      <w:tr w:rsidR="00F342A0" w14:paraId="1EDB1E7E" w14:textId="77777777" w:rsidTr="0009629C">
        <w:tc>
          <w:tcPr>
            <w:tcW w:w="738" w:type="dxa"/>
          </w:tcPr>
          <w:p w14:paraId="72C41E3D" w14:textId="44E3388E" w:rsidR="00F342A0" w:rsidRDefault="00F342A0" w:rsidP="0009629C"/>
        </w:tc>
        <w:tc>
          <w:tcPr>
            <w:tcW w:w="2268" w:type="dxa"/>
          </w:tcPr>
          <w:p w14:paraId="68C8FF7F" w14:textId="77777777" w:rsidR="00F342A0" w:rsidRDefault="00F342A0" w:rsidP="0009629C">
            <w:r>
              <w:t>特徴</w:t>
            </w:r>
          </w:p>
        </w:tc>
        <w:tc>
          <w:tcPr>
            <w:tcW w:w="6059" w:type="dxa"/>
          </w:tcPr>
          <w:p w14:paraId="01FE965D" w14:textId="77777777" w:rsidR="00F342A0" w:rsidRDefault="00F342A0" w:rsidP="0009629C">
            <w:r>
              <w:t>説明</w:t>
            </w:r>
          </w:p>
        </w:tc>
      </w:tr>
      <w:tr w:rsidR="00F342A0" w14:paraId="56AE472D" w14:textId="77777777" w:rsidTr="0009629C">
        <w:tc>
          <w:tcPr>
            <w:tcW w:w="738" w:type="dxa"/>
          </w:tcPr>
          <w:p w14:paraId="572D7DCC" w14:textId="77777777" w:rsidR="00F342A0" w:rsidRDefault="00F342A0" w:rsidP="0009629C">
            <w:r>
              <w:t>1</w:t>
            </w:r>
          </w:p>
        </w:tc>
        <w:tc>
          <w:tcPr>
            <w:tcW w:w="2268" w:type="dxa"/>
          </w:tcPr>
          <w:p w14:paraId="073FEA88" w14:textId="721C4DA3" w:rsidR="00F342A0" w:rsidRDefault="00B76CC2" w:rsidP="0009629C">
            <w:r>
              <w:t>有</w:t>
            </w:r>
            <w:r>
              <w:rPr>
                <w:rFonts w:hint="eastAsia"/>
              </w:rPr>
              <w:t>期</w:t>
            </w:r>
            <w:r w:rsidR="00F342A0">
              <w:t>性</w:t>
            </w:r>
          </w:p>
        </w:tc>
        <w:tc>
          <w:tcPr>
            <w:tcW w:w="6059" w:type="dxa"/>
          </w:tcPr>
          <w:p w14:paraId="3A151AB4" w14:textId="77777777" w:rsidR="00F342A0" w:rsidRDefault="00F342A0" w:rsidP="0009629C">
            <w:r>
              <w:t>明確</w:t>
            </w:r>
            <w:r>
              <w:rPr>
                <w:rFonts w:hint="eastAsia"/>
              </w:rPr>
              <w:t>な開始日と</w:t>
            </w:r>
            <w:r>
              <w:t>終了日</w:t>
            </w:r>
            <w:r>
              <w:rPr>
                <w:rFonts w:hint="eastAsia"/>
              </w:rPr>
              <w:t>がある</w:t>
            </w:r>
          </w:p>
        </w:tc>
      </w:tr>
      <w:tr w:rsidR="00F342A0" w14:paraId="7BAE5054" w14:textId="77777777" w:rsidTr="0009629C">
        <w:tc>
          <w:tcPr>
            <w:tcW w:w="738" w:type="dxa"/>
          </w:tcPr>
          <w:p w14:paraId="76ED76BD" w14:textId="77777777" w:rsidR="00F342A0" w:rsidRDefault="00F342A0" w:rsidP="0009629C">
            <w:r>
              <w:t>2</w:t>
            </w:r>
          </w:p>
        </w:tc>
        <w:tc>
          <w:tcPr>
            <w:tcW w:w="2268" w:type="dxa"/>
          </w:tcPr>
          <w:p w14:paraId="0EF1385C" w14:textId="77777777" w:rsidR="00F342A0" w:rsidRDefault="00F342A0" w:rsidP="0009629C">
            <w:r>
              <w:t>独自</w:t>
            </w:r>
            <w:r>
              <w:rPr>
                <w:rFonts w:hint="eastAsia"/>
              </w:rPr>
              <w:t>の</w:t>
            </w:r>
            <w:r>
              <w:t>成果物</w:t>
            </w:r>
          </w:p>
        </w:tc>
        <w:tc>
          <w:tcPr>
            <w:tcW w:w="6059" w:type="dxa"/>
          </w:tcPr>
          <w:p w14:paraId="570BD319" w14:textId="77777777" w:rsidR="00F342A0" w:rsidRDefault="00F342A0" w:rsidP="0009629C">
            <w:r>
              <w:t>以前</w:t>
            </w:r>
            <w:r>
              <w:rPr>
                <w:rFonts w:hint="eastAsia"/>
              </w:rPr>
              <w:t>に</w:t>
            </w:r>
            <w:r>
              <w:t>作成</w:t>
            </w:r>
            <w:r>
              <w:rPr>
                <w:rFonts w:hint="eastAsia"/>
              </w:rPr>
              <w:t>されたことが</w:t>
            </w:r>
            <w:r>
              <w:t>無い</w:t>
            </w:r>
            <w:r>
              <w:rPr>
                <w:rFonts w:hint="eastAsia"/>
              </w:rPr>
              <w:t>、</w:t>
            </w:r>
            <w:r>
              <w:t>独特な製品</w:t>
            </w:r>
            <w:r>
              <w:rPr>
                <w:rFonts w:hint="eastAsia"/>
              </w:rPr>
              <w:t>や</w:t>
            </w:r>
            <w:r>
              <w:t>サービス</w:t>
            </w:r>
            <w:r>
              <w:rPr>
                <w:rFonts w:hint="eastAsia"/>
              </w:rPr>
              <w:t>を</w:t>
            </w:r>
            <w:r>
              <w:t>開発</w:t>
            </w:r>
            <w:r>
              <w:rPr>
                <w:rFonts w:hint="eastAsia"/>
              </w:rPr>
              <w:t>できる</w:t>
            </w:r>
          </w:p>
        </w:tc>
      </w:tr>
      <w:tr w:rsidR="00F342A0" w14:paraId="62AD1A12" w14:textId="77777777" w:rsidTr="0009629C">
        <w:tc>
          <w:tcPr>
            <w:tcW w:w="738" w:type="dxa"/>
          </w:tcPr>
          <w:p w14:paraId="694C9615" w14:textId="77777777" w:rsidR="00F342A0" w:rsidRDefault="00F342A0" w:rsidP="0009629C">
            <w:r>
              <w:t>3</w:t>
            </w:r>
          </w:p>
        </w:tc>
        <w:tc>
          <w:tcPr>
            <w:tcW w:w="2268" w:type="dxa"/>
          </w:tcPr>
          <w:p w14:paraId="3A268F4D" w14:textId="77777777" w:rsidR="00F342A0" w:rsidRDefault="00F342A0" w:rsidP="0009629C">
            <w:r>
              <w:t>繰り返し</w:t>
            </w:r>
            <w:r>
              <w:rPr>
                <w:rFonts w:hint="eastAsia"/>
              </w:rPr>
              <w:t>性が</w:t>
            </w:r>
            <w:r>
              <w:t>ない</w:t>
            </w:r>
          </w:p>
        </w:tc>
        <w:tc>
          <w:tcPr>
            <w:tcW w:w="6059" w:type="dxa"/>
          </w:tcPr>
          <w:p w14:paraId="7454577C" w14:textId="77777777" w:rsidR="00F342A0" w:rsidRDefault="00F342A0" w:rsidP="0009629C">
            <w:r>
              <w:t>同じ</w:t>
            </w:r>
            <w:r>
              <w:rPr>
                <w:rFonts w:hint="eastAsia"/>
              </w:rPr>
              <w:t>プロジェクトを</w:t>
            </w:r>
            <w:r>
              <w:t>二度行う事</w:t>
            </w:r>
            <w:r>
              <w:rPr>
                <w:rFonts w:hint="eastAsia"/>
              </w:rPr>
              <w:t>は</w:t>
            </w:r>
            <w:r>
              <w:t>ない</w:t>
            </w:r>
          </w:p>
        </w:tc>
      </w:tr>
      <w:tr w:rsidR="00F342A0" w14:paraId="5F75BE00" w14:textId="77777777" w:rsidTr="0009629C">
        <w:tc>
          <w:tcPr>
            <w:tcW w:w="738" w:type="dxa"/>
          </w:tcPr>
          <w:p w14:paraId="25CDFF47" w14:textId="77777777" w:rsidR="00F342A0" w:rsidRDefault="00F342A0" w:rsidP="0009629C">
            <w:r>
              <w:t>4</w:t>
            </w:r>
          </w:p>
        </w:tc>
        <w:tc>
          <w:tcPr>
            <w:tcW w:w="2268" w:type="dxa"/>
          </w:tcPr>
          <w:p w14:paraId="6AC71F5B" w14:textId="77777777" w:rsidR="00F342A0" w:rsidRDefault="00F342A0" w:rsidP="0009629C">
            <w:r>
              <w:t>段階的</w:t>
            </w:r>
            <w:r>
              <w:rPr>
                <w:rFonts w:hint="eastAsia"/>
              </w:rPr>
              <w:t>な</w:t>
            </w:r>
            <w:r>
              <w:t>詳細</w:t>
            </w:r>
            <w:r>
              <w:rPr>
                <w:rFonts w:hint="eastAsia"/>
              </w:rPr>
              <w:t>化</w:t>
            </w:r>
          </w:p>
        </w:tc>
        <w:tc>
          <w:tcPr>
            <w:tcW w:w="6059" w:type="dxa"/>
          </w:tcPr>
          <w:p w14:paraId="740ADAB8" w14:textId="77777777" w:rsidR="00F342A0" w:rsidRDefault="00F342A0" w:rsidP="0009629C">
            <w:r>
              <w:t>作成</w:t>
            </w:r>
            <w:r>
              <w:rPr>
                <w:rFonts w:hint="eastAsia"/>
              </w:rPr>
              <w:t>される</w:t>
            </w:r>
            <w:r>
              <w:t>製品</w:t>
            </w:r>
            <w:r>
              <w:rPr>
                <w:rFonts w:hint="eastAsia"/>
              </w:rPr>
              <w:t>や</w:t>
            </w:r>
            <w:r>
              <w:t>サービス</w:t>
            </w:r>
            <w:r>
              <w:rPr>
                <w:rFonts w:hint="eastAsia"/>
              </w:rPr>
              <w:t>は</w:t>
            </w:r>
            <w:r>
              <w:t>徐々</w:t>
            </w:r>
            <w:r>
              <w:rPr>
                <w:rFonts w:hint="eastAsia"/>
              </w:rPr>
              <w:t>に</w:t>
            </w:r>
            <w:r>
              <w:t>段階</w:t>
            </w:r>
            <w:r>
              <w:rPr>
                <w:rFonts w:hint="eastAsia"/>
              </w:rPr>
              <w:t>を</w:t>
            </w:r>
            <w:r>
              <w:t>追って詳細</w:t>
            </w:r>
            <w:r>
              <w:rPr>
                <w:rFonts w:hint="eastAsia"/>
              </w:rPr>
              <w:t>化される</w:t>
            </w:r>
          </w:p>
        </w:tc>
      </w:tr>
      <w:tr w:rsidR="00F342A0" w14:paraId="4D7F3D16" w14:textId="77777777" w:rsidTr="0009629C">
        <w:tc>
          <w:tcPr>
            <w:tcW w:w="738" w:type="dxa"/>
          </w:tcPr>
          <w:p w14:paraId="4306FB43" w14:textId="77777777" w:rsidR="00F342A0" w:rsidRDefault="00F342A0" w:rsidP="0009629C">
            <w:r>
              <w:t>5</w:t>
            </w:r>
          </w:p>
        </w:tc>
        <w:tc>
          <w:tcPr>
            <w:tcW w:w="2268" w:type="dxa"/>
          </w:tcPr>
          <w:p w14:paraId="7DE21D71" w14:textId="230B4407" w:rsidR="00F342A0" w:rsidRDefault="00F342A0" w:rsidP="0009629C">
            <w:r>
              <w:t>複数</w:t>
            </w:r>
            <w:r>
              <w:rPr>
                <w:rFonts w:hint="eastAsia"/>
              </w:rPr>
              <w:t>の</w:t>
            </w:r>
            <w:r w:rsidR="00875F36">
              <w:t>メンバー</w:t>
            </w:r>
          </w:p>
        </w:tc>
        <w:tc>
          <w:tcPr>
            <w:tcW w:w="6059" w:type="dxa"/>
          </w:tcPr>
          <w:p w14:paraId="66906BAA" w14:textId="77777777" w:rsidR="00F342A0" w:rsidRDefault="00F342A0" w:rsidP="0009629C">
            <w:r>
              <w:t>プロジェクトマネージャ</w:t>
            </w:r>
            <w:r>
              <w:rPr>
                <w:rFonts w:hint="eastAsia"/>
              </w:rPr>
              <w:t>と</w:t>
            </w:r>
            <w:r>
              <w:t>複数</w:t>
            </w:r>
            <w:r>
              <w:rPr>
                <w:rFonts w:hint="eastAsia"/>
              </w:rPr>
              <w:t>のメンバーに</w:t>
            </w:r>
            <w:r>
              <w:t>よって実行</w:t>
            </w:r>
            <w:r>
              <w:rPr>
                <w:rFonts w:hint="eastAsia"/>
              </w:rPr>
              <w:t>する</w:t>
            </w:r>
          </w:p>
        </w:tc>
      </w:tr>
    </w:tbl>
    <w:p w14:paraId="25575726" w14:textId="77777777" w:rsidR="00F342A0" w:rsidRDefault="00F342A0" w:rsidP="0014524F"/>
    <w:p w14:paraId="22B724B3" w14:textId="1D8D5F8E" w:rsidR="00F342A0" w:rsidRPr="00CB73A7" w:rsidRDefault="00CB73A7" w:rsidP="0014524F">
      <w:pPr>
        <w:rPr>
          <w:b/>
        </w:rPr>
      </w:pPr>
      <w:r w:rsidRPr="00CB73A7">
        <w:rPr>
          <w:rFonts w:hint="eastAsia"/>
          <w:b/>
        </w:rPr>
        <w:t>プロジェクトの三大要素</w:t>
      </w:r>
    </w:p>
    <w:tbl>
      <w:tblPr>
        <w:tblStyle w:val="afff5"/>
        <w:tblW w:w="0" w:type="auto"/>
        <w:tblLook w:val="04A0" w:firstRow="1" w:lastRow="0" w:firstColumn="1" w:lastColumn="0" w:noHBand="0" w:noVBand="1"/>
      </w:tblPr>
      <w:tblGrid>
        <w:gridCol w:w="1926"/>
        <w:gridCol w:w="7254"/>
      </w:tblGrid>
      <w:tr w:rsidR="00CB73A7" w14:paraId="2D115456" w14:textId="77777777" w:rsidTr="00CB73A7">
        <w:tc>
          <w:tcPr>
            <w:tcW w:w="1926" w:type="dxa"/>
          </w:tcPr>
          <w:p w14:paraId="6AFB981E" w14:textId="77777777" w:rsidR="00CB73A7" w:rsidRDefault="00CB73A7" w:rsidP="00CB73A7">
            <w:pPr>
              <w:wordWrap/>
              <w:jc w:val="center"/>
            </w:pPr>
            <w:r>
              <w:rPr>
                <w:rFonts w:hint="eastAsia"/>
              </w:rPr>
              <w:t>要素</w:t>
            </w:r>
          </w:p>
        </w:tc>
        <w:tc>
          <w:tcPr>
            <w:tcW w:w="7254" w:type="dxa"/>
          </w:tcPr>
          <w:p w14:paraId="5107A352" w14:textId="26F33A20" w:rsidR="00CB73A7" w:rsidRDefault="00CB73A7" w:rsidP="00CB73A7">
            <w:pPr>
              <w:jc w:val="center"/>
            </w:pPr>
            <w:r>
              <w:rPr>
                <w:rFonts w:hint="eastAsia"/>
              </w:rPr>
              <w:t>説明</w:t>
            </w:r>
          </w:p>
        </w:tc>
      </w:tr>
      <w:tr w:rsidR="00CB73A7" w14:paraId="6FFA77B6" w14:textId="77777777" w:rsidTr="00CB73A7">
        <w:tc>
          <w:tcPr>
            <w:tcW w:w="1926" w:type="dxa"/>
          </w:tcPr>
          <w:p w14:paraId="0CDD2F07" w14:textId="0D07A0A7" w:rsidR="00CB73A7" w:rsidRDefault="00CB73A7" w:rsidP="00CB73A7">
            <w:r>
              <w:rPr>
                <w:rFonts w:hint="eastAsia"/>
              </w:rPr>
              <w:t>スケジュール</w:t>
            </w:r>
          </w:p>
        </w:tc>
        <w:tc>
          <w:tcPr>
            <w:tcW w:w="7254" w:type="dxa"/>
          </w:tcPr>
          <w:p w14:paraId="1C61D379" w14:textId="66641D3F" w:rsidR="00CB73A7" w:rsidRDefault="00CB73A7" w:rsidP="00CB73A7">
            <w:r>
              <w:rPr>
                <w:rFonts w:hint="eastAsia"/>
              </w:rPr>
              <w:t>プロジェクトの時間的要素(いつ完了するか)</w:t>
            </w:r>
          </w:p>
        </w:tc>
      </w:tr>
      <w:tr w:rsidR="00CB73A7" w14:paraId="2B0084F1" w14:textId="77777777" w:rsidTr="00CB73A7">
        <w:tc>
          <w:tcPr>
            <w:tcW w:w="1926" w:type="dxa"/>
          </w:tcPr>
          <w:p w14:paraId="76CF6824" w14:textId="5C54B8D6" w:rsidR="00CB73A7" w:rsidRPr="00CB73A7" w:rsidRDefault="00CB73A7" w:rsidP="00CB73A7">
            <w:r>
              <w:rPr>
                <w:rFonts w:hint="eastAsia"/>
              </w:rPr>
              <w:t>リソース(コスト)</w:t>
            </w:r>
          </w:p>
        </w:tc>
        <w:tc>
          <w:tcPr>
            <w:tcW w:w="7254" w:type="dxa"/>
          </w:tcPr>
          <w:p w14:paraId="0DDB23FE" w14:textId="6D180877" w:rsidR="00CB73A7" w:rsidRDefault="00CB73A7" w:rsidP="00CB73A7">
            <w:r>
              <w:rPr>
                <w:rFonts w:hint="eastAsia"/>
              </w:rPr>
              <w:t>プロジェクトの金額的な要素(いくらかかるか)</w:t>
            </w:r>
          </w:p>
        </w:tc>
      </w:tr>
      <w:tr w:rsidR="00CB73A7" w14:paraId="79E03CEC" w14:textId="77777777" w:rsidTr="00CB73A7">
        <w:tc>
          <w:tcPr>
            <w:tcW w:w="1926" w:type="dxa"/>
          </w:tcPr>
          <w:p w14:paraId="4DF8D7D5" w14:textId="095B611C" w:rsidR="00CB73A7" w:rsidRPr="00CB73A7" w:rsidRDefault="00CB73A7" w:rsidP="00CB73A7">
            <w:r>
              <w:rPr>
                <w:rFonts w:hint="eastAsia"/>
              </w:rPr>
              <w:t>スコープ</w:t>
            </w:r>
          </w:p>
        </w:tc>
        <w:tc>
          <w:tcPr>
            <w:tcW w:w="7254" w:type="dxa"/>
          </w:tcPr>
          <w:p w14:paraId="5E7CEEC1" w14:textId="381358C7" w:rsidR="00CB73A7" w:rsidRDefault="00CB73A7" w:rsidP="00CB73A7">
            <w:r>
              <w:rPr>
                <w:rFonts w:hint="eastAsia"/>
              </w:rPr>
              <w:t>プロジェクトの実施範囲(どこまでやるか、どのレベルまでやるか)</w:t>
            </w:r>
          </w:p>
        </w:tc>
      </w:tr>
    </w:tbl>
    <w:p w14:paraId="42505BF5" w14:textId="77777777" w:rsidR="00CB73A7" w:rsidRPr="00CB73A7" w:rsidRDefault="00CB73A7" w:rsidP="00CB73A7"/>
    <w:p w14:paraId="4578AD34" w14:textId="1FE49C66" w:rsidR="00003E3F" w:rsidRDefault="00CB73A7" w:rsidP="00F86B28">
      <w:pPr>
        <w:pStyle w:val="30"/>
      </w:pPr>
      <w:bookmarkStart w:id="7" w:name="_Toc8417067"/>
      <w:r>
        <w:t>プロジェクト</w:t>
      </w:r>
      <w:r>
        <w:rPr>
          <w:rFonts w:hint="eastAsia"/>
        </w:rPr>
        <w:t>の目的と成功の条件</w:t>
      </w:r>
      <w:bookmarkEnd w:id="7"/>
    </w:p>
    <w:p w14:paraId="2148E8C7" w14:textId="77777777" w:rsidR="00003E3F" w:rsidRDefault="00003E3F" w:rsidP="00003E3F">
      <w:r>
        <w:rPr>
          <w:rFonts w:hint="eastAsia"/>
        </w:rPr>
        <w:t>プロジェクトの成功とは何をもって成功というのか？</w:t>
      </w:r>
    </w:p>
    <w:p w14:paraId="782028A5" w14:textId="0516ED3E" w:rsidR="00003E3F" w:rsidRDefault="00003E3F" w:rsidP="00F86B28">
      <w:r>
        <w:rPr>
          <w:rFonts w:hint="eastAsia"/>
        </w:rPr>
        <w:t>プロジェクトから獲得すべき価値を明確にした上でプロジェクトの目的を明らかにし、成功の定義を定める必要があります。</w:t>
      </w:r>
    </w:p>
    <w:p w14:paraId="5B9819EC" w14:textId="77777777" w:rsidR="00003E3F" w:rsidRPr="00F86B28" w:rsidRDefault="00003E3F" w:rsidP="00F86B28"/>
    <w:p w14:paraId="2C460F07" w14:textId="6D6BDCA6" w:rsidR="00710ECA" w:rsidRDefault="00003E3F" w:rsidP="00F86B28">
      <w:pPr>
        <w:pStyle w:val="30"/>
      </w:pPr>
      <w:bookmarkStart w:id="8" w:name="_Toc8417068"/>
      <w:r>
        <w:rPr>
          <w:rFonts w:hint="eastAsia"/>
        </w:rPr>
        <w:t>開発プロセス</w:t>
      </w:r>
      <w:bookmarkEnd w:id="8"/>
    </w:p>
    <w:p w14:paraId="5A2FCEC2" w14:textId="77777777" w:rsidR="00AE090E" w:rsidRPr="00F86B28" w:rsidRDefault="00AE090E" w:rsidP="00F86B28"/>
    <w:tbl>
      <w:tblPr>
        <w:tblStyle w:val="afff5"/>
        <w:tblW w:w="0" w:type="auto"/>
        <w:tblLook w:val="04A0" w:firstRow="1" w:lastRow="0" w:firstColumn="1" w:lastColumn="0" w:noHBand="0" w:noVBand="1"/>
      </w:tblPr>
      <w:tblGrid>
        <w:gridCol w:w="4361"/>
        <w:gridCol w:w="4704"/>
      </w:tblGrid>
      <w:tr w:rsidR="00AE090E" w14:paraId="019A9172" w14:textId="77777777" w:rsidTr="001E1C41">
        <w:tc>
          <w:tcPr>
            <w:tcW w:w="4361" w:type="dxa"/>
          </w:tcPr>
          <w:p w14:paraId="552327A8" w14:textId="7A9BDBED" w:rsidR="00AE090E" w:rsidRDefault="00CB61CD" w:rsidP="00F86B28">
            <w:pPr>
              <w:wordWrap/>
              <w:jc w:val="center"/>
            </w:pPr>
            <w:r>
              <w:rPr>
                <w:rFonts w:hint="eastAsia"/>
              </w:rPr>
              <w:t>開発プロセス</w:t>
            </w:r>
          </w:p>
        </w:tc>
        <w:tc>
          <w:tcPr>
            <w:tcW w:w="4704" w:type="dxa"/>
          </w:tcPr>
          <w:p w14:paraId="40B52D60" w14:textId="3376523C" w:rsidR="00AE090E" w:rsidRDefault="00AE090E" w:rsidP="00F86B28">
            <w:pPr>
              <w:jc w:val="center"/>
            </w:pPr>
            <w:r>
              <w:rPr>
                <w:rFonts w:hint="eastAsia"/>
              </w:rPr>
              <w:t>特徴</w:t>
            </w:r>
          </w:p>
        </w:tc>
      </w:tr>
      <w:tr w:rsidR="00AE090E" w14:paraId="6100501E" w14:textId="77777777" w:rsidTr="001E1C41">
        <w:tc>
          <w:tcPr>
            <w:tcW w:w="4361" w:type="dxa"/>
          </w:tcPr>
          <w:p w14:paraId="21CA8687" w14:textId="4953B216" w:rsidR="00AE090E" w:rsidRDefault="00AE090E" w:rsidP="0014524F">
            <w:r>
              <w:rPr>
                <w:rFonts w:hint="eastAsia"/>
              </w:rPr>
              <w:t>ウォーターフォール型開発</w:t>
            </w:r>
            <w:r>
              <w:t>(V</w:t>
            </w:r>
            <w:r>
              <w:rPr>
                <w:rFonts w:hint="eastAsia"/>
              </w:rPr>
              <w:t>字型モデル</w:t>
            </w:r>
            <w:r>
              <w:t>)</w:t>
            </w:r>
          </w:p>
        </w:tc>
        <w:tc>
          <w:tcPr>
            <w:tcW w:w="4704" w:type="dxa"/>
          </w:tcPr>
          <w:p w14:paraId="7197A0CA" w14:textId="53BF8D7E" w:rsidR="00AE090E" w:rsidRDefault="00AE090E" w:rsidP="0014524F">
            <w:r>
              <w:rPr>
                <w:rFonts w:hint="eastAsia"/>
              </w:rPr>
              <w:t>比較的大規模なプロジェクト向け、工程ごとの成果物が明確、後戻りが想定されていない</w:t>
            </w:r>
          </w:p>
        </w:tc>
      </w:tr>
      <w:tr w:rsidR="00AE090E" w14:paraId="769206A3" w14:textId="77777777" w:rsidTr="001E1C41">
        <w:tc>
          <w:tcPr>
            <w:tcW w:w="4361" w:type="dxa"/>
          </w:tcPr>
          <w:p w14:paraId="58FE9627" w14:textId="4F4DC068" w:rsidR="00AE090E" w:rsidRDefault="00AE090E" w:rsidP="0014524F">
            <w:r>
              <w:rPr>
                <w:rFonts w:hint="eastAsia"/>
              </w:rPr>
              <w:t>反復型開発</w:t>
            </w:r>
          </w:p>
        </w:tc>
        <w:tc>
          <w:tcPr>
            <w:tcW w:w="4704" w:type="dxa"/>
          </w:tcPr>
          <w:p w14:paraId="39D33481" w14:textId="0D035423" w:rsidR="00AE090E" w:rsidRDefault="00AE090E" w:rsidP="0014524F">
            <w:r>
              <w:rPr>
                <w:rFonts w:hint="eastAsia"/>
              </w:rPr>
              <w:t>システムをサブシステム、コンポーネントに分割し、順次開発する</w:t>
            </w:r>
          </w:p>
        </w:tc>
      </w:tr>
      <w:tr w:rsidR="00AE090E" w14:paraId="4DA7B1E9" w14:textId="77777777" w:rsidTr="001E1C41">
        <w:tc>
          <w:tcPr>
            <w:tcW w:w="4361" w:type="dxa"/>
          </w:tcPr>
          <w:p w14:paraId="0D04A858" w14:textId="1640234A" w:rsidR="00AE090E" w:rsidRDefault="00AE090E" w:rsidP="0014524F">
            <w:r>
              <w:rPr>
                <w:rFonts w:hint="eastAsia"/>
              </w:rPr>
              <w:t>アジャイル型開発</w:t>
            </w:r>
          </w:p>
        </w:tc>
        <w:tc>
          <w:tcPr>
            <w:tcW w:w="4704" w:type="dxa"/>
          </w:tcPr>
          <w:p w14:paraId="06BAF723" w14:textId="563010DA" w:rsidR="00AE090E" w:rsidRDefault="00AE090E" w:rsidP="0014524F">
            <w:r>
              <w:rPr>
                <w:rFonts w:hint="eastAsia"/>
              </w:rPr>
              <w:t>イテレーションを採用、開発対象を小さな機能に分割し、１つのイテレーションで１つの機能を開発</w:t>
            </w:r>
          </w:p>
        </w:tc>
      </w:tr>
    </w:tbl>
    <w:p w14:paraId="6F094D3B" w14:textId="40FABA8D" w:rsidR="00D45008" w:rsidRDefault="00D45008" w:rsidP="0014524F"/>
    <w:p w14:paraId="52E4C6F8" w14:textId="0558AEB8" w:rsidR="008C36B8" w:rsidRDefault="008C36B8">
      <w:r>
        <w:br w:type="page"/>
      </w:r>
    </w:p>
    <w:p w14:paraId="57062DFB" w14:textId="77777777" w:rsidR="00710ECA" w:rsidRDefault="00710ECA" w:rsidP="0014524F"/>
    <w:p w14:paraId="4A987003" w14:textId="1B403388" w:rsidR="00D544E9" w:rsidRDefault="006B63A4" w:rsidP="00710ECA">
      <w:pPr>
        <w:pStyle w:val="20"/>
      </w:pPr>
      <w:bookmarkStart w:id="9" w:name="_Toc8417069"/>
      <w:r>
        <w:rPr>
          <w:rFonts w:hint="eastAsia"/>
        </w:rPr>
        <w:t>ひろじれんプ</w:t>
      </w:r>
      <w:r>
        <w:t>ロジェクト</w:t>
      </w:r>
      <w:r>
        <w:rPr>
          <w:rFonts w:hint="eastAsia"/>
        </w:rPr>
        <w:t>の目的と成功の条件</w:t>
      </w:r>
      <w:bookmarkEnd w:id="9"/>
    </w:p>
    <w:p w14:paraId="282AA29B" w14:textId="77777777" w:rsidR="00D544E9" w:rsidRDefault="00D544E9" w:rsidP="00D544E9"/>
    <w:p w14:paraId="248D01BD" w14:textId="408BDD21" w:rsidR="00045CA0" w:rsidRPr="00045CA0" w:rsidRDefault="00045CA0" w:rsidP="00D544E9">
      <w:pPr>
        <w:rPr>
          <w:b/>
        </w:rPr>
      </w:pPr>
      <w:r>
        <w:rPr>
          <w:rFonts w:hint="eastAsia"/>
        </w:rPr>
        <w:t>プロジェクトの目的：</w:t>
      </w:r>
      <w:r w:rsidR="00971D5D">
        <w:rPr>
          <w:rFonts w:hint="eastAsia"/>
          <w:b/>
        </w:rPr>
        <w:t>「自己の成長</w:t>
      </w:r>
      <w:r w:rsidRPr="00045CA0">
        <w:rPr>
          <w:rFonts w:hint="eastAsia"/>
          <w:b/>
        </w:rPr>
        <w:t>」</w:t>
      </w:r>
    </w:p>
    <w:p w14:paraId="3ECE4EE6" w14:textId="77777777" w:rsidR="00045CA0" w:rsidRDefault="00045CA0" w:rsidP="00D544E9"/>
    <w:p w14:paraId="2FC9F996" w14:textId="32C01460" w:rsidR="00045CA0" w:rsidRDefault="00045CA0" w:rsidP="00D544E9">
      <w:r>
        <w:rPr>
          <w:rFonts w:hint="eastAsia"/>
        </w:rPr>
        <w:t>プロジェクトの目標</w:t>
      </w:r>
    </w:p>
    <w:p w14:paraId="19E76302" w14:textId="7E513632" w:rsidR="000A7C50" w:rsidRDefault="000A7C50" w:rsidP="00D544E9"/>
    <w:tbl>
      <w:tblPr>
        <w:tblStyle w:val="afff5"/>
        <w:tblW w:w="9669" w:type="dxa"/>
        <w:tblLook w:val="04A0" w:firstRow="1" w:lastRow="0" w:firstColumn="1" w:lastColumn="0" w:noHBand="0" w:noVBand="1"/>
      </w:tblPr>
      <w:tblGrid>
        <w:gridCol w:w="4280"/>
        <w:gridCol w:w="1536"/>
        <w:gridCol w:w="2056"/>
        <w:gridCol w:w="1797"/>
      </w:tblGrid>
      <w:tr w:rsidR="00F057CA" w14:paraId="05F18504" w14:textId="42DB7A68" w:rsidTr="00F057CA">
        <w:tc>
          <w:tcPr>
            <w:tcW w:w="4280" w:type="dxa"/>
          </w:tcPr>
          <w:p w14:paraId="45C17BC3" w14:textId="67EC2016" w:rsidR="00F057CA" w:rsidRDefault="00F057CA" w:rsidP="00AE37D5">
            <w:pPr>
              <w:wordWrap/>
              <w:jc w:val="center"/>
            </w:pPr>
            <w:r>
              <w:rPr>
                <w:rFonts w:hint="eastAsia"/>
              </w:rPr>
              <w:t>目標</w:t>
            </w:r>
          </w:p>
        </w:tc>
        <w:tc>
          <w:tcPr>
            <w:tcW w:w="1536" w:type="dxa"/>
          </w:tcPr>
          <w:p w14:paraId="2AB5C20E" w14:textId="6897E958" w:rsidR="00F057CA" w:rsidRDefault="00F057CA" w:rsidP="00AE37D5">
            <w:pPr>
              <w:wordWrap/>
              <w:jc w:val="center"/>
            </w:pPr>
            <w:r>
              <w:rPr>
                <w:rFonts w:hint="eastAsia"/>
              </w:rPr>
              <w:t>期日</w:t>
            </w:r>
          </w:p>
        </w:tc>
        <w:tc>
          <w:tcPr>
            <w:tcW w:w="2056" w:type="dxa"/>
          </w:tcPr>
          <w:p w14:paraId="19E2613D" w14:textId="26DFD0C1" w:rsidR="00F057CA" w:rsidRDefault="00F057CA" w:rsidP="00AE37D5">
            <w:pPr>
              <w:jc w:val="center"/>
            </w:pPr>
            <w:r>
              <w:rPr>
                <w:rFonts w:hint="eastAsia"/>
              </w:rPr>
              <w:t>成果物</w:t>
            </w:r>
          </w:p>
        </w:tc>
        <w:tc>
          <w:tcPr>
            <w:tcW w:w="1797" w:type="dxa"/>
          </w:tcPr>
          <w:p w14:paraId="78F3B93A" w14:textId="10EAE966" w:rsidR="00F057CA" w:rsidRDefault="00F057CA" w:rsidP="00AE37D5">
            <w:pPr>
              <w:jc w:val="center"/>
            </w:pPr>
            <w:r>
              <w:rPr>
                <w:rFonts w:hint="eastAsia"/>
              </w:rPr>
              <w:t>主担当</w:t>
            </w:r>
          </w:p>
        </w:tc>
      </w:tr>
      <w:tr w:rsidR="00F057CA" w14:paraId="68BCD832" w14:textId="3AE3E4BD" w:rsidTr="00F057CA">
        <w:tc>
          <w:tcPr>
            <w:tcW w:w="4280" w:type="dxa"/>
          </w:tcPr>
          <w:p w14:paraId="7A223503" w14:textId="7DCAB12E" w:rsidR="00F057CA" w:rsidRDefault="00C709ED" w:rsidP="00D544E9">
            <w:r>
              <w:rPr>
                <w:rFonts w:hint="eastAsia"/>
              </w:rPr>
              <w:t>大学で学んだ制御</w:t>
            </w:r>
            <w:ins w:id="10" w:author="Microsoft Office ユーザー" w:date="2019-05-11T14:32:00Z">
              <w:r w:rsidR="00F30A80">
                <w:rPr>
                  <w:rFonts w:hint="eastAsia"/>
                </w:rPr>
                <w:t>則</w:t>
              </w:r>
            </w:ins>
            <w:del w:id="11" w:author="Microsoft Office ユーザー" w:date="2019-05-11T14:32:00Z">
              <w:r w:rsidDel="00F30A80">
                <w:rPr>
                  <w:rFonts w:hint="eastAsia"/>
                </w:rPr>
                <w:delText>側</w:delText>
              </w:r>
            </w:del>
            <w:r>
              <w:rPr>
                <w:rFonts w:hint="eastAsia"/>
              </w:rPr>
              <w:t>を実機に搭載する</w:t>
            </w:r>
          </w:p>
        </w:tc>
        <w:tc>
          <w:tcPr>
            <w:tcW w:w="1536" w:type="dxa"/>
          </w:tcPr>
          <w:p w14:paraId="0D58A23D" w14:textId="50C71B06" w:rsidR="00F057CA" w:rsidRDefault="00803FFF" w:rsidP="00AE37D5">
            <w:pPr>
              <w:jc w:val="center"/>
            </w:pPr>
            <w:r>
              <w:rPr>
                <w:rFonts w:hint="eastAsia"/>
              </w:rPr>
              <w:t>2019/9/15</w:t>
            </w:r>
          </w:p>
        </w:tc>
        <w:tc>
          <w:tcPr>
            <w:tcW w:w="2056" w:type="dxa"/>
          </w:tcPr>
          <w:p w14:paraId="1C54B217" w14:textId="31E8DCF1" w:rsidR="00F057CA" w:rsidRDefault="00803FFF" w:rsidP="00D544E9">
            <w:r>
              <w:rPr>
                <w:rFonts w:hint="eastAsia"/>
              </w:rPr>
              <w:t>走行体システム</w:t>
            </w:r>
          </w:p>
        </w:tc>
        <w:tc>
          <w:tcPr>
            <w:tcW w:w="1797" w:type="dxa"/>
          </w:tcPr>
          <w:p w14:paraId="53CAF4F6" w14:textId="20D454FD" w:rsidR="00F057CA" w:rsidRDefault="00824C9A" w:rsidP="00B11F68">
            <w:pPr>
              <w:jc w:val="center"/>
            </w:pPr>
            <w:r>
              <w:rPr>
                <w:rFonts w:hint="eastAsia"/>
              </w:rPr>
              <w:t>諸田</w:t>
            </w:r>
            <w:ins w:id="12" w:author="Microsoft Office ユーザー" w:date="2019-05-11T14:31:00Z">
              <w:r w:rsidR="00F30A80">
                <w:rPr>
                  <w:rFonts w:hint="eastAsia"/>
                </w:rPr>
                <w:t>・いつか</w:t>
              </w:r>
            </w:ins>
          </w:p>
        </w:tc>
      </w:tr>
      <w:tr w:rsidR="00F057CA" w14:paraId="0532F1B0" w14:textId="2C245417" w:rsidTr="00F057CA">
        <w:tc>
          <w:tcPr>
            <w:tcW w:w="4280" w:type="dxa"/>
          </w:tcPr>
          <w:p w14:paraId="2FBEED14" w14:textId="5DE2F4E0" w:rsidR="00F057CA" w:rsidRPr="005B0EA9" w:rsidRDefault="00F057CA" w:rsidP="00D544E9">
            <w:r>
              <w:rPr>
                <w:rFonts w:hint="eastAsia"/>
              </w:rPr>
              <w:t>地区大会でリザルトタイム</w:t>
            </w:r>
            <w:r>
              <w:t>0</w:t>
            </w:r>
            <w:r>
              <w:rPr>
                <w:rFonts w:hint="eastAsia"/>
              </w:rPr>
              <w:t>秒以下を実現する</w:t>
            </w:r>
          </w:p>
        </w:tc>
        <w:tc>
          <w:tcPr>
            <w:tcW w:w="1536" w:type="dxa"/>
          </w:tcPr>
          <w:p w14:paraId="4A99D5DB" w14:textId="66D91C66" w:rsidR="00F057CA" w:rsidRDefault="00F057CA" w:rsidP="00AE37D5">
            <w:pPr>
              <w:jc w:val="center"/>
            </w:pPr>
            <w:r>
              <w:rPr>
                <w:rFonts w:hint="eastAsia"/>
              </w:rPr>
              <w:t>2019/9/15</w:t>
            </w:r>
          </w:p>
        </w:tc>
        <w:tc>
          <w:tcPr>
            <w:tcW w:w="2056" w:type="dxa"/>
          </w:tcPr>
          <w:p w14:paraId="0AAE183D" w14:textId="65F7E2C3" w:rsidR="00F057CA" w:rsidRDefault="00F057CA" w:rsidP="00D544E9">
            <w:r>
              <w:rPr>
                <w:rFonts w:hint="eastAsia"/>
              </w:rPr>
              <w:t>走行体システム</w:t>
            </w:r>
          </w:p>
        </w:tc>
        <w:tc>
          <w:tcPr>
            <w:tcW w:w="1797" w:type="dxa"/>
          </w:tcPr>
          <w:p w14:paraId="08BABE37" w14:textId="2DBD1808" w:rsidR="00F057CA" w:rsidRDefault="00F057CA" w:rsidP="00B11F68">
            <w:pPr>
              <w:jc w:val="center"/>
            </w:pPr>
            <w:r>
              <w:rPr>
                <w:rFonts w:hint="eastAsia"/>
              </w:rPr>
              <w:t>太田</w:t>
            </w:r>
          </w:p>
        </w:tc>
      </w:tr>
      <w:tr w:rsidR="00F057CA" w14:paraId="4CB7659F" w14:textId="7F1FFEDF" w:rsidTr="00F057CA">
        <w:tc>
          <w:tcPr>
            <w:tcW w:w="4280" w:type="dxa"/>
          </w:tcPr>
          <w:p w14:paraId="0E6EA9A2" w14:textId="5D405FD2" w:rsidR="00F057CA" w:rsidRPr="005B0EA9" w:rsidRDefault="00F057CA" w:rsidP="00D544E9">
            <w:r>
              <w:rPr>
                <w:rFonts w:hint="eastAsia"/>
              </w:rPr>
              <w:t>モデルシートで</w:t>
            </w:r>
            <w:r>
              <w:t>A</w:t>
            </w:r>
            <w:r>
              <w:rPr>
                <w:rFonts w:hint="eastAsia"/>
              </w:rPr>
              <w:t>以上の評価を得る</w:t>
            </w:r>
          </w:p>
        </w:tc>
        <w:tc>
          <w:tcPr>
            <w:tcW w:w="1536" w:type="dxa"/>
          </w:tcPr>
          <w:p w14:paraId="466E6446" w14:textId="09A8F474" w:rsidR="00F057CA" w:rsidRDefault="00F057CA" w:rsidP="00AE37D5">
            <w:pPr>
              <w:jc w:val="center"/>
            </w:pPr>
            <w:r>
              <w:rPr>
                <w:rFonts w:hint="eastAsia"/>
              </w:rPr>
              <w:t>2019/8/25</w:t>
            </w:r>
          </w:p>
        </w:tc>
        <w:tc>
          <w:tcPr>
            <w:tcW w:w="2056" w:type="dxa"/>
          </w:tcPr>
          <w:p w14:paraId="1409A2A8" w14:textId="739E4B68" w:rsidR="00F057CA" w:rsidRDefault="00F057CA" w:rsidP="00D544E9">
            <w:r>
              <w:rPr>
                <w:rFonts w:hint="eastAsia"/>
              </w:rPr>
              <w:t>モデルシート</w:t>
            </w:r>
          </w:p>
        </w:tc>
        <w:tc>
          <w:tcPr>
            <w:tcW w:w="1797" w:type="dxa"/>
          </w:tcPr>
          <w:p w14:paraId="0981A860" w14:textId="46F0EE88" w:rsidR="00F057CA" w:rsidRDefault="00F057CA" w:rsidP="00B11F68">
            <w:pPr>
              <w:jc w:val="center"/>
            </w:pPr>
            <w:r>
              <w:rPr>
                <w:rFonts w:hint="eastAsia"/>
              </w:rPr>
              <w:t>太田</w:t>
            </w:r>
          </w:p>
        </w:tc>
      </w:tr>
      <w:tr w:rsidR="00F057CA" w14:paraId="65F8C8BC" w14:textId="4E252BFD" w:rsidTr="00F057CA">
        <w:tc>
          <w:tcPr>
            <w:tcW w:w="4280" w:type="dxa"/>
          </w:tcPr>
          <w:p w14:paraId="25BA3CD7" w14:textId="0457E431" w:rsidR="00F057CA" w:rsidRDefault="00F057CA" w:rsidP="00D544E9">
            <w:r>
              <w:rPr>
                <w:rFonts w:hint="eastAsia"/>
              </w:rPr>
              <w:t>リーン開発の本質を身につける</w:t>
            </w:r>
          </w:p>
        </w:tc>
        <w:tc>
          <w:tcPr>
            <w:tcW w:w="1536" w:type="dxa"/>
          </w:tcPr>
          <w:p w14:paraId="74BCD4F3" w14:textId="3AD9CECB" w:rsidR="00F057CA" w:rsidRDefault="00F057CA" w:rsidP="00AE37D5">
            <w:pPr>
              <w:jc w:val="center"/>
            </w:pPr>
            <w:r>
              <w:t>2019/9/15</w:t>
            </w:r>
          </w:p>
        </w:tc>
        <w:tc>
          <w:tcPr>
            <w:tcW w:w="2056" w:type="dxa"/>
          </w:tcPr>
          <w:p w14:paraId="0B426E1C" w14:textId="52527ADE" w:rsidR="00F057CA" w:rsidRDefault="00F057CA" w:rsidP="00D544E9">
            <w:r>
              <w:rPr>
                <w:rFonts w:hint="eastAsia"/>
              </w:rPr>
              <w:t>CI環境</w:t>
            </w:r>
          </w:p>
        </w:tc>
        <w:tc>
          <w:tcPr>
            <w:tcW w:w="1797" w:type="dxa"/>
          </w:tcPr>
          <w:p w14:paraId="03155CD5" w14:textId="331BE53F" w:rsidR="00F057CA" w:rsidRDefault="00F057CA" w:rsidP="00B11F68">
            <w:pPr>
              <w:jc w:val="center"/>
            </w:pPr>
            <w:r>
              <w:rPr>
                <w:rFonts w:hint="eastAsia"/>
              </w:rPr>
              <w:t>太田</w:t>
            </w:r>
          </w:p>
        </w:tc>
      </w:tr>
      <w:tr w:rsidR="00F057CA" w14:paraId="188512D2" w14:textId="77777777" w:rsidTr="00F057CA">
        <w:tc>
          <w:tcPr>
            <w:tcW w:w="4280" w:type="dxa"/>
          </w:tcPr>
          <w:p w14:paraId="64258107" w14:textId="6C3B09D6" w:rsidR="00F057CA" w:rsidRDefault="00F057CA" w:rsidP="00F057CA">
            <w:r>
              <w:rPr>
                <w:rFonts w:hint="eastAsia"/>
              </w:rPr>
              <w:t>「画像処理で制御を行う移動型ロボット」を復習を行い、ロボット工学研究への復帰を目指す</w:t>
            </w:r>
          </w:p>
        </w:tc>
        <w:tc>
          <w:tcPr>
            <w:tcW w:w="1536" w:type="dxa"/>
          </w:tcPr>
          <w:p w14:paraId="0DD3CBA1" w14:textId="16B1DE7F" w:rsidR="00F057CA" w:rsidRDefault="00F30A80" w:rsidP="00AE37D5">
            <w:pPr>
              <w:jc w:val="center"/>
            </w:pPr>
            <w:ins w:id="13" w:author="Microsoft Office ユーザー" w:date="2019-05-11T14:32:00Z">
              <w:r>
                <w:rPr>
                  <w:rFonts w:hint="eastAsia"/>
                </w:rPr>
                <w:t>2019/11/15</w:t>
              </w:r>
            </w:ins>
            <w:del w:id="14" w:author="Microsoft Office ユーザー" w:date="2019-05-11T14:32:00Z">
              <w:r w:rsidR="00F057CA" w:rsidDel="00F30A80">
                <w:rPr>
                  <w:rFonts w:hint="eastAsia"/>
                </w:rPr>
                <w:delText>いつまで？</w:delText>
              </w:r>
            </w:del>
          </w:p>
        </w:tc>
        <w:tc>
          <w:tcPr>
            <w:tcW w:w="2056" w:type="dxa"/>
          </w:tcPr>
          <w:p w14:paraId="11378A0D" w14:textId="726779C5" w:rsidR="00F057CA" w:rsidRDefault="00F057CA" w:rsidP="00D544E9">
            <w:del w:id="15" w:author="Microsoft Office ユーザー" w:date="2019-05-11T14:33:00Z">
              <w:r w:rsidDel="00F30A80">
                <w:rPr>
                  <w:rFonts w:hint="eastAsia"/>
                </w:rPr>
                <w:delText>何にする？</w:delText>
              </w:r>
            </w:del>
          </w:p>
        </w:tc>
        <w:tc>
          <w:tcPr>
            <w:tcW w:w="1797" w:type="dxa"/>
          </w:tcPr>
          <w:p w14:paraId="1AB7CECB" w14:textId="08FF11CE" w:rsidR="00F057CA" w:rsidRDefault="00F057CA" w:rsidP="00B11F68">
            <w:pPr>
              <w:jc w:val="center"/>
            </w:pPr>
            <w:r>
              <w:rPr>
                <w:rFonts w:hint="eastAsia"/>
              </w:rPr>
              <w:t>くりす</w:t>
            </w:r>
          </w:p>
        </w:tc>
      </w:tr>
      <w:tr w:rsidR="00F057CA" w14:paraId="60FA4CAE" w14:textId="77777777" w:rsidTr="00F057CA">
        <w:tc>
          <w:tcPr>
            <w:tcW w:w="4280" w:type="dxa"/>
          </w:tcPr>
          <w:p w14:paraId="1012F2B1" w14:textId="03E21599" w:rsidR="00F057CA" w:rsidRDefault="00F057CA" w:rsidP="00F057CA">
            <w:r>
              <w:rPr>
                <w:rFonts w:hint="eastAsia"/>
              </w:rPr>
              <w:t>“開発”のやり方を学び、最近悩んでいる「行き当たりばったり」の業務を改善する</w:t>
            </w:r>
          </w:p>
        </w:tc>
        <w:tc>
          <w:tcPr>
            <w:tcW w:w="1536" w:type="dxa"/>
          </w:tcPr>
          <w:p w14:paraId="41F531DD" w14:textId="5C223A9E" w:rsidR="00F057CA" w:rsidRDefault="00F057CA" w:rsidP="00F057CA">
            <w:pPr>
              <w:jc w:val="center"/>
            </w:pPr>
            <w:del w:id="16" w:author="Microsoft Office ユーザー" w:date="2019-05-11T14:32:00Z">
              <w:r w:rsidDel="00F30A80">
                <w:rPr>
                  <w:rFonts w:hint="eastAsia"/>
                </w:rPr>
                <w:delText>いつまで？</w:delText>
              </w:r>
            </w:del>
            <w:ins w:id="17" w:author="Microsoft Office ユーザー" w:date="2019-05-11T14:32:00Z">
              <w:r w:rsidR="00F30A80">
                <w:rPr>
                  <w:rFonts w:hint="eastAsia"/>
                </w:rPr>
                <w:t>2019/11/15</w:t>
              </w:r>
            </w:ins>
          </w:p>
        </w:tc>
        <w:tc>
          <w:tcPr>
            <w:tcW w:w="2056" w:type="dxa"/>
          </w:tcPr>
          <w:p w14:paraId="7686C2A6" w14:textId="40B171CC" w:rsidR="00F057CA" w:rsidRDefault="00F057CA" w:rsidP="00F057CA">
            <w:del w:id="18" w:author="Microsoft Office ユーザー" w:date="2019-05-11T14:33:00Z">
              <w:r w:rsidDel="00F30A80">
                <w:rPr>
                  <w:rFonts w:hint="eastAsia"/>
                </w:rPr>
                <w:delText>何にする？</w:delText>
              </w:r>
            </w:del>
          </w:p>
        </w:tc>
        <w:tc>
          <w:tcPr>
            <w:tcW w:w="1797" w:type="dxa"/>
          </w:tcPr>
          <w:p w14:paraId="2AE65291" w14:textId="09DBF23D" w:rsidR="00F057CA" w:rsidRDefault="00F057CA" w:rsidP="00B11F68">
            <w:pPr>
              <w:jc w:val="center"/>
            </w:pPr>
            <w:r>
              <w:rPr>
                <w:rFonts w:hint="eastAsia"/>
              </w:rPr>
              <w:t>くりす</w:t>
            </w:r>
          </w:p>
        </w:tc>
      </w:tr>
    </w:tbl>
    <w:p w14:paraId="0FEFB9FC" w14:textId="77777777" w:rsidR="009B63E5" w:rsidRPr="006907AB" w:rsidRDefault="009B63E5" w:rsidP="007A0981"/>
    <w:p w14:paraId="68E45250" w14:textId="77777777" w:rsidR="007A0981" w:rsidRDefault="007A0981" w:rsidP="005C0B3E">
      <w:pPr>
        <w:pStyle w:val="30"/>
      </w:pPr>
      <w:bookmarkStart w:id="19" w:name="_Toc8417070"/>
      <w:r>
        <w:t>成果物</w:t>
      </w:r>
      <w:bookmarkEnd w:id="19"/>
    </w:p>
    <w:p w14:paraId="1273D2CE" w14:textId="77777777" w:rsidR="00A16018" w:rsidRPr="00A16018" w:rsidRDefault="00A16018" w:rsidP="00A16018"/>
    <w:p w14:paraId="1A36AAF2" w14:textId="77777777" w:rsidR="007A0981" w:rsidRPr="00F86B28" w:rsidRDefault="007A0981" w:rsidP="007A0981">
      <w:r>
        <w:rPr>
          <w:rFonts w:hint="eastAsia"/>
        </w:rPr>
        <w:t>成果物</w:t>
      </w:r>
    </w:p>
    <w:tbl>
      <w:tblPr>
        <w:tblStyle w:val="afff5"/>
        <w:tblW w:w="0" w:type="auto"/>
        <w:tblLook w:val="04A0" w:firstRow="1" w:lastRow="0" w:firstColumn="1" w:lastColumn="0" w:noHBand="0" w:noVBand="1"/>
      </w:tblPr>
      <w:tblGrid>
        <w:gridCol w:w="2802"/>
        <w:gridCol w:w="6263"/>
      </w:tblGrid>
      <w:tr w:rsidR="007A0981" w14:paraId="68193E4A" w14:textId="77777777" w:rsidTr="00B62100">
        <w:tc>
          <w:tcPr>
            <w:tcW w:w="2802" w:type="dxa"/>
          </w:tcPr>
          <w:p w14:paraId="3E48CCA6" w14:textId="77777777" w:rsidR="007A0981" w:rsidRDefault="007A0981" w:rsidP="007A0981">
            <w:pPr>
              <w:wordWrap/>
              <w:jc w:val="center"/>
            </w:pPr>
            <w:r>
              <w:rPr>
                <w:rFonts w:hint="eastAsia"/>
              </w:rPr>
              <w:t>成果物</w:t>
            </w:r>
          </w:p>
        </w:tc>
        <w:tc>
          <w:tcPr>
            <w:tcW w:w="6263" w:type="dxa"/>
          </w:tcPr>
          <w:p w14:paraId="09DFC1C4" w14:textId="77777777" w:rsidR="007A0981" w:rsidRDefault="007A0981" w:rsidP="007A0981">
            <w:pPr>
              <w:jc w:val="center"/>
            </w:pPr>
            <w:r>
              <w:rPr>
                <w:rFonts w:hint="eastAsia"/>
              </w:rPr>
              <w:t>備考</w:t>
            </w:r>
          </w:p>
        </w:tc>
      </w:tr>
      <w:tr w:rsidR="007A0981" w14:paraId="7B3A6E5B" w14:textId="77777777" w:rsidTr="00B62100">
        <w:tc>
          <w:tcPr>
            <w:tcW w:w="2802" w:type="dxa"/>
          </w:tcPr>
          <w:p w14:paraId="68574AB4" w14:textId="14B6B0B7" w:rsidR="007A0981" w:rsidRDefault="00892D23" w:rsidP="007A0981">
            <w:ins w:id="20" w:author="Microsoft Office ユーザー" w:date="2019-05-11T14:33:00Z">
              <w:r>
                <w:tab/>
              </w:r>
              <w:r>
                <w:tab/>
              </w:r>
            </w:ins>
            <w:r w:rsidR="007A0981">
              <w:rPr>
                <w:rFonts w:hint="eastAsia"/>
              </w:rPr>
              <w:t>走行体システム</w:t>
            </w:r>
          </w:p>
        </w:tc>
        <w:tc>
          <w:tcPr>
            <w:tcW w:w="6263" w:type="dxa"/>
          </w:tcPr>
          <w:p w14:paraId="77D9D7D8" w14:textId="2625FC75" w:rsidR="009B63E5" w:rsidRDefault="009B63E5" w:rsidP="007A0981"/>
        </w:tc>
      </w:tr>
      <w:tr w:rsidR="007A0981" w14:paraId="54238D36" w14:textId="77777777" w:rsidTr="00B62100">
        <w:tc>
          <w:tcPr>
            <w:tcW w:w="2802" w:type="dxa"/>
          </w:tcPr>
          <w:p w14:paraId="0BA880B0" w14:textId="18EBAB15" w:rsidR="007A0981" w:rsidRDefault="005C0B3E" w:rsidP="007A0981">
            <w:r>
              <w:rPr>
                <w:rFonts w:hint="eastAsia"/>
              </w:rPr>
              <w:t>モデルシート</w:t>
            </w:r>
          </w:p>
        </w:tc>
        <w:tc>
          <w:tcPr>
            <w:tcW w:w="6263" w:type="dxa"/>
          </w:tcPr>
          <w:p w14:paraId="5A5D9B81" w14:textId="4AC6860B" w:rsidR="00CD79FD" w:rsidRDefault="00CD79FD" w:rsidP="007A0981"/>
        </w:tc>
      </w:tr>
      <w:tr w:rsidR="005C0B3E" w14:paraId="1764008C" w14:textId="77777777" w:rsidTr="00B62100">
        <w:tc>
          <w:tcPr>
            <w:tcW w:w="2802" w:type="dxa"/>
          </w:tcPr>
          <w:p w14:paraId="04849377" w14:textId="598AA7F1" w:rsidR="005C0B3E" w:rsidRDefault="005C0B3E" w:rsidP="007A0981">
            <w:r>
              <w:t>CI</w:t>
            </w:r>
            <w:r>
              <w:rPr>
                <w:rFonts w:hint="eastAsia"/>
              </w:rPr>
              <w:t>環境</w:t>
            </w:r>
          </w:p>
        </w:tc>
        <w:tc>
          <w:tcPr>
            <w:tcW w:w="6263" w:type="dxa"/>
          </w:tcPr>
          <w:p w14:paraId="6D19F1F4" w14:textId="77777777" w:rsidR="005C0B3E" w:rsidRDefault="005C0B3E" w:rsidP="007A0981"/>
        </w:tc>
      </w:tr>
    </w:tbl>
    <w:p w14:paraId="63D4D26C" w14:textId="77777777" w:rsidR="005C0B3E" w:rsidRDefault="005C0B3E" w:rsidP="005C0B3E"/>
    <w:p w14:paraId="11A16E38" w14:textId="77777777" w:rsidR="00E87B4B" w:rsidRDefault="00E87B4B" w:rsidP="005C0B3E"/>
    <w:p w14:paraId="769958FD" w14:textId="77777777" w:rsidR="005C0B3E" w:rsidRDefault="005C0B3E" w:rsidP="005C0B3E">
      <w:pPr>
        <w:pStyle w:val="30"/>
      </w:pPr>
      <w:bookmarkStart w:id="21" w:name="_Toc8417071"/>
      <w:r>
        <w:rPr>
          <w:rFonts w:hint="eastAsia"/>
        </w:rPr>
        <w:t>プロジェクト・メンバー</w:t>
      </w:r>
      <w:bookmarkEnd w:id="21"/>
    </w:p>
    <w:p w14:paraId="57835D78" w14:textId="77777777" w:rsidR="00E87B4B" w:rsidRPr="00E87B4B" w:rsidRDefault="00E87B4B" w:rsidP="00E87B4B"/>
    <w:tbl>
      <w:tblPr>
        <w:tblStyle w:val="afff5"/>
        <w:tblW w:w="0" w:type="auto"/>
        <w:tblLook w:val="04A0" w:firstRow="1" w:lastRow="0" w:firstColumn="1" w:lastColumn="0" w:noHBand="0" w:noVBand="1"/>
      </w:tblPr>
      <w:tblGrid>
        <w:gridCol w:w="1223"/>
        <w:gridCol w:w="2362"/>
      </w:tblGrid>
      <w:tr w:rsidR="005C0B3E" w14:paraId="514B52EF" w14:textId="77777777" w:rsidTr="00B861C5">
        <w:tc>
          <w:tcPr>
            <w:tcW w:w="1223" w:type="dxa"/>
          </w:tcPr>
          <w:p w14:paraId="73F7E75B" w14:textId="77777777" w:rsidR="005C0B3E" w:rsidRDefault="005C0B3E" w:rsidP="00B861C5">
            <w:pPr>
              <w:wordWrap/>
              <w:jc w:val="center"/>
            </w:pPr>
          </w:p>
        </w:tc>
        <w:tc>
          <w:tcPr>
            <w:tcW w:w="2362" w:type="dxa"/>
          </w:tcPr>
          <w:p w14:paraId="08737B3C" w14:textId="77777777" w:rsidR="005C0B3E" w:rsidRDefault="005C0B3E" w:rsidP="00B861C5">
            <w:pPr>
              <w:jc w:val="center"/>
            </w:pPr>
            <w:r>
              <w:rPr>
                <w:rFonts w:hint="eastAsia"/>
              </w:rPr>
              <w:t>氏名</w:t>
            </w:r>
          </w:p>
        </w:tc>
      </w:tr>
      <w:tr w:rsidR="005C0B3E" w14:paraId="267F08E0" w14:textId="77777777" w:rsidTr="00B861C5">
        <w:tc>
          <w:tcPr>
            <w:tcW w:w="1223" w:type="dxa"/>
          </w:tcPr>
          <w:p w14:paraId="51B9861F" w14:textId="77777777" w:rsidR="005C0B3E" w:rsidRDefault="005C0B3E" w:rsidP="00B861C5">
            <w:pPr>
              <w:wordWrap/>
              <w:jc w:val="center"/>
            </w:pPr>
          </w:p>
        </w:tc>
        <w:tc>
          <w:tcPr>
            <w:tcW w:w="2362" w:type="dxa"/>
          </w:tcPr>
          <w:p w14:paraId="555B314C" w14:textId="4194C487" w:rsidR="005C0B3E" w:rsidRDefault="006617F4" w:rsidP="00B861C5">
            <w:r>
              <w:rPr>
                <w:rFonts w:hint="eastAsia"/>
              </w:rPr>
              <w:t>もろた</w:t>
            </w:r>
          </w:p>
        </w:tc>
      </w:tr>
      <w:tr w:rsidR="005C0B3E" w14:paraId="1258B397" w14:textId="77777777" w:rsidTr="00B861C5">
        <w:tc>
          <w:tcPr>
            <w:tcW w:w="1223" w:type="dxa"/>
          </w:tcPr>
          <w:p w14:paraId="7284522A" w14:textId="77777777" w:rsidR="005C0B3E" w:rsidRDefault="005C0B3E" w:rsidP="00B861C5">
            <w:pPr>
              <w:jc w:val="center"/>
            </w:pPr>
          </w:p>
        </w:tc>
        <w:tc>
          <w:tcPr>
            <w:tcW w:w="2362" w:type="dxa"/>
          </w:tcPr>
          <w:p w14:paraId="5950F876" w14:textId="595DA5B7" w:rsidR="005C0B3E" w:rsidRDefault="006617F4" w:rsidP="00B861C5">
            <w:r>
              <w:rPr>
                <w:rFonts w:hint="eastAsia"/>
              </w:rPr>
              <w:t>いつか</w:t>
            </w:r>
          </w:p>
        </w:tc>
      </w:tr>
      <w:tr w:rsidR="005C0B3E" w14:paraId="1FC3BA4F" w14:textId="77777777" w:rsidTr="00B861C5">
        <w:tc>
          <w:tcPr>
            <w:tcW w:w="1223" w:type="dxa"/>
          </w:tcPr>
          <w:p w14:paraId="6FEE70D5" w14:textId="77777777" w:rsidR="005C0B3E" w:rsidRDefault="005C0B3E" w:rsidP="00B861C5">
            <w:pPr>
              <w:jc w:val="center"/>
            </w:pPr>
          </w:p>
        </w:tc>
        <w:tc>
          <w:tcPr>
            <w:tcW w:w="2362" w:type="dxa"/>
          </w:tcPr>
          <w:p w14:paraId="296B9870" w14:textId="6B28CD93" w:rsidR="005C0B3E" w:rsidRDefault="006617F4" w:rsidP="00B861C5">
            <w:r>
              <w:rPr>
                <w:rFonts w:hint="eastAsia"/>
              </w:rPr>
              <w:t>くりす</w:t>
            </w:r>
          </w:p>
        </w:tc>
      </w:tr>
      <w:tr w:rsidR="005C0B3E" w14:paraId="7FB4790E" w14:textId="77777777" w:rsidTr="00B861C5">
        <w:tc>
          <w:tcPr>
            <w:tcW w:w="1223" w:type="dxa"/>
          </w:tcPr>
          <w:p w14:paraId="2DACB06F" w14:textId="445B8B5B" w:rsidR="005C0B3E" w:rsidRDefault="006617F4" w:rsidP="00B861C5">
            <w:pPr>
              <w:jc w:val="center"/>
            </w:pPr>
            <w:r>
              <w:rPr>
                <w:rFonts w:hint="eastAsia"/>
              </w:rPr>
              <w:t>PM</w:t>
            </w:r>
          </w:p>
        </w:tc>
        <w:tc>
          <w:tcPr>
            <w:tcW w:w="2362" w:type="dxa"/>
          </w:tcPr>
          <w:p w14:paraId="54F96C16" w14:textId="36390402" w:rsidR="005C0B3E" w:rsidRDefault="006617F4" w:rsidP="00B861C5">
            <w:r>
              <w:rPr>
                <w:rFonts w:hint="eastAsia"/>
              </w:rPr>
              <w:t>おおた</w:t>
            </w:r>
          </w:p>
        </w:tc>
      </w:tr>
    </w:tbl>
    <w:p w14:paraId="32CF3653" w14:textId="77777777" w:rsidR="005C0B3E" w:rsidRDefault="005C0B3E" w:rsidP="005C0B3E"/>
    <w:p w14:paraId="1E8A1251" w14:textId="25F4FF5F" w:rsidR="005D6DF1" w:rsidRDefault="005D6DF1">
      <w:r>
        <w:br w:type="page"/>
      </w:r>
    </w:p>
    <w:p w14:paraId="42F59EC0" w14:textId="77777777" w:rsidR="005D6DF1" w:rsidRPr="00D27AC7" w:rsidRDefault="005D6DF1" w:rsidP="005D6DF1"/>
    <w:p w14:paraId="31ED7D9A" w14:textId="77777777" w:rsidR="005D6DF1" w:rsidRDefault="005D6DF1" w:rsidP="005D6DF1">
      <w:pPr>
        <w:pStyle w:val="30"/>
      </w:pPr>
      <w:bookmarkStart w:id="22" w:name="_Toc8417072"/>
      <w:r>
        <w:rPr>
          <w:rFonts w:hint="eastAsia"/>
        </w:rPr>
        <w:t>トレードオフマトリックス</w:t>
      </w:r>
      <w:bookmarkEnd w:id="22"/>
    </w:p>
    <w:p w14:paraId="7EF83E0E" w14:textId="77777777" w:rsidR="005D6DF1" w:rsidRPr="006907AB" w:rsidRDefault="005D6DF1" w:rsidP="005D6DF1"/>
    <w:tbl>
      <w:tblPr>
        <w:tblStyle w:val="afff5"/>
        <w:tblW w:w="9558" w:type="dxa"/>
        <w:tblLook w:val="04A0" w:firstRow="1" w:lastRow="0" w:firstColumn="1" w:lastColumn="0" w:noHBand="0" w:noVBand="1"/>
      </w:tblPr>
      <w:tblGrid>
        <w:gridCol w:w="1762"/>
        <w:gridCol w:w="1026"/>
        <w:gridCol w:w="1026"/>
        <w:gridCol w:w="1026"/>
        <w:gridCol w:w="4718"/>
      </w:tblGrid>
      <w:tr w:rsidR="005D6DF1" w14:paraId="683EC1B2" w14:textId="77777777" w:rsidTr="005D6DF1">
        <w:tc>
          <w:tcPr>
            <w:tcW w:w="1762" w:type="dxa"/>
          </w:tcPr>
          <w:p w14:paraId="1471995F" w14:textId="77777777" w:rsidR="005D6DF1" w:rsidRDefault="005D6DF1" w:rsidP="00A176F4">
            <w:pPr>
              <w:wordWrap/>
              <w:jc w:val="center"/>
            </w:pPr>
          </w:p>
        </w:tc>
        <w:tc>
          <w:tcPr>
            <w:tcW w:w="1026" w:type="dxa"/>
          </w:tcPr>
          <w:p w14:paraId="651595C5" w14:textId="77777777" w:rsidR="005D6DF1" w:rsidRDefault="005D6DF1" w:rsidP="00A176F4">
            <w:pPr>
              <w:jc w:val="center"/>
            </w:pPr>
            <w:r>
              <w:rPr>
                <w:rFonts w:hint="eastAsia"/>
              </w:rPr>
              <w:t>柔軟性</w:t>
            </w:r>
          </w:p>
          <w:p w14:paraId="081F929E" w14:textId="77777777" w:rsidR="005D6DF1" w:rsidRDefault="005D6DF1" w:rsidP="00A176F4">
            <w:pPr>
              <w:jc w:val="center"/>
            </w:pPr>
            <w:r>
              <w:rPr>
                <w:rFonts w:hint="eastAsia"/>
              </w:rPr>
              <w:t>低</w:t>
            </w:r>
          </w:p>
        </w:tc>
        <w:tc>
          <w:tcPr>
            <w:tcW w:w="1026" w:type="dxa"/>
          </w:tcPr>
          <w:p w14:paraId="3E486807" w14:textId="77777777" w:rsidR="005D6DF1" w:rsidRDefault="005D6DF1" w:rsidP="00A176F4">
            <w:pPr>
              <w:jc w:val="center"/>
            </w:pPr>
            <w:r>
              <w:rPr>
                <w:rFonts w:hint="eastAsia"/>
              </w:rPr>
              <w:t>柔軟性</w:t>
            </w:r>
          </w:p>
          <w:p w14:paraId="7ACBA9F5" w14:textId="77777777" w:rsidR="005D6DF1" w:rsidRDefault="005D6DF1" w:rsidP="00A176F4">
            <w:pPr>
              <w:jc w:val="center"/>
            </w:pPr>
            <w:r>
              <w:rPr>
                <w:rFonts w:hint="eastAsia"/>
              </w:rPr>
              <w:t>中</w:t>
            </w:r>
          </w:p>
        </w:tc>
        <w:tc>
          <w:tcPr>
            <w:tcW w:w="1026" w:type="dxa"/>
          </w:tcPr>
          <w:p w14:paraId="72441EE7" w14:textId="77777777" w:rsidR="005D6DF1" w:rsidRDefault="005D6DF1" w:rsidP="00A176F4">
            <w:pPr>
              <w:jc w:val="center"/>
            </w:pPr>
            <w:r>
              <w:rPr>
                <w:rFonts w:hint="eastAsia"/>
              </w:rPr>
              <w:t>柔軟性</w:t>
            </w:r>
          </w:p>
          <w:p w14:paraId="3A626A58" w14:textId="77777777" w:rsidR="005D6DF1" w:rsidRDefault="005D6DF1" w:rsidP="00A176F4">
            <w:pPr>
              <w:jc w:val="center"/>
            </w:pPr>
            <w:r>
              <w:rPr>
                <w:rFonts w:hint="eastAsia"/>
              </w:rPr>
              <w:t>高</w:t>
            </w:r>
          </w:p>
        </w:tc>
        <w:tc>
          <w:tcPr>
            <w:tcW w:w="4718" w:type="dxa"/>
          </w:tcPr>
          <w:p w14:paraId="6C96977F" w14:textId="77777777" w:rsidR="005D6DF1" w:rsidRDefault="005D6DF1" w:rsidP="00A176F4">
            <w:pPr>
              <w:jc w:val="center"/>
            </w:pPr>
            <w:r>
              <w:rPr>
                <w:rFonts w:hint="eastAsia"/>
              </w:rPr>
              <w:t>備考</w:t>
            </w:r>
          </w:p>
        </w:tc>
      </w:tr>
      <w:tr w:rsidR="005D6DF1" w14:paraId="396BE261" w14:textId="77777777" w:rsidTr="005D6DF1">
        <w:tc>
          <w:tcPr>
            <w:tcW w:w="1762" w:type="dxa"/>
          </w:tcPr>
          <w:p w14:paraId="4A99AC7F" w14:textId="77777777" w:rsidR="005D6DF1" w:rsidRDefault="005D6DF1" w:rsidP="00A176F4">
            <w:pPr>
              <w:wordWrap/>
            </w:pPr>
            <w:r>
              <w:rPr>
                <w:rFonts w:hint="eastAsia"/>
              </w:rPr>
              <w:t>スコープ</w:t>
            </w:r>
          </w:p>
          <w:p w14:paraId="047B4E05" w14:textId="77777777" w:rsidR="005D6DF1" w:rsidRDefault="005D6DF1" w:rsidP="00A176F4">
            <w:r>
              <w:rPr>
                <w:rFonts w:hint="eastAsia"/>
              </w:rPr>
              <w:t>(機能)</w:t>
            </w:r>
          </w:p>
        </w:tc>
        <w:tc>
          <w:tcPr>
            <w:tcW w:w="1026" w:type="dxa"/>
          </w:tcPr>
          <w:p w14:paraId="096CCD0B" w14:textId="77777777" w:rsidR="005D6DF1" w:rsidRDefault="005D6DF1" w:rsidP="00A176F4">
            <w:pPr>
              <w:jc w:val="center"/>
            </w:pPr>
          </w:p>
        </w:tc>
        <w:tc>
          <w:tcPr>
            <w:tcW w:w="1026" w:type="dxa"/>
          </w:tcPr>
          <w:p w14:paraId="2E02CD74" w14:textId="77777777" w:rsidR="005D6DF1" w:rsidRDefault="005D6DF1" w:rsidP="00A176F4">
            <w:pPr>
              <w:jc w:val="center"/>
            </w:pPr>
          </w:p>
        </w:tc>
        <w:tc>
          <w:tcPr>
            <w:tcW w:w="1026" w:type="dxa"/>
          </w:tcPr>
          <w:p w14:paraId="3C90A64B" w14:textId="547DE613" w:rsidR="005D6DF1" w:rsidRDefault="005D6DF1" w:rsidP="00A176F4">
            <w:pPr>
              <w:jc w:val="center"/>
            </w:pPr>
            <w:r>
              <w:rPr>
                <w:rFonts w:hint="eastAsia"/>
              </w:rPr>
              <w:t>●</w:t>
            </w:r>
          </w:p>
        </w:tc>
        <w:tc>
          <w:tcPr>
            <w:tcW w:w="4718" w:type="dxa"/>
          </w:tcPr>
          <w:p w14:paraId="14486C35" w14:textId="50B48546" w:rsidR="005D6DF1" w:rsidRDefault="005D6DF1" w:rsidP="00A176F4">
            <w:r>
              <w:rPr>
                <w:rFonts w:hint="eastAsia"/>
              </w:rPr>
              <w:t>プロジェクトの目的は競技の結果ではなく人材育成である。</w:t>
            </w:r>
          </w:p>
        </w:tc>
      </w:tr>
      <w:tr w:rsidR="005D6DF1" w14:paraId="4A2FBE2F" w14:textId="77777777" w:rsidTr="005D6DF1">
        <w:tc>
          <w:tcPr>
            <w:tcW w:w="1762" w:type="dxa"/>
          </w:tcPr>
          <w:p w14:paraId="7AD874C2" w14:textId="77777777" w:rsidR="005D6DF1" w:rsidRDefault="005D6DF1" w:rsidP="005D6DF1">
            <w:r>
              <w:rPr>
                <w:rFonts w:hint="eastAsia"/>
              </w:rPr>
              <w:t>スケジュール</w:t>
            </w:r>
          </w:p>
        </w:tc>
        <w:tc>
          <w:tcPr>
            <w:tcW w:w="1026" w:type="dxa"/>
          </w:tcPr>
          <w:p w14:paraId="5D04284B" w14:textId="77777777" w:rsidR="005D6DF1" w:rsidRDefault="005D6DF1" w:rsidP="005D6DF1">
            <w:pPr>
              <w:jc w:val="center"/>
            </w:pPr>
          </w:p>
        </w:tc>
        <w:tc>
          <w:tcPr>
            <w:tcW w:w="1026" w:type="dxa"/>
          </w:tcPr>
          <w:p w14:paraId="038A9BCB" w14:textId="6A71E92C" w:rsidR="005D6DF1" w:rsidRDefault="005D6DF1" w:rsidP="005D6DF1">
            <w:pPr>
              <w:jc w:val="center"/>
            </w:pPr>
            <w:r>
              <w:rPr>
                <w:rFonts w:hint="eastAsia"/>
              </w:rPr>
              <w:t>●</w:t>
            </w:r>
          </w:p>
        </w:tc>
        <w:tc>
          <w:tcPr>
            <w:tcW w:w="1026" w:type="dxa"/>
          </w:tcPr>
          <w:p w14:paraId="7787665A" w14:textId="77777777" w:rsidR="005D6DF1" w:rsidRDefault="005D6DF1" w:rsidP="005D6DF1">
            <w:pPr>
              <w:jc w:val="center"/>
            </w:pPr>
          </w:p>
        </w:tc>
        <w:tc>
          <w:tcPr>
            <w:tcW w:w="4718" w:type="dxa"/>
          </w:tcPr>
          <w:p w14:paraId="6A90ABCE" w14:textId="77777777" w:rsidR="005D6DF1" w:rsidRDefault="005D6DF1" w:rsidP="005D6DF1">
            <w:r>
              <w:rPr>
                <w:rFonts w:hint="eastAsia"/>
              </w:rPr>
              <w:t>機能を割り切る事で開発スケジュールは調整できる。</w:t>
            </w:r>
          </w:p>
          <w:p w14:paraId="206E7FF6" w14:textId="4B1BFF63" w:rsidR="005D6DF1" w:rsidRDefault="005D6DF1" w:rsidP="005D6DF1">
            <w:r>
              <w:rPr>
                <w:rFonts w:hint="eastAsia"/>
              </w:rPr>
              <w:t>モデルシートの締切日、地区大会の開催日は決まっている。</w:t>
            </w:r>
          </w:p>
        </w:tc>
      </w:tr>
      <w:tr w:rsidR="005D6DF1" w14:paraId="1502ADA8" w14:textId="77777777" w:rsidTr="005D6DF1">
        <w:tc>
          <w:tcPr>
            <w:tcW w:w="1762" w:type="dxa"/>
          </w:tcPr>
          <w:p w14:paraId="249FE54C" w14:textId="77777777" w:rsidR="005D6DF1" w:rsidRDefault="005D6DF1" w:rsidP="005D6DF1">
            <w:r>
              <w:rPr>
                <w:rFonts w:hint="eastAsia"/>
              </w:rPr>
              <w:t>資源</w:t>
            </w:r>
          </w:p>
        </w:tc>
        <w:tc>
          <w:tcPr>
            <w:tcW w:w="1026" w:type="dxa"/>
          </w:tcPr>
          <w:p w14:paraId="252C4E62" w14:textId="5B34627B" w:rsidR="005D6DF1" w:rsidRDefault="005D6DF1" w:rsidP="005D6DF1">
            <w:pPr>
              <w:jc w:val="center"/>
            </w:pPr>
            <w:r>
              <w:rPr>
                <w:rFonts w:hint="eastAsia"/>
              </w:rPr>
              <w:t>●</w:t>
            </w:r>
          </w:p>
        </w:tc>
        <w:tc>
          <w:tcPr>
            <w:tcW w:w="1026" w:type="dxa"/>
          </w:tcPr>
          <w:p w14:paraId="2FC7BACD" w14:textId="77777777" w:rsidR="005D6DF1" w:rsidRDefault="005D6DF1" w:rsidP="005D6DF1">
            <w:pPr>
              <w:jc w:val="center"/>
            </w:pPr>
          </w:p>
        </w:tc>
        <w:tc>
          <w:tcPr>
            <w:tcW w:w="1026" w:type="dxa"/>
          </w:tcPr>
          <w:p w14:paraId="1C5622F7" w14:textId="77777777" w:rsidR="005D6DF1" w:rsidRDefault="005D6DF1" w:rsidP="005D6DF1">
            <w:pPr>
              <w:jc w:val="center"/>
            </w:pPr>
          </w:p>
        </w:tc>
        <w:tc>
          <w:tcPr>
            <w:tcW w:w="4718" w:type="dxa"/>
          </w:tcPr>
          <w:p w14:paraId="2F882510" w14:textId="62F3DFA7" w:rsidR="005D6DF1" w:rsidRDefault="005D6DF1" w:rsidP="005D6DF1">
            <w:r>
              <w:rPr>
                <w:rFonts w:hint="eastAsia"/>
              </w:rPr>
              <w:t>開発リソース　人　金は限られている</w:t>
            </w:r>
          </w:p>
        </w:tc>
      </w:tr>
    </w:tbl>
    <w:p w14:paraId="0BB59544" w14:textId="628B8C16" w:rsidR="00192F45" w:rsidRDefault="00192F45">
      <w:pPr>
        <w:rPr>
          <w:noProof/>
        </w:rPr>
      </w:pPr>
    </w:p>
    <w:p w14:paraId="6CA1157C" w14:textId="77777777" w:rsidR="007A0981" w:rsidRPr="007A0981" w:rsidRDefault="007A0981" w:rsidP="007A0981"/>
    <w:p w14:paraId="3ECC5EDF" w14:textId="4F445387" w:rsidR="005C0B3E" w:rsidRDefault="005C0B3E" w:rsidP="007A0981">
      <w:pPr>
        <w:pStyle w:val="20"/>
      </w:pPr>
      <w:bookmarkStart w:id="23" w:name="_Toc8417073"/>
      <w:r>
        <w:rPr>
          <w:rFonts w:hint="eastAsia"/>
        </w:rPr>
        <w:t>やってみたい事リスト</w:t>
      </w:r>
      <w:bookmarkEnd w:id="23"/>
    </w:p>
    <w:p w14:paraId="1C95B8A2" w14:textId="166AA62B" w:rsidR="005C0B3E" w:rsidRDefault="005C0B3E" w:rsidP="005C0B3E"/>
    <w:tbl>
      <w:tblPr>
        <w:tblStyle w:val="afff5"/>
        <w:tblW w:w="0" w:type="auto"/>
        <w:tblLook w:val="04A0" w:firstRow="1" w:lastRow="0" w:firstColumn="1" w:lastColumn="0" w:noHBand="0" w:noVBand="1"/>
      </w:tblPr>
      <w:tblGrid>
        <w:gridCol w:w="839"/>
        <w:gridCol w:w="7349"/>
        <w:gridCol w:w="1103"/>
      </w:tblGrid>
      <w:tr w:rsidR="00DF6B8D" w14:paraId="51BCDB98" w14:textId="554EFBCB" w:rsidTr="00DF6B8D">
        <w:tc>
          <w:tcPr>
            <w:tcW w:w="839" w:type="dxa"/>
          </w:tcPr>
          <w:p w14:paraId="43B82059" w14:textId="756BA88A" w:rsidR="00DF6B8D" w:rsidRDefault="00DF6B8D">
            <w:r>
              <w:t>No</w:t>
            </w:r>
          </w:p>
        </w:tc>
        <w:tc>
          <w:tcPr>
            <w:tcW w:w="7349" w:type="dxa"/>
          </w:tcPr>
          <w:p w14:paraId="09BDCF0D" w14:textId="1986C1CD" w:rsidR="00DF6B8D" w:rsidRDefault="00DF6B8D">
            <w:r>
              <w:rPr>
                <w:rFonts w:hint="eastAsia"/>
              </w:rPr>
              <w:t>やってみたい事</w:t>
            </w:r>
          </w:p>
        </w:tc>
        <w:tc>
          <w:tcPr>
            <w:tcW w:w="1103" w:type="dxa"/>
          </w:tcPr>
          <w:p w14:paraId="521E7D0D" w14:textId="4EC0C318" w:rsidR="00DF6B8D" w:rsidRDefault="00DF6B8D">
            <w:r>
              <w:t>Who</w:t>
            </w:r>
          </w:p>
        </w:tc>
      </w:tr>
      <w:tr w:rsidR="00DF6B8D" w14:paraId="4B205816" w14:textId="76B0418C" w:rsidTr="00DF6B8D">
        <w:tc>
          <w:tcPr>
            <w:tcW w:w="839" w:type="dxa"/>
          </w:tcPr>
          <w:p w14:paraId="5541470F" w14:textId="5DA9764C" w:rsidR="00DF6B8D" w:rsidRDefault="00DF6B8D">
            <w:r>
              <w:t>1</w:t>
            </w:r>
          </w:p>
        </w:tc>
        <w:tc>
          <w:tcPr>
            <w:tcW w:w="7349" w:type="dxa"/>
          </w:tcPr>
          <w:p w14:paraId="444FF96B" w14:textId="4183D20D" w:rsidR="00DF6B8D" w:rsidRDefault="00DF6B8D">
            <w:r>
              <w:rPr>
                <w:rFonts w:hint="eastAsia"/>
              </w:rPr>
              <w:t>カルマンフィルタによる自己位置推定</w:t>
            </w:r>
          </w:p>
        </w:tc>
        <w:tc>
          <w:tcPr>
            <w:tcW w:w="1103" w:type="dxa"/>
          </w:tcPr>
          <w:p w14:paraId="62CF924A" w14:textId="71579590" w:rsidR="00DF6B8D" w:rsidRDefault="00DF6B8D">
            <w:r>
              <w:rPr>
                <w:rFonts w:hint="eastAsia"/>
              </w:rPr>
              <w:t>おおた</w:t>
            </w:r>
          </w:p>
        </w:tc>
      </w:tr>
      <w:tr w:rsidR="00DF6B8D" w14:paraId="75D4B32A" w14:textId="502C1997" w:rsidTr="00DF6B8D">
        <w:tc>
          <w:tcPr>
            <w:tcW w:w="839" w:type="dxa"/>
          </w:tcPr>
          <w:p w14:paraId="32E01225" w14:textId="492C3419" w:rsidR="00DF6B8D" w:rsidRDefault="00DF6B8D" w:rsidP="00DF6B8D">
            <w:r>
              <w:rPr>
                <w:rFonts w:hint="eastAsia"/>
              </w:rPr>
              <w:t>2</w:t>
            </w:r>
          </w:p>
        </w:tc>
        <w:tc>
          <w:tcPr>
            <w:tcW w:w="7349" w:type="dxa"/>
          </w:tcPr>
          <w:p w14:paraId="5924DA39" w14:textId="78392061" w:rsidR="00DF6B8D" w:rsidRDefault="00DF6B8D" w:rsidP="00DF6B8D">
            <w:r>
              <w:rPr>
                <w:rFonts w:hint="eastAsia"/>
              </w:rPr>
              <w:t>ニューラルネットワークによるパターン認知</w:t>
            </w:r>
          </w:p>
        </w:tc>
        <w:tc>
          <w:tcPr>
            <w:tcW w:w="1103" w:type="dxa"/>
          </w:tcPr>
          <w:p w14:paraId="46DEA799" w14:textId="675EEEAD" w:rsidR="00DF6B8D" w:rsidRDefault="00DF6B8D" w:rsidP="00DF6B8D">
            <w:r w:rsidRPr="007B40B8">
              <w:rPr>
                <w:rFonts w:hint="eastAsia"/>
              </w:rPr>
              <w:t>おおた</w:t>
            </w:r>
          </w:p>
        </w:tc>
      </w:tr>
      <w:tr w:rsidR="00DF6B8D" w14:paraId="4A3539DE" w14:textId="66D06814" w:rsidTr="00DF6B8D">
        <w:tc>
          <w:tcPr>
            <w:tcW w:w="839" w:type="dxa"/>
          </w:tcPr>
          <w:p w14:paraId="7BEA5920" w14:textId="3FD791E7" w:rsidR="00DF6B8D" w:rsidRDefault="00DF6B8D" w:rsidP="00DF6B8D">
            <w:r>
              <w:rPr>
                <w:rFonts w:hint="eastAsia"/>
              </w:rPr>
              <w:t>3</w:t>
            </w:r>
          </w:p>
        </w:tc>
        <w:tc>
          <w:tcPr>
            <w:tcW w:w="7349" w:type="dxa"/>
          </w:tcPr>
          <w:p w14:paraId="686A1F07" w14:textId="3B529C67" w:rsidR="00DF6B8D" w:rsidRDefault="00DF6B8D" w:rsidP="00DF6B8D">
            <w:r>
              <w:rPr>
                <w:rFonts w:hint="eastAsia"/>
              </w:rPr>
              <w:t>モデルによるロボットの制御</w:t>
            </w:r>
          </w:p>
        </w:tc>
        <w:tc>
          <w:tcPr>
            <w:tcW w:w="1103" w:type="dxa"/>
          </w:tcPr>
          <w:p w14:paraId="6435BCC0" w14:textId="2A83ACB8" w:rsidR="00DF6B8D" w:rsidRDefault="00DF6B8D" w:rsidP="00DF6B8D">
            <w:r w:rsidRPr="007B40B8">
              <w:rPr>
                <w:rFonts w:hint="eastAsia"/>
              </w:rPr>
              <w:t>おおた</w:t>
            </w:r>
          </w:p>
        </w:tc>
      </w:tr>
      <w:tr w:rsidR="00DF6B8D" w14:paraId="5AE68732" w14:textId="7C970AC1" w:rsidTr="00DF6B8D">
        <w:tc>
          <w:tcPr>
            <w:tcW w:w="839" w:type="dxa"/>
          </w:tcPr>
          <w:p w14:paraId="76F9C9D2" w14:textId="2E88211E" w:rsidR="00DF6B8D" w:rsidRDefault="00DF6B8D" w:rsidP="00DF6B8D">
            <w:r>
              <w:rPr>
                <w:rFonts w:hint="eastAsia"/>
              </w:rPr>
              <w:t>4</w:t>
            </w:r>
          </w:p>
        </w:tc>
        <w:tc>
          <w:tcPr>
            <w:tcW w:w="7349" w:type="dxa"/>
          </w:tcPr>
          <w:p w14:paraId="67C064C3" w14:textId="730F56F6" w:rsidR="00DF6B8D" w:rsidRDefault="00DF6B8D" w:rsidP="00DF6B8D">
            <w:r>
              <w:rPr>
                <w:rFonts w:hint="eastAsia"/>
              </w:rPr>
              <w:t>継続的インテグレーション</w:t>
            </w:r>
          </w:p>
        </w:tc>
        <w:tc>
          <w:tcPr>
            <w:tcW w:w="1103" w:type="dxa"/>
          </w:tcPr>
          <w:p w14:paraId="49849BBA" w14:textId="5F4E6C05" w:rsidR="00DF6B8D" w:rsidRDefault="00DF6B8D" w:rsidP="00DF6B8D">
            <w:r w:rsidRPr="007B40B8">
              <w:rPr>
                <w:rFonts w:hint="eastAsia"/>
              </w:rPr>
              <w:t>おおた</w:t>
            </w:r>
          </w:p>
        </w:tc>
      </w:tr>
      <w:tr w:rsidR="00DF6B8D" w14:paraId="2908E19E" w14:textId="7F571418" w:rsidTr="00DF6B8D">
        <w:tc>
          <w:tcPr>
            <w:tcW w:w="839" w:type="dxa"/>
          </w:tcPr>
          <w:p w14:paraId="080B6E5A" w14:textId="1A1276AF" w:rsidR="00DF6B8D" w:rsidRDefault="00F057CA" w:rsidP="00DF6B8D">
            <w:r>
              <w:t>5</w:t>
            </w:r>
          </w:p>
        </w:tc>
        <w:tc>
          <w:tcPr>
            <w:tcW w:w="7349" w:type="dxa"/>
          </w:tcPr>
          <w:p w14:paraId="39952067" w14:textId="5A74A320" w:rsidR="00DF6B8D" w:rsidRDefault="00DF6B8D" w:rsidP="00DF6B8D">
            <w:r>
              <w:rPr>
                <w:rFonts w:hint="eastAsia"/>
              </w:rPr>
              <w:t>大学時代の研究の復習</w:t>
            </w:r>
          </w:p>
        </w:tc>
        <w:tc>
          <w:tcPr>
            <w:tcW w:w="1103" w:type="dxa"/>
          </w:tcPr>
          <w:p w14:paraId="4AAAE1A4" w14:textId="7B51C6F1" w:rsidR="00DF6B8D" w:rsidRDefault="00DF6B8D" w:rsidP="00DF6B8D">
            <w:r>
              <w:rPr>
                <w:rFonts w:hint="eastAsia"/>
              </w:rPr>
              <w:t>くりす</w:t>
            </w:r>
          </w:p>
        </w:tc>
      </w:tr>
      <w:tr w:rsidR="00DF6B8D" w14:paraId="5A05B6A6" w14:textId="189F3369" w:rsidTr="00DF6B8D">
        <w:tc>
          <w:tcPr>
            <w:tcW w:w="839" w:type="dxa"/>
          </w:tcPr>
          <w:p w14:paraId="22936536" w14:textId="515FD491" w:rsidR="00DF6B8D" w:rsidRDefault="00F057CA" w:rsidP="00DF6B8D">
            <w:r>
              <w:rPr>
                <w:rFonts w:hint="eastAsia"/>
              </w:rPr>
              <w:t>6</w:t>
            </w:r>
          </w:p>
        </w:tc>
        <w:tc>
          <w:tcPr>
            <w:tcW w:w="7349" w:type="dxa"/>
          </w:tcPr>
          <w:p w14:paraId="0B9E7BF2" w14:textId="45CE9977" w:rsidR="00DF6B8D" w:rsidRDefault="00DF6B8D" w:rsidP="00DF6B8D">
            <w:r>
              <w:rPr>
                <w:rFonts w:hint="eastAsia"/>
              </w:rPr>
              <w:t>モデルによるロボットの制御</w:t>
            </w:r>
          </w:p>
        </w:tc>
        <w:tc>
          <w:tcPr>
            <w:tcW w:w="1103" w:type="dxa"/>
          </w:tcPr>
          <w:p w14:paraId="2E840D06" w14:textId="3A846626" w:rsidR="00DF6B8D" w:rsidRDefault="00DF6B8D" w:rsidP="00DF6B8D">
            <w:r w:rsidRPr="0043260D">
              <w:rPr>
                <w:rFonts w:hint="eastAsia"/>
              </w:rPr>
              <w:t>くりす</w:t>
            </w:r>
          </w:p>
        </w:tc>
      </w:tr>
      <w:tr w:rsidR="00DF6B8D" w14:paraId="356F2648" w14:textId="1AF47CC5" w:rsidTr="00DF6B8D">
        <w:tc>
          <w:tcPr>
            <w:tcW w:w="839" w:type="dxa"/>
          </w:tcPr>
          <w:p w14:paraId="2263978E" w14:textId="646A92F8" w:rsidR="00DF6B8D" w:rsidRDefault="00F057CA" w:rsidP="00DF6B8D">
            <w:r>
              <w:rPr>
                <w:rFonts w:hint="eastAsia"/>
              </w:rPr>
              <w:t>7</w:t>
            </w:r>
          </w:p>
        </w:tc>
        <w:tc>
          <w:tcPr>
            <w:tcW w:w="7349" w:type="dxa"/>
          </w:tcPr>
          <w:p w14:paraId="61B9F169" w14:textId="21E239CE" w:rsidR="00DF6B8D" w:rsidRDefault="00DF6B8D" w:rsidP="00DF6B8D">
            <w:r>
              <w:rPr>
                <w:rFonts w:hint="eastAsia"/>
              </w:rPr>
              <w:t>“開発業務”の取り組み方の勉強</w:t>
            </w:r>
          </w:p>
        </w:tc>
        <w:tc>
          <w:tcPr>
            <w:tcW w:w="1103" w:type="dxa"/>
          </w:tcPr>
          <w:p w14:paraId="30634006" w14:textId="75962BF8" w:rsidR="00DF6B8D" w:rsidRDefault="00DF6B8D" w:rsidP="00DF6B8D">
            <w:r w:rsidRPr="0043260D">
              <w:rPr>
                <w:rFonts w:hint="eastAsia"/>
              </w:rPr>
              <w:t>くりす</w:t>
            </w:r>
          </w:p>
        </w:tc>
      </w:tr>
      <w:tr w:rsidR="00DF6B8D" w14:paraId="6B7F9371" w14:textId="6A9BF155" w:rsidTr="00DF6B8D">
        <w:tc>
          <w:tcPr>
            <w:tcW w:w="839" w:type="dxa"/>
          </w:tcPr>
          <w:p w14:paraId="041C6988" w14:textId="5E0900FB" w:rsidR="00DF6B8D" w:rsidRDefault="00E972A0" w:rsidP="00DF6B8D">
            <w:r>
              <w:rPr>
                <w:rFonts w:hint="eastAsia"/>
              </w:rPr>
              <w:t>8</w:t>
            </w:r>
          </w:p>
        </w:tc>
        <w:tc>
          <w:tcPr>
            <w:tcW w:w="7349" w:type="dxa"/>
          </w:tcPr>
          <w:p w14:paraId="510943EC" w14:textId="07F57593" w:rsidR="00DF6B8D" w:rsidRDefault="00822F47" w:rsidP="00DF6B8D">
            <w:r>
              <w:rPr>
                <w:rFonts w:hint="eastAsia"/>
              </w:rPr>
              <w:t>現物、実機による制御の勉強</w:t>
            </w:r>
            <w:r w:rsidR="00547C34">
              <w:rPr>
                <w:rFonts w:hint="eastAsia"/>
              </w:rPr>
              <w:t xml:space="preserve">　</w:t>
            </w:r>
            <w:r w:rsidR="00547C34">
              <w:t>(PID)</w:t>
            </w:r>
          </w:p>
        </w:tc>
        <w:tc>
          <w:tcPr>
            <w:tcW w:w="1103" w:type="dxa"/>
          </w:tcPr>
          <w:p w14:paraId="7B862AD5" w14:textId="6C540996" w:rsidR="00DF6B8D" w:rsidRDefault="00822F47" w:rsidP="00DF6B8D">
            <w:r>
              <w:rPr>
                <w:rFonts w:hint="eastAsia"/>
              </w:rPr>
              <w:t>いつか</w:t>
            </w:r>
          </w:p>
        </w:tc>
      </w:tr>
      <w:tr w:rsidR="00DF6B8D" w14:paraId="2F543438" w14:textId="65262F3A" w:rsidTr="00DF6B8D">
        <w:tc>
          <w:tcPr>
            <w:tcW w:w="839" w:type="dxa"/>
          </w:tcPr>
          <w:p w14:paraId="549A1985" w14:textId="1A777FF1" w:rsidR="00DF6B8D" w:rsidRDefault="00E972A0" w:rsidP="00DF6B8D">
            <w:r>
              <w:rPr>
                <w:rFonts w:hint="eastAsia"/>
              </w:rPr>
              <w:t>9</w:t>
            </w:r>
          </w:p>
        </w:tc>
        <w:tc>
          <w:tcPr>
            <w:tcW w:w="7349" w:type="dxa"/>
          </w:tcPr>
          <w:p w14:paraId="36D1F296" w14:textId="247B88A4" w:rsidR="00DF6B8D" w:rsidRDefault="00547C34" w:rsidP="00DF6B8D">
            <w:r>
              <w:t>PID</w:t>
            </w:r>
            <w:r>
              <w:rPr>
                <w:rFonts w:hint="eastAsia"/>
              </w:rPr>
              <w:t>制御</w:t>
            </w:r>
          </w:p>
        </w:tc>
        <w:tc>
          <w:tcPr>
            <w:tcW w:w="1103" w:type="dxa"/>
          </w:tcPr>
          <w:p w14:paraId="04EEBC09" w14:textId="74E64312" w:rsidR="00DF6B8D" w:rsidRDefault="00B33506" w:rsidP="00DF6B8D">
            <w:r>
              <w:rPr>
                <w:rFonts w:hint="eastAsia"/>
              </w:rPr>
              <w:t>もろた</w:t>
            </w:r>
          </w:p>
        </w:tc>
      </w:tr>
      <w:tr w:rsidR="00DF6B8D" w14:paraId="32558FE3" w14:textId="55B05154" w:rsidTr="00DF6B8D">
        <w:tc>
          <w:tcPr>
            <w:tcW w:w="839" w:type="dxa"/>
          </w:tcPr>
          <w:p w14:paraId="4C640602" w14:textId="75740375" w:rsidR="00DF6B8D" w:rsidRDefault="00E972A0" w:rsidP="00DF6B8D">
            <w:r>
              <w:rPr>
                <w:rFonts w:hint="eastAsia"/>
              </w:rPr>
              <w:t>10</w:t>
            </w:r>
          </w:p>
        </w:tc>
        <w:tc>
          <w:tcPr>
            <w:tcW w:w="7349" w:type="dxa"/>
          </w:tcPr>
          <w:p w14:paraId="34476760" w14:textId="52727E42" w:rsidR="00DF6B8D" w:rsidRDefault="00B33506" w:rsidP="00DF6B8D">
            <w:r>
              <w:rPr>
                <w:rFonts w:hint="eastAsia"/>
              </w:rPr>
              <w:t>データ駆動</w:t>
            </w:r>
          </w:p>
        </w:tc>
        <w:tc>
          <w:tcPr>
            <w:tcW w:w="1103" w:type="dxa"/>
          </w:tcPr>
          <w:p w14:paraId="682CD5DC" w14:textId="43AF04D8" w:rsidR="00DF6B8D" w:rsidRDefault="00044F89" w:rsidP="00DF6B8D">
            <w:r>
              <w:rPr>
                <w:rFonts w:hint="eastAsia"/>
              </w:rPr>
              <w:t>いつか</w:t>
            </w:r>
          </w:p>
        </w:tc>
      </w:tr>
      <w:tr w:rsidR="00DF6B8D" w14:paraId="73E9D9B1" w14:textId="1B154AAA" w:rsidTr="00DF6B8D">
        <w:tc>
          <w:tcPr>
            <w:tcW w:w="839" w:type="dxa"/>
          </w:tcPr>
          <w:p w14:paraId="177DD248" w14:textId="77777777" w:rsidR="00DF6B8D" w:rsidRDefault="00DF6B8D" w:rsidP="00DF6B8D"/>
        </w:tc>
        <w:tc>
          <w:tcPr>
            <w:tcW w:w="7349" w:type="dxa"/>
          </w:tcPr>
          <w:p w14:paraId="50F8CD53" w14:textId="77777777" w:rsidR="00DF6B8D" w:rsidRDefault="00DF6B8D" w:rsidP="00DF6B8D"/>
        </w:tc>
        <w:tc>
          <w:tcPr>
            <w:tcW w:w="1103" w:type="dxa"/>
          </w:tcPr>
          <w:p w14:paraId="1ADE2B42" w14:textId="77777777" w:rsidR="00DF6B8D" w:rsidRDefault="00DF6B8D" w:rsidP="00DF6B8D"/>
        </w:tc>
      </w:tr>
      <w:tr w:rsidR="00DF6B8D" w14:paraId="40C447F2" w14:textId="582E521A" w:rsidTr="00DF6B8D">
        <w:tc>
          <w:tcPr>
            <w:tcW w:w="839" w:type="dxa"/>
          </w:tcPr>
          <w:p w14:paraId="6D5154C2" w14:textId="77777777" w:rsidR="00DF6B8D" w:rsidRDefault="00DF6B8D" w:rsidP="00DF6B8D"/>
        </w:tc>
        <w:tc>
          <w:tcPr>
            <w:tcW w:w="7349" w:type="dxa"/>
          </w:tcPr>
          <w:p w14:paraId="642D813F" w14:textId="77777777" w:rsidR="00DF6B8D" w:rsidRDefault="00DF6B8D" w:rsidP="00DF6B8D"/>
        </w:tc>
        <w:tc>
          <w:tcPr>
            <w:tcW w:w="1103" w:type="dxa"/>
          </w:tcPr>
          <w:p w14:paraId="04108218" w14:textId="77777777" w:rsidR="00DF6B8D" w:rsidRDefault="00DF6B8D" w:rsidP="00DF6B8D"/>
        </w:tc>
      </w:tr>
      <w:tr w:rsidR="00DF6B8D" w14:paraId="3651C16F" w14:textId="085B939C" w:rsidTr="00DF6B8D">
        <w:tc>
          <w:tcPr>
            <w:tcW w:w="839" w:type="dxa"/>
          </w:tcPr>
          <w:p w14:paraId="5988096C" w14:textId="77777777" w:rsidR="00DF6B8D" w:rsidRDefault="00DF6B8D" w:rsidP="00DF6B8D"/>
        </w:tc>
        <w:tc>
          <w:tcPr>
            <w:tcW w:w="7349" w:type="dxa"/>
          </w:tcPr>
          <w:p w14:paraId="52DE5438" w14:textId="77777777" w:rsidR="00DF6B8D" w:rsidRDefault="00DF6B8D" w:rsidP="00DF6B8D"/>
        </w:tc>
        <w:tc>
          <w:tcPr>
            <w:tcW w:w="1103" w:type="dxa"/>
          </w:tcPr>
          <w:p w14:paraId="3C3A86B0" w14:textId="77777777" w:rsidR="00DF6B8D" w:rsidRDefault="00DF6B8D" w:rsidP="00DF6B8D"/>
        </w:tc>
      </w:tr>
      <w:tr w:rsidR="00DF6B8D" w14:paraId="653C9C90" w14:textId="2C4DDE90" w:rsidTr="00DF6B8D">
        <w:tc>
          <w:tcPr>
            <w:tcW w:w="839" w:type="dxa"/>
          </w:tcPr>
          <w:p w14:paraId="79769809" w14:textId="77777777" w:rsidR="00DF6B8D" w:rsidRDefault="00DF6B8D" w:rsidP="00DF6B8D"/>
        </w:tc>
        <w:tc>
          <w:tcPr>
            <w:tcW w:w="7349" w:type="dxa"/>
          </w:tcPr>
          <w:p w14:paraId="55B393DE" w14:textId="77777777" w:rsidR="00DF6B8D" w:rsidRDefault="00DF6B8D" w:rsidP="00DF6B8D"/>
        </w:tc>
        <w:tc>
          <w:tcPr>
            <w:tcW w:w="1103" w:type="dxa"/>
          </w:tcPr>
          <w:p w14:paraId="425FFEDF" w14:textId="77777777" w:rsidR="00DF6B8D" w:rsidRDefault="00DF6B8D" w:rsidP="00DF6B8D"/>
        </w:tc>
      </w:tr>
      <w:tr w:rsidR="00DF6B8D" w14:paraId="727CFD7E" w14:textId="77C19291" w:rsidTr="00DF6B8D">
        <w:tc>
          <w:tcPr>
            <w:tcW w:w="839" w:type="dxa"/>
          </w:tcPr>
          <w:p w14:paraId="614F363F" w14:textId="77777777" w:rsidR="00DF6B8D" w:rsidRDefault="00DF6B8D" w:rsidP="00DF6B8D"/>
        </w:tc>
        <w:tc>
          <w:tcPr>
            <w:tcW w:w="7349" w:type="dxa"/>
          </w:tcPr>
          <w:p w14:paraId="36E10B58" w14:textId="77777777" w:rsidR="00DF6B8D" w:rsidRDefault="00DF6B8D" w:rsidP="00DF6B8D"/>
        </w:tc>
        <w:tc>
          <w:tcPr>
            <w:tcW w:w="1103" w:type="dxa"/>
          </w:tcPr>
          <w:p w14:paraId="5820B18C" w14:textId="77777777" w:rsidR="00DF6B8D" w:rsidRDefault="00DF6B8D" w:rsidP="00DF6B8D"/>
        </w:tc>
      </w:tr>
      <w:tr w:rsidR="00DF6B8D" w14:paraId="461CB0E5" w14:textId="79481ED9" w:rsidTr="00DF6B8D">
        <w:tc>
          <w:tcPr>
            <w:tcW w:w="839" w:type="dxa"/>
          </w:tcPr>
          <w:p w14:paraId="4015B266" w14:textId="77777777" w:rsidR="00DF6B8D" w:rsidRDefault="00DF6B8D" w:rsidP="00DF6B8D"/>
        </w:tc>
        <w:tc>
          <w:tcPr>
            <w:tcW w:w="7349" w:type="dxa"/>
          </w:tcPr>
          <w:p w14:paraId="1B69D4FD" w14:textId="77777777" w:rsidR="00DF6B8D" w:rsidRDefault="00DF6B8D" w:rsidP="00DF6B8D"/>
        </w:tc>
        <w:tc>
          <w:tcPr>
            <w:tcW w:w="1103" w:type="dxa"/>
          </w:tcPr>
          <w:p w14:paraId="5ED4669D" w14:textId="77777777" w:rsidR="00DF6B8D" w:rsidRDefault="00DF6B8D" w:rsidP="00DF6B8D"/>
        </w:tc>
      </w:tr>
      <w:tr w:rsidR="00DF6B8D" w14:paraId="661F9481" w14:textId="15717193" w:rsidTr="00DF6B8D">
        <w:tc>
          <w:tcPr>
            <w:tcW w:w="839" w:type="dxa"/>
          </w:tcPr>
          <w:p w14:paraId="55BB29DD" w14:textId="77777777" w:rsidR="00DF6B8D" w:rsidRDefault="00DF6B8D" w:rsidP="00DF6B8D"/>
        </w:tc>
        <w:tc>
          <w:tcPr>
            <w:tcW w:w="7349" w:type="dxa"/>
          </w:tcPr>
          <w:p w14:paraId="0841F9FA" w14:textId="77777777" w:rsidR="00DF6B8D" w:rsidRDefault="00DF6B8D" w:rsidP="00DF6B8D"/>
        </w:tc>
        <w:tc>
          <w:tcPr>
            <w:tcW w:w="1103" w:type="dxa"/>
          </w:tcPr>
          <w:p w14:paraId="3C1ED464" w14:textId="77777777" w:rsidR="00DF6B8D" w:rsidRDefault="00DF6B8D" w:rsidP="00DF6B8D"/>
        </w:tc>
      </w:tr>
      <w:tr w:rsidR="00DF6B8D" w14:paraId="09F59AE4" w14:textId="05C6DED1" w:rsidTr="00DF6B8D">
        <w:tc>
          <w:tcPr>
            <w:tcW w:w="839" w:type="dxa"/>
          </w:tcPr>
          <w:p w14:paraId="64910AE7" w14:textId="77777777" w:rsidR="00DF6B8D" w:rsidRDefault="00DF6B8D" w:rsidP="00DF6B8D"/>
        </w:tc>
        <w:tc>
          <w:tcPr>
            <w:tcW w:w="7349" w:type="dxa"/>
          </w:tcPr>
          <w:p w14:paraId="2B5C2B4B" w14:textId="77777777" w:rsidR="00DF6B8D" w:rsidRDefault="00DF6B8D" w:rsidP="00DF6B8D"/>
        </w:tc>
        <w:tc>
          <w:tcPr>
            <w:tcW w:w="1103" w:type="dxa"/>
          </w:tcPr>
          <w:p w14:paraId="395EAD47" w14:textId="77777777" w:rsidR="00DF6B8D" w:rsidRDefault="00DF6B8D" w:rsidP="00DF6B8D"/>
        </w:tc>
      </w:tr>
      <w:tr w:rsidR="00DF6B8D" w14:paraId="6D27406C" w14:textId="002A3CDC" w:rsidTr="00DF6B8D">
        <w:tc>
          <w:tcPr>
            <w:tcW w:w="839" w:type="dxa"/>
          </w:tcPr>
          <w:p w14:paraId="2E43CA9C" w14:textId="77777777" w:rsidR="00DF6B8D" w:rsidRDefault="00DF6B8D" w:rsidP="00DF6B8D"/>
        </w:tc>
        <w:tc>
          <w:tcPr>
            <w:tcW w:w="7349" w:type="dxa"/>
          </w:tcPr>
          <w:p w14:paraId="79C09BD5" w14:textId="77777777" w:rsidR="00DF6B8D" w:rsidRDefault="00DF6B8D" w:rsidP="00DF6B8D"/>
        </w:tc>
        <w:tc>
          <w:tcPr>
            <w:tcW w:w="1103" w:type="dxa"/>
          </w:tcPr>
          <w:p w14:paraId="6F6D8302" w14:textId="77777777" w:rsidR="00DF6B8D" w:rsidRDefault="00DF6B8D" w:rsidP="00DF6B8D"/>
        </w:tc>
      </w:tr>
      <w:tr w:rsidR="00DF6B8D" w14:paraId="520E8216" w14:textId="5747E1AE" w:rsidTr="00DF6B8D">
        <w:tc>
          <w:tcPr>
            <w:tcW w:w="839" w:type="dxa"/>
          </w:tcPr>
          <w:p w14:paraId="15DF6DCB" w14:textId="77777777" w:rsidR="00DF6B8D" w:rsidRDefault="00DF6B8D" w:rsidP="00DF6B8D"/>
        </w:tc>
        <w:tc>
          <w:tcPr>
            <w:tcW w:w="7349" w:type="dxa"/>
          </w:tcPr>
          <w:p w14:paraId="3783B048" w14:textId="77777777" w:rsidR="00DF6B8D" w:rsidRDefault="00DF6B8D" w:rsidP="00DF6B8D"/>
        </w:tc>
        <w:tc>
          <w:tcPr>
            <w:tcW w:w="1103" w:type="dxa"/>
          </w:tcPr>
          <w:p w14:paraId="7BA9C578" w14:textId="77777777" w:rsidR="00DF6B8D" w:rsidRDefault="00DF6B8D" w:rsidP="00DF6B8D"/>
        </w:tc>
      </w:tr>
    </w:tbl>
    <w:p w14:paraId="25B3943C" w14:textId="77777777" w:rsidR="005C0B3E" w:rsidRDefault="005C0B3E"/>
    <w:p w14:paraId="754A7EC9" w14:textId="77777777" w:rsidR="005C0B3E" w:rsidRDefault="005C0B3E"/>
    <w:p w14:paraId="36D8DA32" w14:textId="3837849C" w:rsidR="005C0B3E" w:rsidRDefault="005C0B3E">
      <w:r>
        <w:br w:type="page"/>
      </w:r>
    </w:p>
    <w:p w14:paraId="44E72359" w14:textId="77777777" w:rsidR="005C0B3E" w:rsidRPr="005C0B3E" w:rsidRDefault="005C0B3E" w:rsidP="005C0B3E"/>
    <w:p w14:paraId="0F8DA571" w14:textId="41606874" w:rsidR="003E6D48" w:rsidRDefault="005C0B3E" w:rsidP="007A0981">
      <w:pPr>
        <w:pStyle w:val="20"/>
      </w:pPr>
      <w:bookmarkStart w:id="24" w:name="_Toc8417074"/>
      <w:r>
        <w:rPr>
          <w:rFonts w:hint="eastAsia"/>
        </w:rPr>
        <w:t>プロジェクト・マネジメント</w:t>
      </w:r>
      <w:bookmarkEnd w:id="24"/>
    </w:p>
    <w:p w14:paraId="745DF910" w14:textId="77777777" w:rsidR="00F60711" w:rsidRPr="00F60711" w:rsidRDefault="00F60711" w:rsidP="00F60711"/>
    <w:p w14:paraId="7AC2179A" w14:textId="48109087" w:rsidR="007A0981" w:rsidRDefault="003E6D48" w:rsidP="003E6D48">
      <w:pPr>
        <w:pStyle w:val="30"/>
      </w:pPr>
      <w:bookmarkStart w:id="25" w:name="_Toc8417075"/>
      <w:r>
        <w:t>プロジェクト</w:t>
      </w:r>
      <w:r>
        <w:rPr>
          <w:rFonts w:hint="eastAsia"/>
        </w:rPr>
        <w:t>・マネジメントの基礎概念</w:t>
      </w:r>
      <w:bookmarkEnd w:id="25"/>
    </w:p>
    <w:p w14:paraId="5539B3BF" w14:textId="77B1785A" w:rsidR="00D544E9" w:rsidRDefault="00D544E9" w:rsidP="00D544E9"/>
    <w:p w14:paraId="4B83E403" w14:textId="4F8365F6" w:rsidR="00B24186" w:rsidRDefault="00552813" w:rsidP="004C70BD">
      <w:pPr>
        <w:ind w:firstLineChars="100" w:firstLine="240"/>
      </w:pPr>
      <w:r>
        <w:rPr>
          <w:rFonts w:hint="eastAsia"/>
        </w:rPr>
        <w:t>プロジェクトとは「スコープ」「リソース(コスト)」「スケジュール」の3次元の世界を目的地に向かって飛ぶ飛行機。プロジェクト・マネジメントはその飛行機を巡航する「仕組」であり「やり方」。</w:t>
      </w:r>
    </w:p>
    <w:p w14:paraId="7EEB70AB" w14:textId="77777777" w:rsidR="00B24186" w:rsidRDefault="00B24186" w:rsidP="00D544E9"/>
    <w:p w14:paraId="294E5C50" w14:textId="337C8E5B" w:rsidR="00B24186" w:rsidRDefault="00B24186" w:rsidP="004C70BD">
      <w:pPr>
        <w:ind w:firstLineChars="100" w:firstLine="240"/>
      </w:pPr>
      <w:r>
        <w:rPr>
          <w:rFonts w:hint="eastAsia"/>
        </w:rPr>
        <w:t>飛行機の巡航システム</w:t>
      </w:r>
    </w:p>
    <w:p w14:paraId="4C6E076F" w14:textId="566FD45E" w:rsidR="00B24186" w:rsidRDefault="00B24186" w:rsidP="00D544E9">
      <w:r>
        <w:rPr>
          <w:rFonts w:hint="eastAsia"/>
        </w:rPr>
        <w:t>・飛ぶべき軌道と現在の軌道との“ズレ”をリアルタイムに検知する。</w:t>
      </w:r>
    </w:p>
    <w:p w14:paraId="1B330B84" w14:textId="236576C7" w:rsidR="00B24186" w:rsidRDefault="00B24186" w:rsidP="00D544E9">
      <w:r>
        <w:rPr>
          <w:rFonts w:hint="eastAsia"/>
        </w:rPr>
        <w:t>・検知した“ズレ”を数値化し制御機能にフィードバックする。</w:t>
      </w:r>
    </w:p>
    <w:p w14:paraId="068A76A8" w14:textId="405FA4F8" w:rsidR="00B24186" w:rsidRDefault="004C70BD" w:rsidP="00D544E9">
      <w:r>
        <w:rPr>
          <w:rFonts w:hint="eastAsia"/>
        </w:rPr>
        <w:t>・フィードバックされた“ズレ”の大きさと方向に合わせて軌道修正のための対応を実施。</w:t>
      </w:r>
    </w:p>
    <w:p w14:paraId="3048947D" w14:textId="77777777" w:rsidR="004C70BD" w:rsidRDefault="004C70BD" w:rsidP="00D544E9"/>
    <w:p w14:paraId="359282F4" w14:textId="13C0BCF8" w:rsidR="009C662A" w:rsidRDefault="004C70BD" w:rsidP="00DE344C">
      <w:pPr>
        <w:ind w:firstLineChars="100" w:firstLine="240"/>
      </w:pPr>
      <w:r>
        <w:rPr>
          <w:rFonts w:hint="eastAsia"/>
        </w:rPr>
        <w:t>プロジェクトもそのプロジェクトの本来の正しい軌道に対する「スケジュール」「リソース(コスト)」「スコープ」の3次元上のズレを正確に数値化し巡航システムにフィードバックしなければならない。</w:t>
      </w:r>
      <w:r w:rsidR="009C662A">
        <w:rPr>
          <w:rFonts w:hint="eastAsia"/>
        </w:rPr>
        <w:t>ズレを数値化する手段の一つにEVM(Earned Value Management)がある(</w:t>
      </w:r>
      <w:r w:rsidR="009C662A" w:rsidRPr="009C662A">
        <w:rPr>
          <w:rFonts w:hint="eastAsia"/>
          <w:i/>
        </w:rPr>
        <w:t>参考文献1</w:t>
      </w:r>
      <w:r w:rsidR="009C662A">
        <w:rPr>
          <w:rFonts w:hint="eastAsia"/>
        </w:rPr>
        <w:t>)。異なる次元の数値は比較できない。例えばシステム設計の進捗1%とシステム検証の進捗1%では作業量も作業の専門性</w:t>
      </w:r>
      <w:r w:rsidR="00DE344C">
        <w:rPr>
          <w:rFonts w:hint="eastAsia"/>
        </w:rPr>
        <w:t>も</w:t>
      </w:r>
      <w:r w:rsidR="009C662A">
        <w:rPr>
          <w:rFonts w:hint="eastAsia"/>
        </w:rPr>
        <w:t>違う。</w:t>
      </w:r>
      <w:r w:rsidR="00680DFC">
        <w:rPr>
          <w:rFonts w:hint="eastAsia"/>
        </w:rPr>
        <w:t>比較できないということはスケジュール遅延リスクを数字で判断できない事を意味している。 EVMではこの問題点を解決してくれる。</w:t>
      </w:r>
    </w:p>
    <w:p w14:paraId="3A57F126" w14:textId="77777777" w:rsidR="00F60711" w:rsidRDefault="00F60711" w:rsidP="00DE344C">
      <w:pPr>
        <w:ind w:firstLineChars="100" w:firstLine="240"/>
      </w:pPr>
    </w:p>
    <w:p w14:paraId="19C7F19A" w14:textId="77777777" w:rsidR="00F60711" w:rsidRDefault="00F60711" w:rsidP="00F60711">
      <w:pPr>
        <w:ind w:firstLineChars="50" w:firstLine="120"/>
      </w:pPr>
      <w:r>
        <w:rPr>
          <w:rFonts w:hint="eastAsia"/>
        </w:rPr>
        <w:t>プロジェクトとは、「スケジュール」「リソース(コスト)」「スコープ」それぞれを一辺とする面積</w:t>
      </w:r>
      <w:r w:rsidRPr="00DE344C">
        <w:rPr>
          <w:rFonts w:hint="eastAsia"/>
          <w:b/>
          <w:color w:val="FF0000"/>
        </w:rPr>
        <w:t>一定</w:t>
      </w:r>
      <w:r>
        <w:rPr>
          <w:rFonts w:hint="eastAsia"/>
        </w:rPr>
        <w:t>の三角形である。どれか一辺を長くしようとすれば、他の一辺または二辺を短くしなければならない</w:t>
      </w:r>
      <w:r>
        <w:t>(</w:t>
      </w:r>
      <w:r>
        <w:rPr>
          <w:rFonts w:hint="eastAsia"/>
        </w:rPr>
        <w:t>トレード・オフ・トライアングル</w:t>
      </w:r>
      <w:r>
        <w:t>)</w:t>
      </w:r>
      <w:r>
        <w:rPr>
          <w:rFonts w:hint="eastAsia"/>
        </w:rPr>
        <w:t>。プロジェクトの大失敗の原因の多くは経営判断の誤り。</w:t>
      </w:r>
    </w:p>
    <w:p w14:paraId="3D7A383C" w14:textId="77777777" w:rsidR="00F60711" w:rsidRDefault="00F60711" w:rsidP="00DE344C">
      <w:pPr>
        <w:ind w:firstLineChars="100" w:firstLine="240"/>
      </w:pPr>
    </w:p>
    <w:p w14:paraId="0C8199E4" w14:textId="77777777" w:rsidR="00DE344C" w:rsidRDefault="00DE344C" w:rsidP="009C662A"/>
    <w:tbl>
      <w:tblPr>
        <w:tblStyle w:val="afff5"/>
        <w:tblW w:w="0" w:type="auto"/>
        <w:tblLook w:val="04A0" w:firstRow="1" w:lastRow="0" w:firstColumn="1" w:lastColumn="0" w:noHBand="0" w:noVBand="1"/>
      </w:tblPr>
      <w:tblGrid>
        <w:gridCol w:w="9273"/>
      </w:tblGrid>
      <w:tr w:rsidR="00DE344C" w14:paraId="59BD452E" w14:textId="77777777" w:rsidTr="00DE344C">
        <w:trPr>
          <w:trHeight w:val="3335"/>
        </w:trPr>
        <w:tc>
          <w:tcPr>
            <w:tcW w:w="9273" w:type="dxa"/>
          </w:tcPr>
          <w:p w14:paraId="38DEE328" w14:textId="395EED4C" w:rsidR="00DE344C" w:rsidRDefault="00DE344C" w:rsidP="009C662A">
            <w:r>
              <w:rPr>
                <w:rFonts w:hint="eastAsia"/>
                <w:noProof/>
              </w:rPr>
              <mc:AlternateContent>
                <mc:Choice Requires="wps">
                  <w:drawing>
                    <wp:anchor distT="0" distB="0" distL="114300" distR="114300" simplePos="0" relativeHeight="251720704" behindDoc="0" locked="0" layoutInCell="1" allowOverlap="1" wp14:anchorId="09C24837" wp14:editId="7D57EE19">
                      <wp:simplePos x="0" y="0"/>
                      <wp:positionH relativeFrom="column">
                        <wp:posOffset>3585845</wp:posOffset>
                      </wp:positionH>
                      <wp:positionV relativeFrom="paragraph">
                        <wp:posOffset>480695</wp:posOffset>
                      </wp:positionV>
                      <wp:extent cx="1314450" cy="781050"/>
                      <wp:effectExtent l="0" t="0" r="0" b="0"/>
                      <wp:wrapNone/>
                      <wp:docPr id="230" name="正方形/長方形 230"/>
                      <wp:cNvGraphicFramePr/>
                      <a:graphic xmlns:a="http://schemas.openxmlformats.org/drawingml/2006/main">
                        <a:graphicData uri="http://schemas.microsoft.com/office/word/2010/wordprocessingShape">
                          <wps:wsp>
                            <wps:cNvSpPr/>
                            <wps:spPr>
                              <a:xfrm>
                                <a:off x="0" y="0"/>
                                <a:ext cx="1314450" cy="781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A6CBE2" w14:textId="11A386C4" w:rsidR="00892D23" w:rsidRPr="00DE344C" w:rsidRDefault="00892D23" w:rsidP="00DE344C">
                                  <w:pPr>
                                    <w:rPr>
                                      <w:color w:val="000000" w:themeColor="text1"/>
                                    </w:rPr>
                                  </w:pPr>
                                  <w:r>
                                    <w:rPr>
                                      <w:rFonts w:hint="eastAsia"/>
                                      <w:color w:val="000000" w:themeColor="text1"/>
                                    </w:rPr>
                                    <w:t>スコープ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9C24837" id="正方形/長方形 230" o:spid="_x0000_s1026" style="position:absolute;margin-left:282.35pt;margin-top:37.85pt;width:103.5pt;height:61.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" filled="f" stroked="f" strokeweight="1pt">
                      <v:textbox>
                        <w:txbxContent>
                          <w:p w14:paraId="06A6CBE2" w14:textId="11A386C4" w:rsidR="00892D23" w:rsidRPr="00DE344C" w:rsidRDefault="00892D23" w:rsidP="00DE344C">
                            <w:pPr>
                              <w:rPr>
                                <w:color w:val="000000" w:themeColor="text1"/>
                              </w:rPr>
                            </w:pPr>
                            <w:r>
                              <w:rPr>
                                <w:rFonts w:hint="eastAsia"/>
                                <w:color w:val="000000" w:themeColor="text1"/>
                              </w:rPr>
                              <w:t>スコープ</w:t>
                            </w:r>
                          </w:p>
                        </w:txbxContent>
                      </v:textbox>
                    </v:rect>
                  </w:pict>
                </mc:Fallback>
              </mc:AlternateContent>
            </w:r>
            <w:r>
              <w:rPr>
                <w:rFonts w:hint="eastAsia"/>
                <w:noProof/>
              </w:rPr>
              <mc:AlternateContent>
                <mc:Choice Requires="wps">
                  <w:drawing>
                    <wp:anchor distT="0" distB="0" distL="114300" distR="114300" simplePos="0" relativeHeight="251718656" behindDoc="0" locked="0" layoutInCell="1" allowOverlap="1" wp14:anchorId="3B75959C" wp14:editId="315630DD">
                      <wp:simplePos x="0" y="0"/>
                      <wp:positionH relativeFrom="column">
                        <wp:posOffset>833120</wp:posOffset>
                      </wp:positionH>
                      <wp:positionV relativeFrom="paragraph">
                        <wp:posOffset>480695</wp:posOffset>
                      </wp:positionV>
                      <wp:extent cx="1314450" cy="781050"/>
                      <wp:effectExtent l="0" t="0" r="0" b="0"/>
                      <wp:wrapNone/>
                      <wp:docPr id="228" name="正方形/長方形 228"/>
                      <wp:cNvGraphicFramePr/>
                      <a:graphic xmlns:a="http://schemas.openxmlformats.org/drawingml/2006/main">
                        <a:graphicData uri="http://schemas.microsoft.com/office/word/2010/wordprocessingShape">
                          <wps:wsp>
                            <wps:cNvSpPr/>
                            <wps:spPr>
                              <a:xfrm>
                                <a:off x="0" y="0"/>
                                <a:ext cx="1314450" cy="781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990A2B" w14:textId="611B0A9C" w:rsidR="00892D23" w:rsidRPr="00DE344C" w:rsidRDefault="00892D23" w:rsidP="00DE344C">
                                  <w:pPr>
                                    <w:jc w:val="right"/>
                                    <w:rPr>
                                      <w:color w:val="000000" w:themeColor="text1"/>
                                    </w:rPr>
                                  </w:pPr>
                                  <w:r w:rsidRPr="00DE344C">
                                    <w:rPr>
                                      <w:rFonts w:hint="eastAsia"/>
                                      <w:color w:val="000000" w:themeColor="text1"/>
                                    </w:rPr>
                                    <w:t>スケジュール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B75959C" id="正方形/長方形 228" o:spid="_x0000_s1027" style="position:absolute;margin-left:65.6pt;margin-top:37.85pt;width:103.5pt;height:61.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" filled="f" stroked="f" strokeweight="1pt">
                      <v:textbox>
                        <w:txbxContent>
                          <w:p w14:paraId="6F990A2B" w14:textId="611B0A9C" w:rsidR="00892D23" w:rsidRPr="00DE344C" w:rsidRDefault="00892D23" w:rsidP="00DE344C">
                            <w:pPr>
                              <w:jc w:val="right"/>
                              <w:rPr>
                                <w:color w:val="000000" w:themeColor="text1"/>
                              </w:rPr>
                            </w:pPr>
                            <w:r w:rsidRPr="00DE344C">
                              <w:rPr>
                                <w:rFonts w:hint="eastAsia"/>
                                <w:color w:val="000000" w:themeColor="text1"/>
                              </w:rPr>
                              <w:t>スケジュール</w:t>
                            </w:r>
                          </w:p>
                        </w:txbxContent>
                      </v:textbox>
                    </v:rect>
                  </w:pict>
                </mc:Fallback>
              </mc:AlternateContent>
            </w:r>
            <w:r>
              <w:rPr>
                <w:rFonts w:hint="eastAsia"/>
                <w:noProof/>
              </w:rPr>
              <mc:AlternateContent>
                <mc:Choice Requires="wps">
                  <w:drawing>
                    <wp:anchor distT="0" distB="0" distL="114300" distR="114300" simplePos="0" relativeHeight="251719680" behindDoc="0" locked="0" layoutInCell="1" allowOverlap="1" wp14:anchorId="78B1F645" wp14:editId="529D6AD2">
                      <wp:simplePos x="0" y="0"/>
                      <wp:positionH relativeFrom="column">
                        <wp:posOffset>2204720</wp:posOffset>
                      </wp:positionH>
                      <wp:positionV relativeFrom="paragraph">
                        <wp:posOffset>1679575</wp:posOffset>
                      </wp:positionV>
                      <wp:extent cx="1314450" cy="304800"/>
                      <wp:effectExtent l="0" t="0" r="0" b="0"/>
                      <wp:wrapNone/>
                      <wp:docPr id="229" name="正方形/長方形 229"/>
                      <wp:cNvGraphicFramePr/>
                      <a:graphic xmlns:a="http://schemas.openxmlformats.org/drawingml/2006/main">
                        <a:graphicData uri="http://schemas.microsoft.com/office/word/2010/wordprocessingShape">
                          <wps:wsp>
                            <wps:cNvSpPr/>
                            <wps:spPr>
                              <a:xfrm>
                                <a:off x="0" y="0"/>
                                <a:ext cx="131445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795B91" w14:textId="6DA19734" w:rsidR="00892D23" w:rsidRPr="00DE344C" w:rsidRDefault="00892D23" w:rsidP="00DE344C">
                                  <w:pPr>
                                    <w:jc w:val="center"/>
                                    <w:rPr>
                                      <w:color w:val="000000" w:themeColor="text1"/>
                                    </w:rPr>
                                  </w:pPr>
                                  <w:r>
                                    <w:rPr>
                                      <w:rFonts w:hint="eastAsia"/>
                                      <w:color w:val="000000" w:themeColor="text1"/>
                                    </w:rPr>
                                    <w:t>リソース(コスト)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8B1F645" id="正方形/長方形 229" o:spid="_x0000_s1028" style="position:absolute;margin-left:173.6pt;margin-top:132.25pt;width:103.5pt;height:24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" filled="f" stroked="f" strokeweight="1pt">
                      <v:textbox>
                        <w:txbxContent>
                          <w:p w14:paraId="12795B91" w14:textId="6DA19734" w:rsidR="00892D23" w:rsidRPr="00DE344C" w:rsidRDefault="00892D23" w:rsidP="00DE344C">
                            <w:pPr>
                              <w:jc w:val="center"/>
                              <w:rPr>
                                <w:color w:val="000000" w:themeColor="text1"/>
                              </w:rPr>
                            </w:pPr>
                            <w:r>
                              <w:rPr>
                                <w:rFonts w:hint="eastAsia"/>
                                <w:color w:val="000000" w:themeColor="text1"/>
                              </w:rPr>
                              <w:t>リソース(コスト)</w:t>
                            </w:r>
                          </w:p>
                        </w:txbxContent>
                      </v:textbox>
                    </v:rect>
                  </w:pict>
                </mc:Fallback>
              </mc:AlternateContent>
            </w:r>
            <w:r>
              <w:rPr>
                <w:rFonts w:hint="eastAsia"/>
                <w:noProof/>
              </w:rPr>
              <mc:AlternateContent>
                <mc:Choice Requires="wps">
                  <w:drawing>
                    <wp:anchor distT="0" distB="0" distL="114300" distR="114300" simplePos="0" relativeHeight="251717632" behindDoc="0" locked="0" layoutInCell="1" allowOverlap="1" wp14:anchorId="15CAA45C" wp14:editId="7C17E0A3">
                      <wp:simplePos x="0" y="0"/>
                      <wp:positionH relativeFrom="column">
                        <wp:posOffset>1928495</wp:posOffset>
                      </wp:positionH>
                      <wp:positionV relativeFrom="paragraph">
                        <wp:posOffset>71120</wp:posOffset>
                      </wp:positionV>
                      <wp:extent cx="1866900" cy="1609090"/>
                      <wp:effectExtent l="19050" t="19050" r="38100" b="10160"/>
                      <wp:wrapNone/>
                      <wp:docPr id="227" name="二等辺三角形 227"/>
                      <wp:cNvGraphicFramePr/>
                      <a:graphic xmlns:a="http://schemas.openxmlformats.org/drawingml/2006/main">
                        <a:graphicData uri="http://schemas.microsoft.com/office/word/2010/wordprocessingShape">
                          <wps:wsp>
                            <wps:cNvSpPr/>
                            <wps:spPr>
                              <a:xfrm>
                                <a:off x="0" y="0"/>
                                <a:ext cx="1866900" cy="1609090"/>
                              </a:xfrm>
                              <a:prstGeom prst="triangle">
                                <a:avLst/>
                              </a:prstGeom>
                              <a:solidFill>
                                <a:schemeClr val="accent1">
                                  <a:lumMod val="20000"/>
                                  <a:lumOff val="8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F96977" w14:textId="4A9259A7" w:rsidR="00892D23" w:rsidRPr="00DE344C" w:rsidRDefault="00892D23" w:rsidP="00DE344C">
                                  <w:pPr>
                                    <w:jc w:val="center"/>
                                    <w:rPr>
                                      <w:color w:val="000000" w:themeColor="text1"/>
                                    </w:rPr>
                                  </w:pPr>
                                  <w:r w:rsidRPr="00DE344C">
                                    <w:rPr>
                                      <w:rFonts w:hint="eastAsia"/>
                                      <w:color w:val="000000" w:themeColor="text1"/>
                                    </w:rPr>
                                    <w:t>プロジェクト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5CAA45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227" o:spid="_x0000_s1029" type="#_x0000_t5" style="position:absolute;margin-left:151.85pt;margin-top:5.6pt;width:147pt;height:126.7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" fillcolor="#deeaf6 [660]" strokecolor="black [3213]" strokeweight="1pt">
                      <v:textbox>
                        <w:txbxContent>
                          <w:p w14:paraId="56F96977" w14:textId="4A9259A7" w:rsidR="00892D23" w:rsidRPr="00DE344C" w:rsidRDefault="00892D23" w:rsidP="00DE344C">
                            <w:pPr>
                              <w:jc w:val="center"/>
                              <w:rPr>
                                <w:color w:val="000000" w:themeColor="text1"/>
                              </w:rPr>
                            </w:pPr>
                            <w:r w:rsidRPr="00DE344C">
                              <w:rPr>
                                <w:rFonts w:hint="eastAsia"/>
                                <w:color w:val="000000" w:themeColor="text1"/>
                              </w:rPr>
                              <w:t>プロジェクト</w:t>
                            </w:r>
                          </w:p>
                        </w:txbxContent>
                      </v:textbox>
                    </v:shape>
                  </w:pict>
                </mc:Fallback>
              </mc:AlternateContent>
            </w:r>
          </w:p>
        </w:tc>
      </w:tr>
    </w:tbl>
    <w:p w14:paraId="62F976AD" w14:textId="268C6DD3" w:rsidR="00DE344C" w:rsidRDefault="00DE344C" w:rsidP="009C662A">
      <w:r>
        <w:rPr>
          <w:rFonts w:hint="eastAsia"/>
        </w:rPr>
        <w:t xml:space="preserve">　</w:t>
      </w:r>
    </w:p>
    <w:p w14:paraId="174AA331" w14:textId="5DA19E14" w:rsidR="003E6D48" w:rsidRPr="00597F70" w:rsidRDefault="003E6D48">
      <w:pPr>
        <w:rPr>
          <w:i/>
        </w:rPr>
      </w:pPr>
      <w:r>
        <w:br w:type="page"/>
      </w:r>
    </w:p>
    <w:p w14:paraId="1C3A4AA5" w14:textId="77777777" w:rsidR="00DE344C" w:rsidRDefault="00DE344C" w:rsidP="009C662A"/>
    <w:p w14:paraId="2D92E737" w14:textId="1CCD86FD" w:rsidR="00F60711" w:rsidRDefault="003E6D48" w:rsidP="00F60711">
      <w:pPr>
        <w:ind w:firstLineChars="50" w:firstLine="120"/>
      </w:pPr>
      <w:r>
        <w:rPr>
          <w:rFonts w:hint="eastAsia"/>
        </w:rPr>
        <w:t>複雑なプロジェクトも分解すれば、単純な作業の積み重ねになる。</w:t>
      </w:r>
      <w:r w:rsidR="00F60711">
        <w:rPr>
          <w:rFonts w:hint="eastAsia"/>
        </w:rPr>
        <w:t xml:space="preserve">　</w:t>
      </w:r>
    </w:p>
    <w:p w14:paraId="25F9EC54" w14:textId="77777777" w:rsidR="00F60711" w:rsidRPr="00F60711" w:rsidRDefault="00F60711" w:rsidP="003E6D48"/>
    <w:p w14:paraId="067BFCE5" w14:textId="77BCEDC1" w:rsidR="003E6D48" w:rsidRPr="00F60711" w:rsidRDefault="003E6D48" w:rsidP="003E6D48">
      <w:pPr>
        <w:rPr>
          <w:rFonts w:asciiTheme="minorEastAsia" w:eastAsiaTheme="minorEastAsia" w:hAnsiTheme="minorEastAsia"/>
          <w:i/>
        </w:rPr>
      </w:pPr>
      <w:r w:rsidRPr="00F60711">
        <w:rPr>
          <w:rFonts w:asciiTheme="minorEastAsia" w:eastAsiaTheme="minorEastAsia" w:hAnsiTheme="minorEastAsia" w:hint="eastAsia"/>
          <w:i/>
          <w:color w:val="000000" w:themeColor="text1"/>
          <w:sz w:val="30"/>
          <w:szCs w:val="30"/>
        </w:rPr>
        <w:t>The secret of getting ahead is getting started. The secret of getting started is breaking your complex overwhelming tasks into small manageable tasks, and then starting on the first one.</w:t>
      </w:r>
    </w:p>
    <w:p w14:paraId="50B6A6BA" w14:textId="167A0533" w:rsidR="00680DFC" w:rsidRDefault="00F60711" w:rsidP="00F60711">
      <w:pPr>
        <w:jc w:val="right"/>
        <w:rPr>
          <w:i/>
        </w:rPr>
      </w:pPr>
      <w:r w:rsidRPr="00F60711">
        <w:rPr>
          <w:i/>
        </w:rPr>
        <w:t>Mark Twain</w:t>
      </w:r>
    </w:p>
    <w:p w14:paraId="53948113" w14:textId="77777777" w:rsidR="00F60711" w:rsidRPr="00F60711" w:rsidRDefault="00F60711" w:rsidP="00F60711">
      <w:pPr>
        <w:jc w:val="right"/>
        <w:rPr>
          <w:i/>
        </w:rPr>
      </w:pPr>
    </w:p>
    <w:p w14:paraId="13C04E9C" w14:textId="26450A89" w:rsidR="00F60711" w:rsidRDefault="00F60711" w:rsidP="00F60711">
      <w:pPr>
        <w:ind w:firstLineChars="50" w:firstLine="120"/>
      </w:pPr>
      <w:r>
        <w:rPr>
          <w:rFonts w:hint="eastAsia"/>
        </w:rPr>
        <w:t>単純な問題について時間をかけて対応することはない。複雑なままで対応しようとしても、何からどう進めれば良いか、整理できない。管理できるレベルに分解し現実的な管理を行う。</w:t>
      </w:r>
    </w:p>
    <w:p w14:paraId="41B1F9F2" w14:textId="77777777" w:rsidR="00F60711" w:rsidRDefault="00F60711" w:rsidP="00F60711"/>
    <w:p w14:paraId="7A0230AC" w14:textId="69A9C008" w:rsidR="003E6D48" w:rsidRDefault="006B1DD9">
      <w:r>
        <w:rPr>
          <w:rFonts w:hint="eastAsia"/>
        </w:rPr>
        <w:t>Work Breakdown Structure(WBS)</w:t>
      </w:r>
    </w:p>
    <w:p w14:paraId="384BA671" w14:textId="688CBCE1" w:rsidR="006B1DD9" w:rsidRDefault="007B4999">
      <w:r>
        <w:rPr>
          <w:rFonts w:hint="eastAsia"/>
        </w:rPr>
        <w:t>仕事</w:t>
      </w:r>
      <w:r>
        <w:t>(</w:t>
      </w:r>
      <w:r>
        <w:rPr>
          <w:rFonts w:hint="eastAsia"/>
        </w:rPr>
        <w:t>作業</w:t>
      </w:r>
      <w:r>
        <w:t>)</w:t>
      </w:r>
      <w:r w:rsidR="006B1DD9">
        <w:rPr>
          <w:rFonts w:hint="eastAsia"/>
        </w:rPr>
        <w:t>を“構造的に”“漏れ無くダブり無く”</w:t>
      </w:r>
      <w:r w:rsidR="006B1DD9">
        <w:t>(MECE)</w:t>
      </w:r>
      <w:r>
        <w:rPr>
          <w:rFonts w:hint="eastAsia"/>
        </w:rPr>
        <w:t>なく分割し、整理する。</w:t>
      </w:r>
    </w:p>
    <w:p w14:paraId="6DD1D5FE" w14:textId="77777777" w:rsidR="007B4999" w:rsidRDefault="007B4999"/>
    <w:p w14:paraId="7A36FC5F" w14:textId="24BAED67" w:rsidR="007B4999" w:rsidRDefault="007B4999">
      <w:r>
        <w:rPr>
          <w:rFonts w:hint="eastAsia"/>
        </w:rPr>
        <w:t>WBSを作ることは</w:t>
      </w:r>
      <w:r>
        <w:t>WBS</w:t>
      </w:r>
      <w:r>
        <w:rPr>
          <w:rFonts w:hint="eastAsia"/>
        </w:rPr>
        <w:t>のドキュメントを作ることではなく、</w:t>
      </w:r>
      <w:r>
        <w:t>WBS</w:t>
      </w:r>
      <w:r>
        <w:rPr>
          <w:rFonts w:hint="eastAsia"/>
        </w:rPr>
        <w:t>を全メンバーがコミットすること、つまり“やれる”と思えること。　大事なことは形式でもツールでもなくやれると思えること。</w:t>
      </w:r>
    </w:p>
    <w:p w14:paraId="32323DC5" w14:textId="77777777" w:rsidR="007B4999" w:rsidRPr="007B4999" w:rsidRDefault="007B4999"/>
    <w:p w14:paraId="1F1DA385" w14:textId="2C37AD45" w:rsidR="007B4999" w:rsidRDefault="007B4999">
      <w:r>
        <w:br w:type="page"/>
      </w:r>
    </w:p>
    <w:p w14:paraId="6EFEE82F" w14:textId="77777777" w:rsidR="007B4999" w:rsidRPr="00F60711" w:rsidRDefault="007B4999" w:rsidP="007B4999"/>
    <w:p w14:paraId="4F16E382" w14:textId="0D525FF3" w:rsidR="007B4999" w:rsidRDefault="007B4999" w:rsidP="007B4999">
      <w:pPr>
        <w:pStyle w:val="30"/>
      </w:pPr>
      <w:bookmarkStart w:id="26" w:name="_Toc8417076"/>
      <w:r>
        <w:t>プロジェクト</w:t>
      </w:r>
      <w:r>
        <w:rPr>
          <w:rFonts w:hint="eastAsia"/>
        </w:rPr>
        <w:t>・マネジメントのプロセス</w:t>
      </w:r>
      <w:bookmarkEnd w:id="26"/>
    </w:p>
    <w:p w14:paraId="3C22C2ED" w14:textId="77777777" w:rsidR="007B4999" w:rsidRDefault="007B4999" w:rsidP="007B4999"/>
    <w:p w14:paraId="3BF17673" w14:textId="578186CF" w:rsidR="00F60711" w:rsidRPr="007B4999" w:rsidRDefault="00F60711"/>
    <w:p w14:paraId="48180646" w14:textId="77777777" w:rsidR="00F60711" w:rsidRDefault="00F60711" w:rsidP="00D544E9"/>
    <w:p w14:paraId="6E62FDD1" w14:textId="207C40AB" w:rsidR="007A0981" w:rsidRDefault="007A0981" w:rsidP="00D544E9">
      <w:r>
        <w:rPr>
          <w:rFonts w:hint="eastAsia"/>
        </w:rPr>
        <w:t>PMBOKの知識エリアと各プロセスの成果物</w:t>
      </w:r>
    </w:p>
    <w:tbl>
      <w:tblPr>
        <w:tblStyle w:val="afff5"/>
        <w:tblW w:w="9923" w:type="dxa"/>
        <w:tblInd w:w="-289" w:type="dxa"/>
        <w:tblLook w:val="04A0" w:firstRow="1" w:lastRow="0" w:firstColumn="1" w:lastColumn="0" w:noHBand="0" w:noVBand="1"/>
      </w:tblPr>
      <w:tblGrid>
        <w:gridCol w:w="1799"/>
        <w:gridCol w:w="1320"/>
        <w:gridCol w:w="2127"/>
        <w:gridCol w:w="1559"/>
        <w:gridCol w:w="1843"/>
        <w:gridCol w:w="1275"/>
      </w:tblGrid>
      <w:tr w:rsidR="007A0981" w14:paraId="62B37639" w14:textId="77777777" w:rsidTr="007A0981">
        <w:tc>
          <w:tcPr>
            <w:tcW w:w="1799" w:type="dxa"/>
          </w:tcPr>
          <w:p w14:paraId="216286DD" w14:textId="77777777" w:rsidR="007A0981" w:rsidRPr="00F86B28" w:rsidRDefault="007A0981" w:rsidP="007A0981">
            <w:pPr>
              <w:jc w:val="right"/>
              <w:rPr>
                <w:sz w:val="16"/>
                <w:szCs w:val="16"/>
              </w:rPr>
            </w:pPr>
            <w:r w:rsidRPr="00F86B28">
              <w:rPr>
                <w:rFonts w:hint="eastAsia"/>
                <w:sz w:val="16"/>
                <w:szCs w:val="16"/>
              </w:rPr>
              <w:t>プロセス群</w:t>
            </w:r>
          </w:p>
          <w:p w14:paraId="5BDC8DC5" w14:textId="77777777" w:rsidR="007A0981" w:rsidRPr="00F86B28" w:rsidRDefault="007A0981" w:rsidP="007A0981">
            <w:pPr>
              <w:rPr>
                <w:sz w:val="16"/>
                <w:szCs w:val="16"/>
              </w:rPr>
            </w:pPr>
            <w:r w:rsidRPr="00F86B28">
              <w:rPr>
                <w:rFonts w:hint="eastAsia"/>
                <w:sz w:val="16"/>
                <w:szCs w:val="16"/>
              </w:rPr>
              <w:t>知識エリア</w:t>
            </w:r>
          </w:p>
        </w:tc>
        <w:tc>
          <w:tcPr>
            <w:tcW w:w="1320" w:type="dxa"/>
          </w:tcPr>
          <w:p w14:paraId="3737B554" w14:textId="77777777" w:rsidR="007A0981" w:rsidRPr="00F86B28" w:rsidRDefault="007A0981" w:rsidP="007A0981">
            <w:pPr>
              <w:rPr>
                <w:sz w:val="16"/>
                <w:szCs w:val="16"/>
              </w:rPr>
            </w:pPr>
            <w:r w:rsidRPr="00F86B28">
              <w:rPr>
                <w:rFonts w:hint="eastAsia"/>
                <w:sz w:val="16"/>
                <w:szCs w:val="16"/>
              </w:rPr>
              <w:t>立ち上げ</w:t>
            </w:r>
          </w:p>
        </w:tc>
        <w:tc>
          <w:tcPr>
            <w:tcW w:w="2127" w:type="dxa"/>
          </w:tcPr>
          <w:p w14:paraId="6F342D88" w14:textId="77777777" w:rsidR="007A0981" w:rsidRPr="00F86B28" w:rsidRDefault="007A0981" w:rsidP="007A0981">
            <w:pPr>
              <w:rPr>
                <w:sz w:val="16"/>
                <w:szCs w:val="16"/>
              </w:rPr>
            </w:pPr>
            <w:r w:rsidRPr="00F86B28">
              <w:rPr>
                <w:rFonts w:hint="eastAsia"/>
                <w:sz w:val="16"/>
                <w:szCs w:val="16"/>
              </w:rPr>
              <w:t>計画</w:t>
            </w:r>
          </w:p>
        </w:tc>
        <w:tc>
          <w:tcPr>
            <w:tcW w:w="1559" w:type="dxa"/>
          </w:tcPr>
          <w:p w14:paraId="3FC3A854" w14:textId="77777777" w:rsidR="007A0981" w:rsidRPr="00F86B28" w:rsidRDefault="007A0981" w:rsidP="007A0981">
            <w:pPr>
              <w:rPr>
                <w:sz w:val="16"/>
                <w:szCs w:val="16"/>
              </w:rPr>
            </w:pPr>
            <w:r w:rsidRPr="00F86B28">
              <w:rPr>
                <w:rFonts w:hint="eastAsia"/>
                <w:sz w:val="16"/>
                <w:szCs w:val="16"/>
              </w:rPr>
              <w:t>実行</w:t>
            </w:r>
          </w:p>
        </w:tc>
        <w:tc>
          <w:tcPr>
            <w:tcW w:w="1843" w:type="dxa"/>
          </w:tcPr>
          <w:p w14:paraId="501D63F9" w14:textId="77777777" w:rsidR="007A0981" w:rsidRPr="00F86B28" w:rsidRDefault="007A0981" w:rsidP="007A0981">
            <w:pPr>
              <w:rPr>
                <w:sz w:val="16"/>
                <w:szCs w:val="16"/>
              </w:rPr>
            </w:pPr>
            <w:r w:rsidRPr="00F86B28">
              <w:rPr>
                <w:rFonts w:hint="eastAsia"/>
                <w:sz w:val="16"/>
                <w:szCs w:val="16"/>
              </w:rPr>
              <w:t>監視</w:t>
            </w:r>
          </w:p>
          <w:p w14:paraId="12912FE9" w14:textId="77777777" w:rsidR="007A0981" w:rsidRPr="00F86B28" w:rsidRDefault="007A0981" w:rsidP="007A0981">
            <w:pPr>
              <w:rPr>
                <w:sz w:val="16"/>
                <w:szCs w:val="16"/>
              </w:rPr>
            </w:pPr>
            <w:r w:rsidRPr="00F86B28">
              <w:rPr>
                <w:rFonts w:hint="eastAsia"/>
                <w:sz w:val="16"/>
                <w:szCs w:val="16"/>
              </w:rPr>
              <w:t>コントロール</w:t>
            </w:r>
          </w:p>
        </w:tc>
        <w:tc>
          <w:tcPr>
            <w:tcW w:w="1275" w:type="dxa"/>
          </w:tcPr>
          <w:p w14:paraId="66E7B910" w14:textId="77777777" w:rsidR="007A0981" w:rsidRPr="00F86B28" w:rsidRDefault="007A0981" w:rsidP="007A0981">
            <w:pPr>
              <w:rPr>
                <w:sz w:val="16"/>
                <w:szCs w:val="16"/>
              </w:rPr>
            </w:pPr>
            <w:r w:rsidRPr="00F86B28">
              <w:rPr>
                <w:rFonts w:hint="eastAsia"/>
                <w:sz w:val="16"/>
                <w:szCs w:val="16"/>
              </w:rPr>
              <w:t>終決</w:t>
            </w:r>
          </w:p>
        </w:tc>
      </w:tr>
      <w:tr w:rsidR="007A0981" w14:paraId="5688DF95" w14:textId="77777777" w:rsidTr="007A0981">
        <w:tc>
          <w:tcPr>
            <w:tcW w:w="1799" w:type="dxa"/>
          </w:tcPr>
          <w:p w14:paraId="19CB59A0" w14:textId="77777777" w:rsidR="007A0981" w:rsidRPr="00F86B28" w:rsidRDefault="007A0981" w:rsidP="007A0981">
            <w:pPr>
              <w:rPr>
                <w:sz w:val="16"/>
                <w:szCs w:val="16"/>
              </w:rPr>
            </w:pPr>
            <w:r w:rsidRPr="00F86B28">
              <w:rPr>
                <w:sz w:val="16"/>
                <w:szCs w:val="16"/>
              </w:rPr>
              <w:t>4.</w:t>
            </w:r>
            <w:r w:rsidRPr="00F86B28">
              <w:rPr>
                <w:rFonts w:hint="eastAsia"/>
                <w:sz w:val="16"/>
                <w:szCs w:val="16"/>
              </w:rPr>
              <w:t>統合</w:t>
            </w:r>
          </w:p>
          <w:p w14:paraId="293A1EB3" w14:textId="77777777" w:rsidR="007A0981" w:rsidRPr="00F86B28" w:rsidRDefault="007A0981" w:rsidP="007A0981">
            <w:pPr>
              <w:rPr>
                <w:sz w:val="16"/>
                <w:szCs w:val="16"/>
              </w:rPr>
            </w:pPr>
            <w:r w:rsidRPr="00F86B28">
              <w:rPr>
                <w:rFonts w:hint="eastAsia"/>
                <w:sz w:val="16"/>
                <w:szCs w:val="16"/>
              </w:rPr>
              <w:t>マネジメント</w:t>
            </w:r>
          </w:p>
        </w:tc>
        <w:tc>
          <w:tcPr>
            <w:tcW w:w="1320" w:type="dxa"/>
          </w:tcPr>
          <w:p w14:paraId="35B88F1F" w14:textId="77777777" w:rsidR="007A0981" w:rsidRPr="00F86B28" w:rsidRDefault="007A0981" w:rsidP="007A0981">
            <w:pPr>
              <w:rPr>
                <w:sz w:val="16"/>
                <w:szCs w:val="16"/>
              </w:rPr>
            </w:pPr>
            <w:r w:rsidRPr="00F86B28">
              <w:rPr>
                <w:sz w:val="16"/>
                <w:szCs w:val="16"/>
              </w:rPr>
              <w:t>4.1</w:t>
            </w:r>
          </w:p>
          <w:p w14:paraId="045766CA" w14:textId="77777777" w:rsidR="007A0981" w:rsidRPr="00F86B28" w:rsidRDefault="007A0981" w:rsidP="007A0981">
            <w:pPr>
              <w:rPr>
                <w:sz w:val="16"/>
                <w:szCs w:val="16"/>
              </w:rPr>
            </w:pPr>
            <w:r w:rsidRPr="00F86B28">
              <w:rPr>
                <w:rFonts w:hint="eastAsia"/>
                <w:sz w:val="16"/>
                <w:szCs w:val="16"/>
              </w:rPr>
              <w:t>プロジェクト</w:t>
            </w:r>
          </w:p>
          <w:p w14:paraId="280F14A6" w14:textId="77777777" w:rsidR="007A0981" w:rsidRPr="00F86B28" w:rsidRDefault="007A0981" w:rsidP="007A0981">
            <w:pPr>
              <w:rPr>
                <w:sz w:val="16"/>
                <w:szCs w:val="16"/>
              </w:rPr>
            </w:pPr>
            <w:r w:rsidRPr="00F86B28">
              <w:rPr>
                <w:rFonts w:hint="eastAsia"/>
                <w:sz w:val="16"/>
                <w:szCs w:val="16"/>
              </w:rPr>
              <w:t>憲章作成</w:t>
            </w:r>
          </w:p>
        </w:tc>
        <w:tc>
          <w:tcPr>
            <w:tcW w:w="2127" w:type="dxa"/>
          </w:tcPr>
          <w:p w14:paraId="6597DFCC" w14:textId="77777777" w:rsidR="007A0981" w:rsidRPr="00F86B28" w:rsidRDefault="007A0981" w:rsidP="007A0981">
            <w:pPr>
              <w:rPr>
                <w:sz w:val="16"/>
                <w:szCs w:val="16"/>
              </w:rPr>
            </w:pPr>
            <w:r w:rsidRPr="00F86B28">
              <w:rPr>
                <w:sz w:val="16"/>
                <w:szCs w:val="16"/>
              </w:rPr>
              <w:t>4.2</w:t>
            </w:r>
            <w:r w:rsidRPr="00F86B28">
              <w:rPr>
                <w:rFonts w:hint="eastAsia"/>
                <w:sz w:val="16"/>
                <w:szCs w:val="16"/>
              </w:rPr>
              <w:t>プロジェクト</w:t>
            </w:r>
          </w:p>
          <w:p w14:paraId="0E71777E" w14:textId="77777777" w:rsidR="007A0981" w:rsidRPr="00F86B28" w:rsidRDefault="007A0981" w:rsidP="007A0981">
            <w:pPr>
              <w:rPr>
                <w:sz w:val="16"/>
                <w:szCs w:val="16"/>
              </w:rPr>
            </w:pPr>
            <w:r w:rsidRPr="00F86B28">
              <w:rPr>
                <w:rFonts w:hint="eastAsia"/>
                <w:sz w:val="16"/>
                <w:szCs w:val="16"/>
              </w:rPr>
              <w:t>マネジメント計画書作成</w:t>
            </w:r>
          </w:p>
        </w:tc>
        <w:tc>
          <w:tcPr>
            <w:tcW w:w="1559" w:type="dxa"/>
          </w:tcPr>
          <w:p w14:paraId="3201E335" w14:textId="77777777" w:rsidR="007A0981" w:rsidRPr="00F86B28" w:rsidRDefault="007A0981" w:rsidP="007A0981">
            <w:pPr>
              <w:rPr>
                <w:sz w:val="16"/>
                <w:szCs w:val="16"/>
              </w:rPr>
            </w:pPr>
            <w:r w:rsidRPr="00F86B28">
              <w:rPr>
                <w:sz w:val="16"/>
                <w:szCs w:val="16"/>
              </w:rPr>
              <w:t>4.3</w:t>
            </w:r>
            <w:r w:rsidRPr="00F86B28">
              <w:rPr>
                <w:rFonts w:hint="eastAsia"/>
                <w:sz w:val="16"/>
                <w:szCs w:val="16"/>
              </w:rPr>
              <w:t>プロジェクト実行の指揮マネジメント</w:t>
            </w:r>
          </w:p>
        </w:tc>
        <w:tc>
          <w:tcPr>
            <w:tcW w:w="1843" w:type="dxa"/>
          </w:tcPr>
          <w:p w14:paraId="0D763835" w14:textId="77777777" w:rsidR="007A0981" w:rsidRDefault="007A0981" w:rsidP="007A0981">
            <w:pPr>
              <w:rPr>
                <w:sz w:val="16"/>
                <w:szCs w:val="16"/>
              </w:rPr>
            </w:pPr>
            <w:r w:rsidRPr="00F86B28">
              <w:rPr>
                <w:sz w:val="16"/>
                <w:szCs w:val="16"/>
              </w:rPr>
              <w:t>4.4</w:t>
            </w:r>
            <w:r w:rsidRPr="00F86B28">
              <w:rPr>
                <w:rFonts w:hint="eastAsia"/>
                <w:sz w:val="16"/>
                <w:szCs w:val="16"/>
              </w:rPr>
              <w:t>プロジェクト作業の監視・コントロール</w:t>
            </w:r>
          </w:p>
          <w:p w14:paraId="0B56F577" w14:textId="77777777" w:rsidR="007A0981" w:rsidRPr="00F86B28" w:rsidRDefault="007A0981" w:rsidP="007A0981">
            <w:pPr>
              <w:rPr>
                <w:sz w:val="16"/>
                <w:szCs w:val="16"/>
              </w:rPr>
            </w:pPr>
            <w:r w:rsidRPr="00F86B28">
              <w:rPr>
                <w:sz w:val="16"/>
                <w:szCs w:val="16"/>
              </w:rPr>
              <w:t>4.5</w:t>
            </w:r>
            <w:r w:rsidRPr="00F86B28">
              <w:rPr>
                <w:rFonts w:hint="eastAsia"/>
                <w:sz w:val="16"/>
                <w:szCs w:val="16"/>
              </w:rPr>
              <w:t>統合変更管理</w:t>
            </w:r>
          </w:p>
        </w:tc>
        <w:tc>
          <w:tcPr>
            <w:tcW w:w="1275" w:type="dxa"/>
          </w:tcPr>
          <w:p w14:paraId="22139027" w14:textId="77777777" w:rsidR="007A0981" w:rsidRPr="00F86B28" w:rsidRDefault="007A0981" w:rsidP="007A0981">
            <w:pPr>
              <w:rPr>
                <w:sz w:val="16"/>
                <w:szCs w:val="16"/>
              </w:rPr>
            </w:pPr>
            <w:r w:rsidRPr="00F86B28">
              <w:rPr>
                <w:sz w:val="16"/>
                <w:szCs w:val="16"/>
              </w:rPr>
              <w:t>4.6</w:t>
            </w:r>
          </w:p>
          <w:p w14:paraId="638DEB4D" w14:textId="77777777" w:rsidR="007A0981" w:rsidRPr="00F86B28" w:rsidRDefault="007A0981" w:rsidP="007A0981">
            <w:pPr>
              <w:rPr>
                <w:sz w:val="16"/>
                <w:szCs w:val="16"/>
              </w:rPr>
            </w:pPr>
            <w:r w:rsidRPr="00F86B28">
              <w:rPr>
                <w:rFonts w:hint="eastAsia"/>
                <w:sz w:val="16"/>
                <w:szCs w:val="16"/>
              </w:rPr>
              <w:t>プロジェクトやフェーズの集結</w:t>
            </w:r>
          </w:p>
        </w:tc>
      </w:tr>
      <w:tr w:rsidR="007A0981" w14:paraId="2AC7CF23" w14:textId="77777777" w:rsidTr="007A0981">
        <w:tc>
          <w:tcPr>
            <w:tcW w:w="1799" w:type="dxa"/>
          </w:tcPr>
          <w:p w14:paraId="5BF64592" w14:textId="77777777" w:rsidR="007A0981" w:rsidRPr="00F86B28" w:rsidRDefault="007A0981" w:rsidP="007A0981">
            <w:pPr>
              <w:rPr>
                <w:sz w:val="16"/>
                <w:szCs w:val="16"/>
              </w:rPr>
            </w:pPr>
            <w:r w:rsidRPr="00F86B28">
              <w:rPr>
                <w:sz w:val="16"/>
                <w:szCs w:val="16"/>
              </w:rPr>
              <w:t>5.</w:t>
            </w:r>
            <w:r w:rsidRPr="00F86B28">
              <w:rPr>
                <w:rFonts w:hint="eastAsia"/>
                <w:sz w:val="16"/>
                <w:szCs w:val="16"/>
              </w:rPr>
              <w:t>スコープ・</w:t>
            </w:r>
          </w:p>
          <w:p w14:paraId="11D7E834" w14:textId="77777777" w:rsidR="007A0981" w:rsidRPr="00F86B28" w:rsidRDefault="007A0981" w:rsidP="007A0981">
            <w:pPr>
              <w:rPr>
                <w:sz w:val="16"/>
                <w:szCs w:val="16"/>
              </w:rPr>
            </w:pPr>
            <w:r w:rsidRPr="00F86B28">
              <w:rPr>
                <w:rFonts w:hint="eastAsia"/>
                <w:sz w:val="16"/>
                <w:szCs w:val="16"/>
              </w:rPr>
              <w:t>マネジメント</w:t>
            </w:r>
          </w:p>
        </w:tc>
        <w:tc>
          <w:tcPr>
            <w:tcW w:w="1320" w:type="dxa"/>
          </w:tcPr>
          <w:p w14:paraId="22F3D787" w14:textId="77777777" w:rsidR="007A0981" w:rsidRPr="00F86B28" w:rsidRDefault="007A0981" w:rsidP="007A0981">
            <w:pPr>
              <w:rPr>
                <w:sz w:val="16"/>
                <w:szCs w:val="16"/>
              </w:rPr>
            </w:pPr>
          </w:p>
        </w:tc>
        <w:tc>
          <w:tcPr>
            <w:tcW w:w="2127" w:type="dxa"/>
          </w:tcPr>
          <w:p w14:paraId="7FA01833" w14:textId="77777777" w:rsidR="007A0981" w:rsidRDefault="007A0981" w:rsidP="007A0981">
            <w:pPr>
              <w:rPr>
                <w:sz w:val="16"/>
                <w:szCs w:val="16"/>
              </w:rPr>
            </w:pPr>
            <w:r>
              <w:rPr>
                <w:rFonts w:hint="eastAsia"/>
                <w:sz w:val="16"/>
                <w:szCs w:val="16"/>
              </w:rPr>
              <w:t>5.1要求事項収集</w:t>
            </w:r>
          </w:p>
          <w:p w14:paraId="3BCD6BA4" w14:textId="77777777" w:rsidR="007A0981" w:rsidRDefault="007A0981" w:rsidP="007A0981">
            <w:pPr>
              <w:rPr>
                <w:sz w:val="16"/>
                <w:szCs w:val="16"/>
              </w:rPr>
            </w:pPr>
            <w:r>
              <w:rPr>
                <w:sz w:val="16"/>
                <w:szCs w:val="16"/>
              </w:rPr>
              <w:t>5.2</w:t>
            </w:r>
            <w:r>
              <w:rPr>
                <w:rFonts w:hint="eastAsia"/>
                <w:sz w:val="16"/>
                <w:szCs w:val="16"/>
              </w:rPr>
              <w:t>スコープ定義</w:t>
            </w:r>
          </w:p>
          <w:p w14:paraId="52A749DE" w14:textId="77777777" w:rsidR="007A0981" w:rsidRPr="00F86B28" w:rsidRDefault="007A0981" w:rsidP="007A0981">
            <w:pPr>
              <w:rPr>
                <w:sz w:val="16"/>
                <w:szCs w:val="16"/>
              </w:rPr>
            </w:pPr>
            <w:r>
              <w:rPr>
                <w:sz w:val="16"/>
                <w:szCs w:val="16"/>
              </w:rPr>
              <w:t>5.3WBS</w:t>
            </w:r>
            <w:r>
              <w:rPr>
                <w:rFonts w:hint="eastAsia"/>
                <w:sz w:val="16"/>
                <w:szCs w:val="16"/>
              </w:rPr>
              <w:t>作成</w:t>
            </w:r>
          </w:p>
        </w:tc>
        <w:tc>
          <w:tcPr>
            <w:tcW w:w="1559" w:type="dxa"/>
          </w:tcPr>
          <w:p w14:paraId="76C9BAF0" w14:textId="77777777" w:rsidR="007A0981" w:rsidRPr="00F86B28" w:rsidRDefault="007A0981" w:rsidP="007A0981">
            <w:pPr>
              <w:rPr>
                <w:sz w:val="16"/>
                <w:szCs w:val="16"/>
              </w:rPr>
            </w:pPr>
          </w:p>
        </w:tc>
        <w:tc>
          <w:tcPr>
            <w:tcW w:w="1843" w:type="dxa"/>
          </w:tcPr>
          <w:p w14:paraId="34157B9B" w14:textId="77777777" w:rsidR="007A0981" w:rsidRDefault="007A0981" w:rsidP="007A0981">
            <w:pPr>
              <w:rPr>
                <w:sz w:val="16"/>
                <w:szCs w:val="16"/>
              </w:rPr>
            </w:pPr>
            <w:r>
              <w:rPr>
                <w:rFonts w:hint="eastAsia"/>
                <w:sz w:val="16"/>
                <w:szCs w:val="16"/>
              </w:rPr>
              <w:t>5.4スコープ検証</w:t>
            </w:r>
          </w:p>
          <w:p w14:paraId="3733AADF" w14:textId="77777777" w:rsidR="007A0981" w:rsidRPr="00F86B28" w:rsidRDefault="007A0981" w:rsidP="007A0981">
            <w:pPr>
              <w:rPr>
                <w:sz w:val="16"/>
                <w:szCs w:val="16"/>
              </w:rPr>
            </w:pPr>
            <w:r>
              <w:rPr>
                <w:sz w:val="16"/>
                <w:szCs w:val="16"/>
              </w:rPr>
              <w:t>5.</w:t>
            </w:r>
            <w:r>
              <w:rPr>
                <w:rFonts w:hint="eastAsia"/>
                <w:sz w:val="16"/>
                <w:szCs w:val="16"/>
              </w:rPr>
              <w:t>5スコープコントロール</w:t>
            </w:r>
          </w:p>
        </w:tc>
        <w:tc>
          <w:tcPr>
            <w:tcW w:w="1275" w:type="dxa"/>
          </w:tcPr>
          <w:p w14:paraId="542F0461" w14:textId="77777777" w:rsidR="007A0981" w:rsidRPr="00F86B28" w:rsidRDefault="007A0981" w:rsidP="007A0981">
            <w:pPr>
              <w:rPr>
                <w:sz w:val="16"/>
                <w:szCs w:val="16"/>
              </w:rPr>
            </w:pPr>
          </w:p>
        </w:tc>
      </w:tr>
      <w:tr w:rsidR="007A0981" w14:paraId="57F24521" w14:textId="77777777" w:rsidTr="007A0981">
        <w:tc>
          <w:tcPr>
            <w:tcW w:w="1799" w:type="dxa"/>
          </w:tcPr>
          <w:p w14:paraId="4E6239A5" w14:textId="77777777" w:rsidR="007A0981" w:rsidRDefault="007A0981" w:rsidP="007A0981">
            <w:pPr>
              <w:rPr>
                <w:sz w:val="16"/>
                <w:szCs w:val="16"/>
              </w:rPr>
            </w:pPr>
            <w:r>
              <w:rPr>
                <w:rFonts w:hint="eastAsia"/>
                <w:sz w:val="16"/>
                <w:szCs w:val="16"/>
              </w:rPr>
              <w:t>6</w:t>
            </w:r>
            <w:r>
              <w:rPr>
                <w:sz w:val="16"/>
                <w:szCs w:val="16"/>
              </w:rPr>
              <w:t>.</w:t>
            </w:r>
            <w:r>
              <w:rPr>
                <w:rFonts w:hint="eastAsia"/>
                <w:sz w:val="16"/>
                <w:szCs w:val="16"/>
              </w:rPr>
              <w:t>タイム・</w:t>
            </w:r>
          </w:p>
          <w:p w14:paraId="294A572B" w14:textId="77777777" w:rsidR="007A0981" w:rsidRPr="00F86B28" w:rsidRDefault="007A0981" w:rsidP="007A0981">
            <w:pPr>
              <w:rPr>
                <w:sz w:val="16"/>
                <w:szCs w:val="16"/>
              </w:rPr>
            </w:pPr>
            <w:r>
              <w:rPr>
                <w:rFonts w:hint="eastAsia"/>
                <w:sz w:val="16"/>
                <w:szCs w:val="16"/>
              </w:rPr>
              <w:t>マネジメント</w:t>
            </w:r>
          </w:p>
        </w:tc>
        <w:tc>
          <w:tcPr>
            <w:tcW w:w="1320" w:type="dxa"/>
          </w:tcPr>
          <w:p w14:paraId="23FED980" w14:textId="77777777" w:rsidR="007A0981" w:rsidRPr="00F86B28" w:rsidRDefault="007A0981" w:rsidP="007A0981">
            <w:pPr>
              <w:rPr>
                <w:sz w:val="16"/>
                <w:szCs w:val="16"/>
              </w:rPr>
            </w:pPr>
          </w:p>
        </w:tc>
        <w:tc>
          <w:tcPr>
            <w:tcW w:w="2127" w:type="dxa"/>
          </w:tcPr>
          <w:p w14:paraId="02EAC4EB" w14:textId="77777777" w:rsidR="007A0981" w:rsidRDefault="007A0981" w:rsidP="007A0981">
            <w:pPr>
              <w:rPr>
                <w:sz w:val="16"/>
                <w:szCs w:val="16"/>
              </w:rPr>
            </w:pPr>
            <w:r>
              <w:rPr>
                <w:rFonts w:hint="eastAsia"/>
                <w:sz w:val="16"/>
                <w:szCs w:val="16"/>
              </w:rPr>
              <w:t>6.1アクティビティ定義</w:t>
            </w:r>
          </w:p>
          <w:p w14:paraId="03910E71" w14:textId="77777777" w:rsidR="007A0981" w:rsidRDefault="007A0981" w:rsidP="007A0981">
            <w:pPr>
              <w:rPr>
                <w:sz w:val="16"/>
                <w:szCs w:val="16"/>
              </w:rPr>
            </w:pPr>
            <w:r>
              <w:rPr>
                <w:sz w:val="16"/>
                <w:szCs w:val="16"/>
              </w:rPr>
              <w:t>6.2</w:t>
            </w:r>
            <w:r>
              <w:rPr>
                <w:rFonts w:hint="eastAsia"/>
                <w:sz w:val="16"/>
                <w:szCs w:val="16"/>
              </w:rPr>
              <w:t>アクティビティ順序設定</w:t>
            </w:r>
          </w:p>
          <w:p w14:paraId="6EE3B8D3" w14:textId="77777777" w:rsidR="007A0981" w:rsidRDefault="007A0981" w:rsidP="007A0981">
            <w:pPr>
              <w:rPr>
                <w:sz w:val="16"/>
                <w:szCs w:val="16"/>
              </w:rPr>
            </w:pPr>
            <w:r>
              <w:rPr>
                <w:sz w:val="16"/>
                <w:szCs w:val="16"/>
              </w:rPr>
              <w:t>6.3</w:t>
            </w:r>
            <w:r>
              <w:rPr>
                <w:rFonts w:hint="eastAsia"/>
                <w:sz w:val="16"/>
                <w:szCs w:val="16"/>
              </w:rPr>
              <w:t>アクティビティ資源見積</w:t>
            </w:r>
          </w:p>
          <w:p w14:paraId="31367B32" w14:textId="77777777" w:rsidR="007A0981" w:rsidRDefault="007A0981" w:rsidP="007A0981">
            <w:pPr>
              <w:rPr>
                <w:sz w:val="16"/>
                <w:szCs w:val="16"/>
              </w:rPr>
            </w:pPr>
            <w:r>
              <w:rPr>
                <w:sz w:val="16"/>
                <w:szCs w:val="16"/>
              </w:rPr>
              <w:t>6.4</w:t>
            </w:r>
            <w:r>
              <w:rPr>
                <w:rFonts w:hint="eastAsia"/>
                <w:sz w:val="16"/>
                <w:szCs w:val="16"/>
              </w:rPr>
              <w:t>アクティビティ所要期間見積</w:t>
            </w:r>
          </w:p>
          <w:p w14:paraId="12210BCD" w14:textId="77777777" w:rsidR="007A0981" w:rsidRPr="00F86B28" w:rsidRDefault="007A0981" w:rsidP="007A0981">
            <w:pPr>
              <w:rPr>
                <w:sz w:val="16"/>
                <w:szCs w:val="16"/>
              </w:rPr>
            </w:pPr>
            <w:r>
              <w:rPr>
                <w:sz w:val="16"/>
                <w:szCs w:val="16"/>
              </w:rPr>
              <w:t>6.5</w:t>
            </w:r>
            <w:r>
              <w:rPr>
                <w:rFonts w:hint="eastAsia"/>
                <w:sz w:val="16"/>
                <w:szCs w:val="16"/>
              </w:rPr>
              <w:t>スケジュール作成</w:t>
            </w:r>
          </w:p>
        </w:tc>
        <w:tc>
          <w:tcPr>
            <w:tcW w:w="1559" w:type="dxa"/>
          </w:tcPr>
          <w:p w14:paraId="18CE7AC3" w14:textId="77777777" w:rsidR="007A0981" w:rsidRPr="00F86B28" w:rsidRDefault="007A0981" w:rsidP="007A0981">
            <w:pPr>
              <w:rPr>
                <w:sz w:val="16"/>
                <w:szCs w:val="16"/>
              </w:rPr>
            </w:pPr>
          </w:p>
        </w:tc>
        <w:tc>
          <w:tcPr>
            <w:tcW w:w="1843" w:type="dxa"/>
          </w:tcPr>
          <w:p w14:paraId="444842A9" w14:textId="77777777" w:rsidR="007A0981" w:rsidRPr="00F86B28" w:rsidRDefault="007A0981" w:rsidP="007A0981">
            <w:pPr>
              <w:rPr>
                <w:sz w:val="16"/>
                <w:szCs w:val="16"/>
              </w:rPr>
            </w:pPr>
            <w:r>
              <w:rPr>
                <w:rFonts w:hint="eastAsia"/>
                <w:sz w:val="16"/>
                <w:szCs w:val="16"/>
              </w:rPr>
              <w:t>6.6スケジュール・コントロール</w:t>
            </w:r>
          </w:p>
        </w:tc>
        <w:tc>
          <w:tcPr>
            <w:tcW w:w="1275" w:type="dxa"/>
          </w:tcPr>
          <w:p w14:paraId="23323399" w14:textId="77777777" w:rsidR="007A0981" w:rsidRPr="00F86B28" w:rsidRDefault="007A0981" w:rsidP="007A0981">
            <w:pPr>
              <w:rPr>
                <w:sz w:val="16"/>
                <w:szCs w:val="16"/>
              </w:rPr>
            </w:pPr>
          </w:p>
        </w:tc>
      </w:tr>
      <w:tr w:rsidR="007A0981" w14:paraId="61CC8BD4" w14:textId="77777777" w:rsidTr="007A0981">
        <w:tc>
          <w:tcPr>
            <w:tcW w:w="1799" w:type="dxa"/>
          </w:tcPr>
          <w:p w14:paraId="0452E6F2" w14:textId="77777777" w:rsidR="007A0981" w:rsidRDefault="007A0981" w:rsidP="007A0981">
            <w:pPr>
              <w:rPr>
                <w:sz w:val="16"/>
                <w:szCs w:val="16"/>
              </w:rPr>
            </w:pPr>
            <w:r>
              <w:rPr>
                <w:rFonts w:hint="eastAsia"/>
                <w:sz w:val="16"/>
                <w:szCs w:val="16"/>
              </w:rPr>
              <w:t>7</w:t>
            </w:r>
            <w:r>
              <w:rPr>
                <w:sz w:val="16"/>
                <w:szCs w:val="16"/>
              </w:rPr>
              <w:t>.</w:t>
            </w:r>
            <w:r>
              <w:rPr>
                <w:rFonts w:hint="eastAsia"/>
                <w:sz w:val="16"/>
                <w:szCs w:val="16"/>
              </w:rPr>
              <w:t>コスト・</w:t>
            </w:r>
          </w:p>
          <w:p w14:paraId="7B72913A" w14:textId="77777777" w:rsidR="007A0981" w:rsidRPr="00F86B28" w:rsidRDefault="007A0981" w:rsidP="007A0981">
            <w:pPr>
              <w:rPr>
                <w:sz w:val="16"/>
                <w:szCs w:val="16"/>
              </w:rPr>
            </w:pPr>
            <w:r>
              <w:rPr>
                <w:rFonts w:hint="eastAsia"/>
                <w:sz w:val="16"/>
                <w:szCs w:val="16"/>
              </w:rPr>
              <w:t>マネジメント</w:t>
            </w:r>
          </w:p>
        </w:tc>
        <w:tc>
          <w:tcPr>
            <w:tcW w:w="1320" w:type="dxa"/>
          </w:tcPr>
          <w:p w14:paraId="753A4A90" w14:textId="77777777" w:rsidR="007A0981" w:rsidRPr="00F86B28" w:rsidRDefault="007A0981" w:rsidP="007A0981">
            <w:pPr>
              <w:rPr>
                <w:sz w:val="16"/>
                <w:szCs w:val="16"/>
              </w:rPr>
            </w:pPr>
          </w:p>
        </w:tc>
        <w:tc>
          <w:tcPr>
            <w:tcW w:w="2127" w:type="dxa"/>
          </w:tcPr>
          <w:p w14:paraId="584B771D" w14:textId="77777777" w:rsidR="007A0981" w:rsidRDefault="007A0981" w:rsidP="007A0981">
            <w:pPr>
              <w:rPr>
                <w:sz w:val="16"/>
                <w:szCs w:val="16"/>
              </w:rPr>
            </w:pPr>
            <w:r>
              <w:rPr>
                <w:rFonts w:hint="eastAsia"/>
                <w:sz w:val="16"/>
                <w:szCs w:val="16"/>
              </w:rPr>
              <w:t>7.1コスト見積</w:t>
            </w:r>
          </w:p>
          <w:p w14:paraId="622576AA" w14:textId="77777777" w:rsidR="007A0981" w:rsidRPr="00F86B28" w:rsidRDefault="007A0981" w:rsidP="007A0981">
            <w:pPr>
              <w:rPr>
                <w:sz w:val="16"/>
                <w:szCs w:val="16"/>
              </w:rPr>
            </w:pPr>
            <w:r>
              <w:rPr>
                <w:sz w:val="16"/>
                <w:szCs w:val="16"/>
              </w:rPr>
              <w:t>7.2</w:t>
            </w:r>
            <w:r>
              <w:rPr>
                <w:rFonts w:hint="eastAsia"/>
                <w:sz w:val="16"/>
                <w:szCs w:val="16"/>
              </w:rPr>
              <w:t>予算設定</w:t>
            </w:r>
          </w:p>
        </w:tc>
        <w:tc>
          <w:tcPr>
            <w:tcW w:w="1559" w:type="dxa"/>
          </w:tcPr>
          <w:p w14:paraId="52463D82" w14:textId="77777777" w:rsidR="007A0981" w:rsidRPr="00F86B28" w:rsidRDefault="007A0981" w:rsidP="007A0981">
            <w:pPr>
              <w:rPr>
                <w:sz w:val="16"/>
                <w:szCs w:val="16"/>
              </w:rPr>
            </w:pPr>
          </w:p>
        </w:tc>
        <w:tc>
          <w:tcPr>
            <w:tcW w:w="1843" w:type="dxa"/>
          </w:tcPr>
          <w:p w14:paraId="6BB297B0" w14:textId="77777777" w:rsidR="007A0981" w:rsidRPr="00F86B28" w:rsidRDefault="007A0981" w:rsidP="007A0981">
            <w:pPr>
              <w:rPr>
                <w:sz w:val="16"/>
                <w:szCs w:val="16"/>
              </w:rPr>
            </w:pPr>
            <w:r>
              <w:rPr>
                <w:rFonts w:hint="eastAsia"/>
                <w:sz w:val="16"/>
                <w:szCs w:val="16"/>
              </w:rPr>
              <w:t>7.3コスト・コントロール</w:t>
            </w:r>
          </w:p>
        </w:tc>
        <w:tc>
          <w:tcPr>
            <w:tcW w:w="1275" w:type="dxa"/>
          </w:tcPr>
          <w:p w14:paraId="3D72379E" w14:textId="77777777" w:rsidR="007A0981" w:rsidRPr="00F86B28" w:rsidRDefault="007A0981" w:rsidP="007A0981">
            <w:pPr>
              <w:rPr>
                <w:sz w:val="16"/>
                <w:szCs w:val="16"/>
              </w:rPr>
            </w:pPr>
          </w:p>
        </w:tc>
      </w:tr>
      <w:tr w:rsidR="007A0981" w14:paraId="6DDEFCEF" w14:textId="77777777" w:rsidTr="007A0981">
        <w:tc>
          <w:tcPr>
            <w:tcW w:w="1799" w:type="dxa"/>
          </w:tcPr>
          <w:p w14:paraId="7F1D1F46" w14:textId="77777777" w:rsidR="007A0981" w:rsidRPr="00F86B28" w:rsidRDefault="007A0981" w:rsidP="007A0981">
            <w:pPr>
              <w:rPr>
                <w:sz w:val="16"/>
                <w:szCs w:val="16"/>
              </w:rPr>
            </w:pPr>
            <w:r>
              <w:rPr>
                <w:rFonts w:hint="eastAsia"/>
                <w:sz w:val="16"/>
                <w:szCs w:val="16"/>
              </w:rPr>
              <w:t>8</w:t>
            </w:r>
            <w:r>
              <w:rPr>
                <w:sz w:val="16"/>
                <w:szCs w:val="16"/>
              </w:rPr>
              <w:t>.</w:t>
            </w:r>
            <w:r>
              <w:rPr>
                <w:rFonts w:hint="eastAsia"/>
                <w:sz w:val="16"/>
                <w:szCs w:val="16"/>
              </w:rPr>
              <w:t>品質マネジメント</w:t>
            </w:r>
          </w:p>
        </w:tc>
        <w:tc>
          <w:tcPr>
            <w:tcW w:w="1320" w:type="dxa"/>
          </w:tcPr>
          <w:p w14:paraId="1B45C9C7" w14:textId="77777777" w:rsidR="007A0981" w:rsidRPr="00F86B28" w:rsidRDefault="007A0981" w:rsidP="007A0981">
            <w:pPr>
              <w:rPr>
                <w:sz w:val="16"/>
                <w:szCs w:val="16"/>
              </w:rPr>
            </w:pPr>
          </w:p>
        </w:tc>
        <w:tc>
          <w:tcPr>
            <w:tcW w:w="2127" w:type="dxa"/>
          </w:tcPr>
          <w:p w14:paraId="5F5A88D2" w14:textId="77777777" w:rsidR="007A0981" w:rsidRPr="00F86B28" w:rsidRDefault="007A0981" w:rsidP="007A0981">
            <w:pPr>
              <w:rPr>
                <w:sz w:val="16"/>
                <w:szCs w:val="16"/>
              </w:rPr>
            </w:pPr>
            <w:r>
              <w:rPr>
                <w:rFonts w:hint="eastAsia"/>
                <w:sz w:val="16"/>
                <w:szCs w:val="16"/>
              </w:rPr>
              <w:t>8.1品質計画</w:t>
            </w:r>
          </w:p>
        </w:tc>
        <w:tc>
          <w:tcPr>
            <w:tcW w:w="1559" w:type="dxa"/>
          </w:tcPr>
          <w:p w14:paraId="2F3FBC9A" w14:textId="77777777" w:rsidR="007A0981" w:rsidRPr="00F86B28" w:rsidRDefault="007A0981" w:rsidP="007A0981">
            <w:pPr>
              <w:rPr>
                <w:sz w:val="16"/>
                <w:szCs w:val="16"/>
              </w:rPr>
            </w:pPr>
            <w:r>
              <w:rPr>
                <w:rFonts w:hint="eastAsia"/>
                <w:sz w:val="16"/>
                <w:szCs w:val="16"/>
              </w:rPr>
              <w:t>8.2品質保証</w:t>
            </w:r>
          </w:p>
        </w:tc>
        <w:tc>
          <w:tcPr>
            <w:tcW w:w="1843" w:type="dxa"/>
          </w:tcPr>
          <w:p w14:paraId="3B333165" w14:textId="77777777" w:rsidR="007A0981" w:rsidRPr="00F86B28" w:rsidRDefault="007A0981" w:rsidP="007A0981">
            <w:pPr>
              <w:rPr>
                <w:sz w:val="16"/>
                <w:szCs w:val="16"/>
              </w:rPr>
            </w:pPr>
            <w:r>
              <w:rPr>
                <w:rFonts w:hint="eastAsia"/>
                <w:sz w:val="16"/>
                <w:szCs w:val="16"/>
              </w:rPr>
              <w:t>8.3品質管理</w:t>
            </w:r>
          </w:p>
        </w:tc>
        <w:tc>
          <w:tcPr>
            <w:tcW w:w="1275" w:type="dxa"/>
          </w:tcPr>
          <w:p w14:paraId="35FAB42D" w14:textId="77777777" w:rsidR="007A0981" w:rsidRPr="00F86B28" w:rsidRDefault="007A0981" w:rsidP="007A0981">
            <w:pPr>
              <w:rPr>
                <w:sz w:val="16"/>
                <w:szCs w:val="16"/>
              </w:rPr>
            </w:pPr>
          </w:p>
        </w:tc>
      </w:tr>
      <w:tr w:rsidR="007A0981" w14:paraId="544F1C70" w14:textId="77777777" w:rsidTr="007A0981">
        <w:tc>
          <w:tcPr>
            <w:tcW w:w="1799" w:type="dxa"/>
          </w:tcPr>
          <w:p w14:paraId="1E9A4DD2" w14:textId="77777777" w:rsidR="007A0981" w:rsidRPr="00F86B28" w:rsidRDefault="007A0981" w:rsidP="007A0981">
            <w:pPr>
              <w:rPr>
                <w:sz w:val="16"/>
                <w:szCs w:val="16"/>
              </w:rPr>
            </w:pPr>
            <w:r>
              <w:rPr>
                <w:rFonts w:hint="eastAsia"/>
                <w:sz w:val="16"/>
                <w:szCs w:val="16"/>
              </w:rPr>
              <w:t>9</w:t>
            </w:r>
            <w:r>
              <w:rPr>
                <w:sz w:val="16"/>
                <w:szCs w:val="16"/>
              </w:rPr>
              <w:t>.</w:t>
            </w:r>
            <w:r>
              <w:rPr>
                <w:rFonts w:hint="eastAsia"/>
                <w:sz w:val="16"/>
                <w:szCs w:val="16"/>
              </w:rPr>
              <w:t>人的資源マネジメント</w:t>
            </w:r>
          </w:p>
        </w:tc>
        <w:tc>
          <w:tcPr>
            <w:tcW w:w="1320" w:type="dxa"/>
          </w:tcPr>
          <w:p w14:paraId="20A82178" w14:textId="77777777" w:rsidR="007A0981" w:rsidRPr="00F86B28" w:rsidRDefault="007A0981" w:rsidP="007A0981">
            <w:pPr>
              <w:rPr>
                <w:sz w:val="16"/>
                <w:szCs w:val="16"/>
              </w:rPr>
            </w:pPr>
          </w:p>
        </w:tc>
        <w:tc>
          <w:tcPr>
            <w:tcW w:w="2127" w:type="dxa"/>
          </w:tcPr>
          <w:p w14:paraId="6D18CA90" w14:textId="77777777" w:rsidR="007A0981" w:rsidRPr="00F86B28" w:rsidRDefault="007A0981" w:rsidP="007A0981">
            <w:pPr>
              <w:rPr>
                <w:sz w:val="16"/>
                <w:szCs w:val="16"/>
              </w:rPr>
            </w:pPr>
            <w:r>
              <w:rPr>
                <w:rFonts w:hint="eastAsia"/>
                <w:sz w:val="16"/>
                <w:szCs w:val="16"/>
              </w:rPr>
              <w:t>9.1人的資源計画書作成</w:t>
            </w:r>
          </w:p>
        </w:tc>
        <w:tc>
          <w:tcPr>
            <w:tcW w:w="1559" w:type="dxa"/>
          </w:tcPr>
          <w:p w14:paraId="6B1FEB93" w14:textId="77777777" w:rsidR="007A0981" w:rsidRDefault="007A0981" w:rsidP="007A0981">
            <w:pPr>
              <w:rPr>
                <w:sz w:val="16"/>
                <w:szCs w:val="16"/>
              </w:rPr>
            </w:pPr>
            <w:r>
              <w:rPr>
                <w:rFonts w:hint="eastAsia"/>
                <w:sz w:val="16"/>
                <w:szCs w:val="16"/>
              </w:rPr>
              <w:t>9.2プロジェクト・チーム編成</w:t>
            </w:r>
          </w:p>
          <w:p w14:paraId="429D4A95" w14:textId="77777777" w:rsidR="007A0981" w:rsidRDefault="007A0981" w:rsidP="007A0981">
            <w:pPr>
              <w:rPr>
                <w:sz w:val="16"/>
                <w:szCs w:val="16"/>
              </w:rPr>
            </w:pPr>
            <w:r>
              <w:rPr>
                <w:sz w:val="16"/>
                <w:szCs w:val="16"/>
              </w:rPr>
              <w:t>9.3</w:t>
            </w:r>
            <w:r>
              <w:rPr>
                <w:rFonts w:hint="eastAsia"/>
                <w:sz w:val="16"/>
                <w:szCs w:val="16"/>
              </w:rPr>
              <w:t>プロジェクト・チーム育成</w:t>
            </w:r>
          </w:p>
          <w:p w14:paraId="27430A6D" w14:textId="77777777" w:rsidR="007A0981" w:rsidRPr="00F86B28" w:rsidRDefault="007A0981" w:rsidP="007A0981">
            <w:pPr>
              <w:rPr>
                <w:sz w:val="16"/>
                <w:szCs w:val="16"/>
              </w:rPr>
            </w:pPr>
            <w:r>
              <w:rPr>
                <w:sz w:val="16"/>
                <w:szCs w:val="16"/>
              </w:rPr>
              <w:t>9.4</w:t>
            </w:r>
            <w:r>
              <w:rPr>
                <w:rFonts w:hint="eastAsia"/>
                <w:sz w:val="16"/>
                <w:szCs w:val="16"/>
              </w:rPr>
              <w:t>プロジェクト・チームのマネジメント</w:t>
            </w:r>
          </w:p>
        </w:tc>
        <w:tc>
          <w:tcPr>
            <w:tcW w:w="1843" w:type="dxa"/>
          </w:tcPr>
          <w:p w14:paraId="51F3B856" w14:textId="77777777" w:rsidR="007A0981" w:rsidRPr="00F86B28" w:rsidRDefault="007A0981" w:rsidP="007A0981">
            <w:pPr>
              <w:rPr>
                <w:sz w:val="16"/>
                <w:szCs w:val="16"/>
              </w:rPr>
            </w:pPr>
          </w:p>
        </w:tc>
        <w:tc>
          <w:tcPr>
            <w:tcW w:w="1275" w:type="dxa"/>
          </w:tcPr>
          <w:p w14:paraId="0DF392B0" w14:textId="77777777" w:rsidR="007A0981" w:rsidRPr="00F86B28" w:rsidRDefault="007A0981" w:rsidP="007A0981">
            <w:pPr>
              <w:rPr>
                <w:sz w:val="16"/>
                <w:szCs w:val="16"/>
              </w:rPr>
            </w:pPr>
          </w:p>
        </w:tc>
      </w:tr>
      <w:tr w:rsidR="007A0981" w14:paraId="07C008B8" w14:textId="77777777" w:rsidTr="007A0981">
        <w:tc>
          <w:tcPr>
            <w:tcW w:w="1799" w:type="dxa"/>
          </w:tcPr>
          <w:p w14:paraId="7A02DEDC" w14:textId="77777777" w:rsidR="007A0981" w:rsidRPr="00F86B28" w:rsidRDefault="007A0981" w:rsidP="007A0981">
            <w:pPr>
              <w:rPr>
                <w:sz w:val="16"/>
                <w:szCs w:val="16"/>
              </w:rPr>
            </w:pPr>
            <w:r>
              <w:rPr>
                <w:rFonts w:hint="eastAsia"/>
                <w:sz w:val="16"/>
                <w:szCs w:val="16"/>
              </w:rPr>
              <w:t>10</w:t>
            </w:r>
            <w:r>
              <w:rPr>
                <w:sz w:val="16"/>
                <w:szCs w:val="16"/>
              </w:rPr>
              <w:t>.</w:t>
            </w:r>
            <w:r>
              <w:rPr>
                <w:rFonts w:hint="eastAsia"/>
                <w:sz w:val="16"/>
                <w:szCs w:val="16"/>
              </w:rPr>
              <w:t>コミュニケーション・マネジメント</w:t>
            </w:r>
          </w:p>
        </w:tc>
        <w:tc>
          <w:tcPr>
            <w:tcW w:w="1320" w:type="dxa"/>
          </w:tcPr>
          <w:p w14:paraId="5B2C8685" w14:textId="1024AF46" w:rsidR="007A0981" w:rsidRPr="00F86B28" w:rsidRDefault="007A0981" w:rsidP="007A0981">
            <w:pPr>
              <w:rPr>
                <w:sz w:val="16"/>
                <w:szCs w:val="16"/>
              </w:rPr>
            </w:pPr>
            <w:r>
              <w:rPr>
                <w:rFonts w:hint="eastAsia"/>
                <w:sz w:val="16"/>
                <w:szCs w:val="16"/>
              </w:rPr>
              <w:t>10.1ステークホルダー</w:t>
            </w:r>
            <w:r w:rsidR="00F34F31">
              <w:rPr>
                <w:rFonts w:hint="eastAsia"/>
                <w:sz w:val="16"/>
                <w:szCs w:val="16"/>
              </w:rPr>
              <w:t>特定</w:t>
            </w:r>
          </w:p>
        </w:tc>
        <w:tc>
          <w:tcPr>
            <w:tcW w:w="2127" w:type="dxa"/>
          </w:tcPr>
          <w:p w14:paraId="56318C09" w14:textId="77777777" w:rsidR="007A0981" w:rsidRPr="00F86B28" w:rsidRDefault="007A0981" w:rsidP="007A0981">
            <w:pPr>
              <w:rPr>
                <w:sz w:val="16"/>
                <w:szCs w:val="16"/>
              </w:rPr>
            </w:pPr>
            <w:r>
              <w:rPr>
                <w:rFonts w:hint="eastAsia"/>
                <w:sz w:val="16"/>
                <w:szCs w:val="16"/>
              </w:rPr>
              <w:t>10.2コミュニケーション計画</w:t>
            </w:r>
          </w:p>
        </w:tc>
        <w:tc>
          <w:tcPr>
            <w:tcW w:w="1559" w:type="dxa"/>
          </w:tcPr>
          <w:p w14:paraId="45D60871" w14:textId="77777777" w:rsidR="007A0981" w:rsidRDefault="007A0981" w:rsidP="007A0981">
            <w:pPr>
              <w:rPr>
                <w:sz w:val="16"/>
                <w:szCs w:val="16"/>
              </w:rPr>
            </w:pPr>
            <w:r>
              <w:rPr>
                <w:rFonts w:hint="eastAsia"/>
                <w:sz w:val="16"/>
                <w:szCs w:val="16"/>
              </w:rPr>
              <w:t>10.3情報配布</w:t>
            </w:r>
          </w:p>
          <w:p w14:paraId="3F0EA25B" w14:textId="77777777" w:rsidR="007A0981" w:rsidRPr="00F86B28" w:rsidRDefault="007A0981" w:rsidP="007A0981">
            <w:pPr>
              <w:rPr>
                <w:sz w:val="16"/>
                <w:szCs w:val="16"/>
              </w:rPr>
            </w:pPr>
            <w:r>
              <w:rPr>
                <w:sz w:val="16"/>
                <w:szCs w:val="16"/>
              </w:rPr>
              <w:t>10.4</w:t>
            </w:r>
            <w:r>
              <w:rPr>
                <w:rFonts w:hint="eastAsia"/>
                <w:sz w:val="16"/>
                <w:szCs w:val="16"/>
              </w:rPr>
              <w:t>ステークホルダーの期待のマネジメント</w:t>
            </w:r>
          </w:p>
        </w:tc>
        <w:tc>
          <w:tcPr>
            <w:tcW w:w="1843" w:type="dxa"/>
          </w:tcPr>
          <w:p w14:paraId="2F774597" w14:textId="77777777" w:rsidR="007A0981" w:rsidRPr="00F86B28" w:rsidRDefault="007A0981" w:rsidP="007A0981">
            <w:pPr>
              <w:rPr>
                <w:sz w:val="16"/>
                <w:szCs w:val="16"/>
              </w:rPr>
            </w:pPr>
            <w:r>
              <w:rPr>
                <w:rFonts w:hint="eastAsia"/>
                <w:sz w:val="16"/>
                <w:szCs w:val="16"/>
              </w:rPr>
              <w:t>10.5実績報告</w:t>
            </w:r>
          </w:p>
        </w:tc>
        <w:tc>
          <w:tcPr>
            <w:tcW w:w="1275" w:type="dxa"/>
          </w:tcPr>
          <w:p w14:paraId="0DB5851B" w14:textId="77777777" w:rsidR="007A0981" w:rsidRPr="00F86B28" w:rsidRDefault="007A0981" w:rsidP="007A0981">
            <w:pPr>
              <w:rPr>
                <w:sz w:val="16"/>
                <w:szCs w:val="16"/>
              </w:rPr>
            </w:pPr>
          </w:p>
        </w:tc>
      </w:tr>
      <w:tr w:rsidR="007A0981" w14:paraId="7291C4E7" w14:textId="77777777" w:rsidTr="007A0981">
        <w:tc>
          <w:tcPr>
            <w:tcW w:w="1799" w:type="dxa"/>
          </w:tcPr>
          <w:p w14:paraId="6D1B3F40" w14:textId="77777777" w:rsidR="007A0981" w:rsidRDefault="007A0981" w:rsidP="007A0981">
            <w:pPr>
              <w:rPr>
                <w:sz w:val="16"/>
                <w:szCs w:val="16"/>
              </w:rPr>
            </w:pPr>
            <w:r>
              <w:rPr>
                <w:rFonts w:hint="eastAsia"/>
                <w:sz w:val="16"/>
                <w:szCs w:val="16"/>
              </w:rPr>
              <w:t>11</w:t>
            </w:r>
            <w:r>
              <w:rPr>
                <w:sz w:val="16"/>
                <w:szCs w:val="16"/>
              </w:rPr>
              <w:t>.</w:t>
            </w:r>
            <w:r>
              <w:rPr>
                <w:rFonts w:hint="eastAsia"/>
                <w:sz w:val="16"/>
                <w:szCs w:val="16"/>
              </w:rPr>
              <w:t>リスク・マネジメント</w:t>
            </w:r>
          </w:p>
        </w:tc>
        <w:tc>
          <w:tcPr>
            <w:tcW w:w="1320" w:type="dxa"/>
          </w:tcPr>
          <w:p w14:paraId="4956743C" w14:textId="77777777" w:rsidR="007A0981" w:rsidRPr="003C6C1A" w:rsidRDefault="007A0981" w:rsidP="007A0981">
            <w:pPr>
              <w:rPr>
                <w:sz w:val="16"/>
                <w:szCs w:val="16"/>
              </w:rPr>
            </w:pPr>
          </w:p>
        </w:tc>
        <w:tc>
          <w:tcPr>
            <w:tcW w:w="2127" w:type="dxa"/>
          </w:tcPr>
          <w:p w14:paraId="14B5F08D" w14:textId="77777777" w:rsidR="007A0981" w:rsidRDefault="007A0981" w:rsidP="007A0981">
            <w:pPr>
              <w:rPr>
                <w:sz w:val="16"/>
                <w:szCs w:val="16"/>
              </w:rPr>
            </w:pPr>
            <w:r>
              <w:rPr>
                <w:rFonts w:hint="eastAsia"/>
                <w:sz w:val="16"/>
                <w:szCs w:val="16"/>
              </w:rPr>
              <w:t>11.1リスク・マネジメント計画</w:t>
            </w:r>
          </w:p>
          <w:p w14:paraId="22DA0107" w14:textId="77777777" w:rsidR="007A0981" w:rsidRDefault="007A0981" w:rsidP="007A0981">
            <w:pPr>
              <w:rPr>
                <w:sz w:val="16"/>
                <w:szCs w:val="16"/>
              </w:rPr>
            </w:pPr>
            <w:r>
              <w:rPr>
                <w:sz w:val="16"/>
                <w:szCs w:val="16"/>
              </w:rPr>
              <w:t>11.2</w:t>
            </w:r>
            <w:r>
              <w:rPr>
                <w:rFonts w:hint="eastAsia"/>
                <w:sz w:val="16"/>
                <w:szCs w:val="16"/>
              </w:rPr>
              <w:t>リスク特定</w:t>
            </w:r>
          </w:p>
          <w:p w14:paraId="20663F0A" w14:textId="77777777" w:rsidR="007A0981" w:rsidRDefault="007A0981" w:rsidP="007A0981">
            <w:pPr>
              <w:rPr>
                <w:sz w:val="16"/>
                <w:szCs w:val="16"/>
              </w:rPr>
            </w:pPr>
            <w:r>
              <w:rPr>
                <w:sz w:val="16"/>
                <w:szCs w:val="16"/>
              </w:rPr>
              <w:t>11.3</w:t>
            </w:r>
            <w:r>
              <w:rPr>
                <w:rFonts w:hint="eastAsia"/>
                <w:sz w:val="16"/>
                <w:szCs w:val="16"/>
              </w:rPr>
              <w:t>定性的リスク分析</w:t>
            </w:r>
          </w:p>
          <w:p w14:paraId="0D8D1FC7" w14:textId="77777777" w:rsidR="007A0981" w:rsidRDefault="007A0981" w:rsidP="007A0981">
            <w:pPr>
              <w:rPr>
                <w:sz w:val="16"/>
                <w:szCs w:val="16"/>
              </w:rPr>
            </w:pPr>
            <w:r>
              <w:rPr>
                <w:sz w:val="16"/>
                <w:szCs w:val="16"/>
              </w:rPr>
              <w:t>11.4</w:t>
            </w:r>
            <w:r>
              <w:rPr>
                <w:rFonts w:hint="eastAsia"/>
                <w:sz w:val="16"/>
                <w:szCs w:val="16"/>
              </w:rPr>
              <w:t>定量的リスク分析</w:t>
            </w:r>
          </w:p>
          <w:p w14:paraId="7A08D128" w14:textId="77777777" w:rsidR="007A0981" w:rsidRPr="003C6C1A" w:rsidRDefault="007A0981" w:rsidP="007A0981">
            <w:pPr>
              <w:rPr>
                <w:sz w:val="16"/>
                <w:szCs w:val="16"/>
              </w:rPr>
            </w:pPr>
            <w:r>
              <w:rPr>
                <w:sz w:val="16"/>
                <w:szCs w:val="16"/>
              </w:rPr>
              <w:t>11.5</w:t>
            </w:r>
            <w:r>
              <w:rPr>
                <w:rFonts w:hint="eastAsia"/>
                <w:sz w:val="16"/>
                <w:szCs w:val="16"/>
              </w:rPr>
              <w:t>リスク対応計画</w:t>
            </w:r>
          </w:p>
        </w:tc>
        <w:tc>
          <w:tcPr>
            <w:tcW w:w="1559" w:type="dxa"/>
          </w:tcPr>
          <w:p w14:paraId="3F4CF0C1" w14:textId="77777777" w:rsidR="007A0981" w:rsidRPr="003C6C1A" w:rsidRDefault="007A0981" w:rsidP="007A0981">
            <w:pPr>
              <w:rPr>
                <w:sz w:val="16"/>
                <w:szCs w:val="16"/>
              </w:rPr>
            </w:pPr>
          </w:p>
        </w:tc>
        <w:tc>
          <w:tcPr>
            <w:tcW w:w="1843" w:type="dxa"/>
          </w:tcPr>
          <w:p w14:paraId="05BCF44F" w14:textId="77777777" w:rsidR="007A0981" w:rsidRDefault="007A0981" w:rsidP="007A0981">
            <w:pPr>
              <w:rPr>
                <w:sz w:val="16"/>
                <w:szCs w:val="16"/>
              </w:rPr>
            </w:pPr>
            <w:r>
              <w:rPr>
                <w:rFonts w:hint="eastAsia"/>
                <w:sz w:val="16"/>
                <w:szCs w:val="16"/>
              </w:rPr>
              <w:t>11.6リスクの監視・</w:t>
            </w:r>
          </w:p>
          <w:p w14:paraId="3CF52628" w14:textId="77777777" w:rsidR="007A0981" w:rsidRPr="003C6C1A" w:rsidRDefault="007A0981" w:rsidP="007A0981">
            <w:pPr>
              <w:rPr>
                <w:sz w:val="16"/>
                <w:szCs w:val="16"/>
              </w:rPr>
            </w:pPr>
            <w:r>
              <w:rPr>
                <w:rFonts w:hint="eastAsia"/>
                <w:sz w:val="16"/>
                <w:szCs w:val="16"/>
              </w:rPr>
              <w:t>コントロール</w:t>
            </w:r>
          </w:p>
        </w:tc>
        <w:tc>
          <w:tcPr>
            <w:tcW w:w="1275" w:type="dxa"/>
          </w:tcPr>
          <w:p w14:paraId="23C5B3DC" w14:textId="77777777" w:rsidR="007A0981" w:rsidRPr="003C6C1A" w:rsidRDefault="007A0981" w:rsidP="007A0981">
            <w:pPr>
              <w:rPr>
                <w:sz w:val="16"/>
                <w:szCs w:val="16"/>
              </w:rPr>
            </w:pPr>
          </w:p>
        </w:tc>
      </w:tr>
      <w:tr w:rsidR="007A0981" w14:paraId="737764C2" w14:textId="77777777" w:rsidTr="007A0981">
        <w:tc>
          <w:tcPr>
            <w:tcW w:w="1799" w:type="dxa"/>
          </w:tcPr>
          <w:p w14:paraId="5D3BC4C8" w14:textId="77777777" w:rsidR="007A0981" w:rsidRDefault="007A0981" w:rsidP="007A0981">
            <w:pPr>
              <w:rPr>
                <w:sz w:val="16"/>
                <w:szCs w:val="16"/>
              </w:rPr>
            </w:pPr>
            <w:r>
              <w:rPr>
                <w:rFonts w:hint="eastAsia"/>
                <w:sz w:val="16"/>
                <w:szCs w:val="16"/>
              </w:rPr>
              <w:t>12</w:t>
            </w:r>
            <w:r>
              <w:rPr>
                <w:sz w:val="16"/>
                <w:szCs w:val="16"/>
              </w:rPr>
              <w:t>.</w:t>
            </w:r>
            <w:r>
              <w:rPr>
                <w:rFonts w:hint="eastAsia"/>
                <w:sz w:val="16"/>
                <w:szCs w:val="16"/>
              </w:rPr>
              <w:t>調達マネジメント</w:t>
            </w:r>
          </w:p>
        </w:tc>
        <w:tc>
          <w:tcPr>
            <w:tcW w:w="1320" w:type="dxa"/>
          </w:tcPr>
          <w:p w14:paraId="58F91807" w14:textId="77777777" w:rsidR="007A0981" w:rsidRPr="003C6C1A" w:rsidRDefault="007A0981" w:rsidP="007A0981">
            <w:pPr>
              <w:rPr>
                <w:sz w:val="16"/>
                <w:szCs w:val="16"/>
              </w:rPr>
            </w:pPr>
          </w:p>
        </w:tc>
        <w:tc>
          <w:tcPr>
            <w:tcW w:w="2127" w:type="dxa"/>
          </w:tcPr>
          <w:p w14:paraId="671BA98B" w14:textId="77777777" w:rsidR="007A0981" w:rsidRPr="003C6C1A" w:rsidRDefault="007A0981" w:rsidP="007A0981">
            <w:pPr>
              <w:rPr>
                <w:sz w:val="16"/>
                <w:szCs w:val="16"/>
              </w:rPr>
            </w:pPr>
            <w:r>
              <w:rPr>
                <w:rFonts w:hint="eastAsia"/>
                <w:sz w:val="16"/>
                <w:szCs w:val="16"/>
              </w:rPr>
              <w:t>12.1調達計画</w:t>
            </w:r>
          </w:p>
        </w:tc>
        <w:tc>
          <w:tcPr>
            <w:tcW w:w="1559" w:type="dxa"/>
          </w:tcPr>
          <w:p w14:paraId="2B443401" w14:textId="77777777" w:rsidR="007A0981" w:rsidRPr="003C6C1A" w:rsidRDefault="007A0981" w:rsidP="007A0981">
            <w:pPr>
              <w:rPr>
                <w:sz w:val="16"/>
                <w:szCs w:val="16"/>
              </w:rPr>
            </w:pPr>
            <w:r>
              <w:rPr>
                <w:rFonts w:hint="eastAsia"/>
                <w:sz w:val="16"/>
                <w:szCs w:val="16"/>
              </w:rPr>
              <w:t>12.2調達実行</w:t>
            </w:r>
          </w:p>
        </w:tc>
        <w:tc>
          <w:tcPr>
            <w:tcW w:w="1843" w:type="dxa"/>
          </w:tcPr>
          <w:p w14:paraId="728BE386" w14:textId="77777777" w:rsidR="007A0981" w:rsidRPr="003C6C1A" w:rsidRDefault="007A0981" w:rsidP="007A0981">
            <w:pPr>
              <w:rPr>
                <w:sz w:val="16"/>
                <w:szCs w:val="16"/>
              </w:rPr>
            </w:pPr>
            <w:r>
              <w:rPr>
                <w:rFonts w:hint="eastAsia"/>
                <w:sz w:val="16"/>
                <w:szCs w:val="16"/>
              </w:rPr>
              <w:t>12.3調達管理</w:t>
            </w:r>
          </w:p>
        </w:tc>
        <w:tc>
          <w:tcPr>
            <w:tcW w:w="1275" w:type="dxa"/>
          </w:tcPr>
          <w:p w14:paraId="7BA491B9" w14:textId="77777777" w:rsidR="007A0981" w:rsidRPr="003C6C1A" w:rsidRDefault="007A0981" w:rsidP="007A0981">
            <w:pPr>
              <w:rPr>
                <w:sz w:val="16"/>
                <w:szCs w:val="16"/>
              </w:rPr>
            </w:pPr>
            <w:r>
              <w:rPr>
                <w:rFonts w:hint="eastAsia"/>
                <w:sz w:val="16"/>
                <w:szCs w:val="16"/>
              </w:rPr>
              <w:t>12.4調達終結</w:t>
            </w:r>
          </w:p>
        </w:tc>
      </w:tr>
    </w:tbl>
    <w:p w14:paraId="66B03522" w14:textId="77777777" w:rsidR="007A0981" w:rsidRDefault="007A0981" w:rsidP="00D544E9"/>
    <w:p w14:paraId="10F33D16" w14:textId="5E7B1F66" w:rsidR="007A0981" w:rsidRDefault="007A0981">
      <w:r>
        <w:br w:type="page"/>
      </w:r>
    </w:p>
    <w:p w14:paraId="347084EA" w14:textId="77777777" w:rsidR="007A0981" w:rsidRPr="007A0981" w:rsidRDefault="007A0981" w:rsidP="00D544E9"/>
    <w:p w14:paraId="587B89A3" w14:textId="73AF223B" w:rsidR="00AF32B6" w:rsidRDefault="00AF32B6" w:rsidP="00D544E9">
      <w:pPr>
        <w:pStyle w:val="30"/>
      </w:pPr>
      <w:bookmarkStart w:id="27" w:name="_Toc8417077"/>
      <w:r>
        <w:rPr>
          <w:rFonts w:hint="eastAsia"/>
        </w:rPr>
        <w:t>ものごとの重要度について</w:t>
      </w:r>
      <w:bookmarkEnd w:id="27"/>
    </w:p>
    <w:p w14:paraId="20C12619" w14:textId="77777777" w:rsidR="00AF32B6" w:rsidRDefault="00AF32B6" w:rsidP="00AF32B6"/>
    <w:p w14:paraId="415F7897" w14:textId="2CEA871A" w:rsidR="00AF32B6" w:rsidRDefault="00AF32B6" w:rsidP="00AF32B6">
      <w:pPr>
        <w:ind w:firstLineChars="50" w:firstLine="120"/>
      </w:pPr>
      <w:r>
        <w:rPr>
          <w:rFonts w:hint="eastAsia"/>
        </w:rPr>
        <w:t>すべての活動は、緊急度と重要度という2つの軸によって4つの領域に分けることが出来る。大きな目標のために役立つ行動や、意義のある重要なことが私たちに働きかけることことはない。それらは「緊急」の事柄ではないからだ。</w:t>
      </w:r>
      <w:r w:rsidR="00693AA6">
        <w:rPr>
          <w:rFonts w:hint="eastAsia"/>
        </w:rPr>
        <w:t>自ら働きかけなければならないものである。</w:t>
      </w:r>
    </w:p>
    <w:p w14:paraId="2CDF5FE1" w14:textId="1443091F" w:rsidR="00AF32B6" w:rsidRDefault="00AF32B6" w:rsidP="00AF32B6"/>
    <w:tbl>
      <w:tblPr>
        <w:tblStyle w:val="afff5"/>
        <w:tblW w:w="0" w:type="auto"/>
        <w:tblLook w:val="04A0" w:firstRow="1" w:lastRow="0" w:firstColumn="1" w:lastColumn="0" w:noHBand="0" w:noVBand="1"/>
      </w:tblPr>
      <w:tblGrid>
        <w:gridCol w:w="575"/>
        <w:gridCol w:w="3389"/>
        <w:gridCol w:w="3760"/>
      </w:tblGrid>
      <w:tr w:rsidR="00693AA6" w14:paraId="76ED8A3E" w14:textId="77777777" w:rsidTr="000A2B4A">
        <w:tc>
          <w:tcPr>
            <w:tcW w:w="575" w:type="dxa"/>
          </w:tcPr>
          <w:p w14:paraId="622F97C4" w14:textId="77777777" w:rsidR="00693AA6" w:rsidRDefault="00693AA6" w:rsidP="000A2B4A">
            <w:pPr>
              <w:wordWrap/>
            </w:pPr>
          </w:p>
        </w:tc>
        <w:tc>
          <w:tcPr>
            <w:tcW w:w="3389" w:type="dxa"/>
          </w:tcPr>
          <w:p w14:paraId="56DE16F7" w14:textId="77777777" w:rsidR="00693AA6" w:rsidRDefault="00693AA6" w:rsidP="000A2B4A">
            <w:pPr>
              <w:jc w:val="center"/>
            </w:pPr>
            <w:r>
              <w:rPr>
                <w:rFonts w:hint="eastAsia"/>
              </w:rPr>
              <w:t>緊急</w:t>
            </w:r>
          </w:p>
        </w:tc>
        <w:tc>
          <w:tcPr>
            <w:tcW w:w="3760" w:type="dxa"/>
          </w:tcPr>
          <w:p w14:paraId="2123D6A0" w14:textId="3C4DCA5C" w:rsidR="00693AA6" w:rsidRDefault="00693AA6" w:rsidP="000A2B4A">
            <w:pPr>
              <w:jc w:val="center"/>
            </w:pPr>
            <w:r>
              <w:rPr>
                <w:rFonts w:hint="eastAsia"/>
                <w:noProof/>
              </w:rPr>
              <mc:AlternateContent>
                <mc:Choice Requires="wps">
                  <w:drawing>
                    <wp:anchor distT="0" distB="0" distL="114300" distR="114300" simplePos="0" relativeHeight="251665408" behindDoc="0" locked="0" layoutInCell="1" allowOverlap="1" wp14:anchorId="543D76BD" wp14:editId="3B11D210">
                      <wp:simplePos x="0" y="0"/>
                      <wp:positionH relativeFrom="column">
                        <wp:posOffset>-57150</wp:posOffset>
                      </wp:positionH>
                      <wp:positionV relativeFrom="paragraph">
                        <wp:posOffset>217170</wp:posOffset>
                      </wp:positionV>
                      <wp:extent cx="2366645" cy="1635125"/>
                      <wp:effectExtent l="19050" t="19050" r="14605" b="22225"/>
                      <wp:wrapNone/>
                      <wp:docPr id="162" name="角丸四角形 162"/>
                      <wp:cNvGraphicFramePr/>
                      <a:graphic xmlns:a="http://schemas.openxmlformats.org/drawingml/2006/main">
                        <a:graphicData uri="http://schemas.microsoft.com/office/word/2010/wordprocessingShape">
                          <wps:wsp>
                            <wps:cNvSpPr/>
                            <wps:spPr>
                              <a:xfrm>
                                <a:off x="0" y="0"/>
                                <a:ext cx="2366645" cy="1635125"/>
                              </a:xfrm>
                              <a:prstGeom prst="roundRect">
                                <a:avLst>
                                  <a:gd name="adj" fmla="val 8745"/>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5CA658" w14:textId="77777777" w:rsidR="00892D23" w:rsidRDefault="00892D23" w:rsidP="00802F30">
                                  <w:pPr>
                                    <w:spacing w:line="720" w:lineRule="auto"/>
                                    <w:jc w:val="right"/>
                                  </w:pPr>
                                  <w:r>
                                    <w:t xml:space="preserve"> </w:t>
                                  </w:r>
                                </w:p>
                                <w:p w14:paraId="7A8EB109" w14:textId="77777777" w:rsidR="00892D23" w:rsidRDefault="00892D23" w:rsidP="00802F30">
                                  <w:pPr>
                                    <w:spacing w:line="720" w:lineRule="auto"/>
                                    <w:jc w:val="right"/>
                                  </w:pPr>
                                </w:p>
                                <w:p w14:paraId="02DC02A9" w14:textId="6E85E222" w:rsidR="00892D23" w:rsidRPr="00802F30" w:rsidRDefault="00892D23" w:rsidP="00802F30">
                                  <w:pPr>
                                    <w:spacing w:line="720" w:lineRule="auto"/>
                                    <w:jc w:val="right"/>
                                    <w:rPr>
                                      <w:sz w:val="36"/>
                                    </w:rPr>
                                  </w:pPr>
                                  <w:r w:rsidRPr="00802F30">
                                    <w:rPr>
                                      <w:rFonts w:hint="eastAsia"/>
                                      <w:color w:val="FF0000"/>
                                      <w:sz w:val="36"/>
                                    </w:rPr>
                                    <w:t>一番大事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43D76BD" id="角丸四角形 162" o:spid="_x0000_s1030" style="position:absolute;left:0;text-align:left;margin-left:-4.5pt;margin-top:17.1pt;width:186.35pt;height:128.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73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" filled="f" strokecolor="red" strokeweight="2.25pt">
                      <v:stroke joinstyle="miter"/>
                      <v:textbox>
                        <w:txbxContent>
                          <w:p w14:paraId="0B5CA658" w14:textId="77777777" w:rsidR="00892D23" w:rsidRDefault="00892D23" w:rsidP="00802F30">
                            <w:pPr>
                              <w:spacing w:line="720" w:lineRule="auto"/>
                              <w:jc w:val="right"/>
                            </w:pPr>
                            <w:r>
                              <w:t xml:space="preserve"> </w:t>
                            </w:r>
                          </w:p>
                          <w:p w14:paraId="7A8EB109" w14:textId="77777777" w:rsidR="00892D23" w:rsidRDefault="00892D23" w:rsidP="00802F30">
                            <w:pPr>
                              <w:spacing w:line="720" w:lineRule="auto"/>
                              <w:jc w:val="right"/>
                            </w:pPr>
                          </w:p>
                          <w:p w14:paraId="02DC02A9" w14:textId="6E85E222" w:rsidR="00892D23" w:rsidRPr="00802F30" w:rsidRDefault="00892D23" w:rsidP="00802F30">
                            <w:pPr>
                              <w:spacing w:line="720" w:lineRule="auto"/>
                              <w:jc w:val="right"/>
                              <w:rPr>
                                <w:sz w:val="36"/>
                              </w:rPr>
                            </w:pPr>
                            <w:r w:rsidRPr="00802F30">
                              <w:rPr>
                                <w:rFonts w:hint="eastAsia"/>
                                <w:color w:val="FF0000"/>
                                <w:sz w:val="36"/>
                              </w:rPr>
                              <w:t>一番大事</w:t>
                            </w:r>
                          </w:p>
                        </w:txbxContent>
                      </v:textbox>
                    </v:roundrect>
                  </w:pict>
                </mc:Fallback>
              </mc:AlternateContent>
            </w:r>
            <w:r>
              <w:rPr>
                <w:rFonts w:hint="eastAsia"/>
              </w:rPr>
              <w:t>緊急ではない</w:t>
            </w:r>
          </w:p>
        </w:tc>
      </w:tr>
      <w:tr w:rsidR="00693AA6" w14:paraId="32CB28D7" w14:textId="77777777" w:rsidTr="000A2B4A">
        <w:trPr>
          <w:cantSplit/>
          <w:trHeight w:val="2548"/>
        </w:trPr>
        <w:tc>
          <w:tcPr>
            <w:tcW w:w="575" w:type="dxa"/>
            <w:textDirection w:val="tbRlV"/>
          </w:tcPr>
          <w:p w14:paraId="11DD6FBA" w14:textId="77777777" w:rsidR="00693AA6" w:rsidRDefault="00693AA6" w:rsidP="000A2B4A">
            <w:pPr>
              <w:wordWrap/>
              <w:ind w:left="113" w:right="113"/>
              <w:jc w:val="center"/>
            </w:pPr>
            <w:r>
              <w:rPr>
                <w:rFonts w:hint="eastAsia"/>
              </w:rPr>
              <w:t>重要</w:t>
            </w:r>
          </w:p>
        </w:tc>
        <w:tc>
          <w:tcPr>
            <w:tcW w:w="3389" w:type="dxa"/>
          </w:tcPr>
          <w:p w14:paraId="7713E824" w14:textId="77777777" w:rsidR="00693AA6" w:rsidRDefault="00693AA6" w:rsidP="000A2B4A">
            <w:pPr>
              <w:wordWrap/>
              <w:jc w:val="center"/>
            </w:pPr>
            <w:r>
              <w:rPr>
                <w:rFonts w:hint="eastAsia"/>
              </w:rPr>
              <w:t>第一領域</w:t>
            </w:r>
          </w:p>
          <w:p w14:paraId="51BDA869" w14:textId="77777777" w:rsidR="00693AA6" w:rsidRDefault="00693AA6" w:rsidP="000A2B4A">
            <w:r>
              <w:rPr>
                <w:rFonts w:hint="eastAsia"/>
              </w:rPr>
              <w:t>・差し迫った問題</w:t>
            </w:r>
          </w:p>
          <w:p w14:paraId="73F29D62" w14:textId="77777777" w:rsidR="00693AA6" w:rsidRDefault="00693AA6" w:rsidP="000A2B4A">
            <w:r>
              <w:rPr>
                <w:rFonts w:hint="eastAsia"/>
              </w:rPr>
              <w:t>・締め切りのある仕事、会議</w:t>
            </w:r>
          </w:p>
          <w:p w14:paraId="3D8C9F41" w14:textId="77777777" w:rsidR="00693AA6" w:rsidRDefault="00693AA6" w:rsidP="000A2B4A">
            <w:r>
              <w:rPr>
                <w:rFonts w:hint="eastAsia"/>
              </w:rPr>
              <w:t>・品質不具合の対応</w:t>
            </w:r>
          </w:p>
        </w:tc>
        <w:tc>
          <w:tcPr>
            <w:tcW w:w="3760" w:type="dxa"/>
          </w:tcPr>
          <w:p w14:paraId="56C654C2" w14:textId="1B43266E" w:rsidR="00693AA6" w:rsidRDefault="00693AA6" w:rsidP="000A2B4A">
            <w:pPr>
              <w:wordWrap/>
              <w:jc w:val="center"/>
            </w:pPr>
            <w:r>
              <w:rPr>
                <w:rFonts w:hint="eastAsia"/>
              </w:rPr>
              <w:t>第二領域</w:t>
            </w:r>
          </w:p>
          <w:p w14:paraId="7F80C975" w14:textId="6A956200" w:rsidR="00693AA6" w:rsidRDefault="00693AA6" w:rsidP="000A2B4A">
            <w:pPr>
              <w:wordWrap/>
            </w:pPr>
            <w:r>
              <w:rPr>
                <w:rFonts w:hint="eastAsia"/>
              </w:rPr>
              <w:t>・信頼関係の構築</w:t>
            </w:r>
          </w:p>
          <w:p w14:paraId="6BFDC642" w14:textId="11276A1B" w:rsidR="00693AA6" w:rsidRDefault="00693AA6" w:rsidP="000A2B4A">
            <w:pPr>
              <w:wordWrap/>
            </w:pPr>
            <w:r>
              <w:rPr>
                <w:rFonts w:hint="eastAsia"/>
              </w:rPr>
              <w:t>・戦略の立案</w:t>
            </w:r>
            <w:r w:rsidR="00E924C7">
              <w:rPr>
                <w:rFonts w:hint="eastAsia"/>
              </w:rPr>
              <w:t>、</w:t>
            </w:r>
            <w:r>
              <w:rPr>
                <w:rFonts w:hint="eastAsia"/>
              </w:rPr>
              <w:t>準備や計画</w:t>
            </w:r>
          </w:p>
          <w:p w14:paraId="01ABD076" w14:textId="77777777" w:rsidR="00693AA6" w:rsidRDefault="00693AA6" w:rsidP="000A2B4A">
            <w:pPr>
              <w:wordWrap/>
            </w:pPr>
            <w:r>
              <w:rPr>
                <w:rFonts w:hint="eastAsia"/>
              </w:rPr>
              <w:t>・予防</w:t>
            </w:r>
          </w:p>
          <w:p w14:paraId="3768E35C" w14:textId="77777777" w:rsidR="00693AA6" w:rsidRDefault="00693AA6" w:rsidP="000A2B4A">
            <w:pPr>
              <w:wordWrap/>
            </w:pPr>
            <w:r>
              <w:rPr>
                <w:rFonts w:hint="eastAsia"/>
              </w:rPr>
              <w:t>・価値観の明確化</w:t>
            </w:r>
          </w:p>
          <w:p w14:paraId="301E584A" w14:textId="77777777" w:rsidR="00693AA6" w:rsidRDefault="00693AA6" w:rsidP="000A2B4A">
            <w:pPr>
              <w:wordWrap/>
            </w:pPr>
            <w:r>
              <w:rPr>
                <w:rFonts w:hint="eastAsia"/>
              </w:rPr>
              <w:t>・勉強や自己啓発</w:t>
            </w:r>
          </w:p>
          <w:p w14:paraId="4DE70582" w14:textId="2A415652" w:rsidR="00E924C7" w:rsidRDefault="00E924C7" w:rsidP="000A2B4A">
            <w:pPr>
              <w:wordWrap/>
            </w:pPr>
            <w:r>
              <w:rPr>
                <w:rFonts w:hint="eastAsia"/>
              </w:rPr>
              <w:t>・人材育成</w:t>
            </w:r>
          </w:p>
        </w:tc>
      </w:tr>
      <w:tr w:rsidR="00693AA6" w14:paraId="0EBBC33B" w14:textId="77777777" w:rsidTr="000A2B4A">
        <w:trPr>
          <w:cantSplit/>
          <w:trHeight w:val="3110"/>
        </w:trPr>
        <w:tc>
          <w:tcPr>
            <w:tcW w:w="575" w:type="dxa"/>
            <w:textDirection w:val="tbRlV"/>
          </w:tcPr>
          <w:p w14:paraId="36EA8710" w14:textId="77777777" w:rsidR="00693AA6" w:rsidRDefault="00693AA6" w:rsidP="000A2B4A">
            <w:pPr>
              <w:wordWrap/>
              <w:ind w:left="113" w:right="113"/>
              <w:jc w:val="center"/>
            </w:pPr>
            <w:r>
              <w:rPr>
                <w:rFonts w:hint="eastAsia"/>
              </w:rPr>
              <w:t>重要ではない</w:t>
            </w:r>
          </w:p>
        </w:tc>
        <w:tc>
          <w:tcPr>
            <w:tcW w:w="3389" w:type="dxa"/>
          </w:tcPr>
          <w:p w14:paraId="5E4C4B2D" w14:textId="77777777" w:rsidR="00693AA6" w:rsidRDefault="00693AA6" w:rsidP="000A2B4A">
            <w:pPr>
              <w:wordWrap/>
              <w:jc w:val="center"/>
            </w:pPr>
            <w:r>
              <w:rPr>
                <w:rFonts w:hint="eastAsia"/>
              </w:rPr>
              <w:t>第三領域</w:t>
            </w:r>
          </w:p>
          <w:p w14:paraId="2FECD970" w14:textId="77777777" w:rsidR="00693AA6" w:rsidRDefault="00693AA6" w:rsidP="000A2B4A">
            <w:r>
              <w:rPr>
                <w:rFonts w:hint="eastAsia"/>
              </w:rPr>
              <w:t>・重要でない電話</w:t>
            </w:r>
          </w:p>
          <w:p w14:paraId="2C5E5A3B" w14:textId="77777777" w:rsidR="00693AA6" w:rsidRDefault="00693AA6" w:rsidP="000A2B4A">
            <w:r>
              <w:rPr>
                <w:rFonts w:hint="eastAsia"/>
              </w:rPr>
              <w:t>・重要でない報告書</w:t>
            </w:r>
          </w:p>
          <w:p w14:paraId="3AB85A48" w14:textId="77777777" w:rsidR="00693AA6" w:rsidRDefault="00693AA6" w:rsidP="000A2B4A">
            <w:r>
              <w:rPr>
                <w:rFonts w:hint="eastAsia"/>
              </w:rPr>
              <w:t>・重要でない会議</w:t>
            </w:r>
          </w:p>
          <w:p w14:paraId="4D6C559F" w14:textId="77777777" w:rsidR="00693AA6" w:rsidRDefault="00693AA6" w:rsidP="000A2B4A">
            <w:r>
              <w:rPr>
                <w:rFonts w:hint="eastAsia"/>
              </w:rPr>
              <w:t>・重要でない差し迫った問題</w:t>
            </w:r>
          </w:p>
          <w:p w14:paraId="501D89F4" w14:textId="77777777" w:rsidR="00693AA6" w:rsidRDefault="00693AA6" w:rsidP="000A2B4A">
            <w:r>
              <w:rPr>
                <w:rFonts w:hint="eastAsia"/>
              </w:rPr>
              <w:t>・みんながやっていること</w:t>
            </w:r>
          </w:p>
          <w:p w14:paraId="184243A3" w14:textId="77777777" w:rsidR="00693AA6" w:rsidRDefault="00693AA6" w:rsidP="000A2B4A">
            <w:r>
              <w:rPr>
                <w:rFonts w:hint="eastAsia"/>
              </w:rPr>
              <w:t>・突然の来訪</w:t>
            </w:r>
          </w:p>
          <w:p w14:paraId="41299091" w14:textId="77777777" w:rsidR="00693AA6" w:rsidRDefault="00693AA6" w:rsidP="000A2B4A">
            <w:r>
              <w:rPr>
                <w:rFonts w:hint="eastAsia"/>
              </w:rPr>
              <w:t>・無意味な付き合い</w:t>
            </w:r>
          </w:p>
        </w:tc>
        <w:tc>
          <w:tcPr>
            <w:tcW w:w="3760" w:type="dxa"/>
          </w:tcPr>
          <w:p w14:paraId="729BE809" w14:textId="77777777" w:rsidR="00693AA6" w:rsidRDefault="00693AA6" w:rsidP="000A2B4A">
            <w:pPr>
              <w:wordWrap/>
              <w:jc w:val="center"/>
            </w:pPr>
            <w:r>
              <w:rPr>
                <w:rFonts w:hint="eastAsia"/>
              </w:rPr>
              <w:t>第四領域</w:t>
            </w:r>
          </w:p>
          <w:p w14:paraId="6221878B" w14:textId="77777777" w:rsidR="00693AA6" w:rsidRDefault="00693AA6" w:rsidP="000A2B4A">
            <w:r>
              <w:rPr>
                <w:rFonts w:hint="eastAsia"/>
              </w:rPr>
              <w:t>・暇つぶし</w:t>
            </w:r>
          </w:p>
          <w:p w14:paraId="3B59DD73" w14:textId="77777777" w:rsidR="00693AA6" w:rsidRDefault="00693AA6" w:rsidP="000A2B4A">
            <w:r>
              <w:rPr>
                <w:rFonts w:hint="eastAsia"/>
              </w:rPr>
              <w:t>・意味のない活動</w:t>
            </w:r>
          </w:p>
          <w:p w14:paraId="01916B95" w14:textId="77777777" w:rsidR="00693AA6" w:rsidRDefault="00693AA6" w:rsidP="000A2B4A">
            <w:r>
              <w:rPr>
                <w:rFonts w:hint="eastAsia"/>
              </w:rPr>
              <w:t>・見せかけの仕事</w:t>
            </w:r>
          </w:p>
          <w:p w14:paraId="42D8EEB2" w14:textId="77777777" w:rsidR="00693AA6" w:rsidRDefault="00693AA6" w:rsidP="000A2B4A">
            <w:r>
              <w:rPr>
                <w:rFonts w:hint="eastAsia"/>
              </w:rPr>
              <w:t>・現実逃避</w:t>
            </w:r>
          </w:p>
          <w:p w14:paraId="174A0C04" w14:textId="77777777" w:rsidR="00693AA6" w:rsidRDefault="00693AA6" w:rsidP="000A2B4A">
            <w:r>
              <w:rPr>
                <w:rFonts w:hint="eastAsia"/>
              </w:rPr>
              <w:t>・待ち時間</w:t>
            </w:r>
          </w:p>
        </w:tc>
      </w:tr>
    </w:tbl>
    <w:p w14:paraId="106E0991" w14:textId="77777777" w:rsidR="00AF32B6" w:rsidRDefault="00AF32B6" w:rsidP="00AF32B6"/>
    <w:p w14:paraId="6871B672" w14:textId="060406F9" w:rsidR="00AF32B6" w:rsidRDefault="00924A23" w:rsidP="00AF32B6">
      <w:r>
        <w:rPr>
          <w:rFonts w:hint="eastAsia"/>
        </w:rPr>
        <w:t>第二領域が最も重要度の高い活動で</w:t>
      </w:r>
      <w:r w:rsidR="004B471D">
        <w:rPr>
          <w:rFonts w:hint="eastAsia"/>
        </w:rPr>
        <w:t>あるが、周りからは求められることは無い</w:t>
      </w:r>
      <w:r w:rsidR="00BC7CDE">
        <w:rPr>
          <w:rFonts w:hint="eastAsia"/>
        </w:rPr>
        <w:t>。</w:t>
      </w:r>
      <w:r w:rsidR="004B471D">
        <w:rPr>
          <w:rFonts w:hint="eastAsia"/>
        </w:rPr>
        <w:t>自ら働きかけて実行していく必要がある。</w:t>
      </w:r>
    </w:p>
    <w:p w14:paraId="4E664986" w14:textId="46AB1048" w:rsidR="009A0E60" w:rsidRDefault="00AF32B6">
      <w:r>
        <w:br w:type="page"/>
      </w:r>
    </w:p>
    <w:p w14:paraId="24009B86" w14:textId="4EB73FF3" w:rsidR="009A0E60" w:rsidRPr="00EC3023" w:rsidRDefault="009A0E60" w:rsidP="00EC3023"/>
    <w:p w14:paraId="0F361BEB" w14:textId="1ACB1FA9" w:rsidR="00DD38DB" w:rsidRDefault="00DD38DB">
      <w:pPr>
        <w:pStyle w:val="10"/>
      </w:pPr>
      <w:bookmarkStart w:id="28" w:name="_Toc8417078"/>
      <w:r>
        <w:rPr>
          <w:rFonts w:hint="eastAsia"/>
        </w:rPr>
        <w:t>リーン開発</w:t>
      </w:r>
      <w:bookmarkEnd w:id="28"/>
    </w:p>
    <w:p w14:paraId="75BDD63C" w14:textId="77777777" w:rsidR="001C192C" w:rsidRPr="00F30A80" w:rsidRDefault="001C192C" w:rsidP="00F30A80"/>
    <w:p w14:paraId="7D8A54F5" w14:textId="601BD79D" w:rsidR="00DD38DB" w:rsidRDefault="00DD38DB" w:rsidP="00DD38DB">
      <w:pPr>
        <w:pStyle w:val="20"/>
      </w:pPr>
      <w:bookmarkStart w:id="29" w:name="_Toc8417079"/>
      <w:r>
        <w:rPr>
          <w:rFonts w:hint="eastAsia"/>
        </w:rPr>
        <w:t>リーン開発</w:t>
      </w:r>
      <w:r w:rsidR="00A176F4">
        <w:rPr>
          <w:rFonts w:hint="eastAsia"/>
        </w:rPr>
        <w:t>とは</w:t>
      </w:r>
      <w:bookmarkEnd w:id="29"/>
    </w:p>
    <w:p w14:paraId="47B4E932" w14:textId="77777777" w:rsidR="00DD38DB" w:rsidRDefault="00DD38DB" w:rsidP="00DD38DB"/>
    <w:p w14:paraId="026309F8" w14:textId="7D75DBAA" w:rsidR="00DD38DB" w:rsidRDefault="00DD38DB" w:rsidP="00DD38DB">
      <w:r>
        <w:rPr>
          <w:rFonts w:hint="eastAsia"/>
        </w:rPr>
        <w:t>リーン開発</w:t>
      </w:r>
    </w:p>
    <w:p w14:paraId="2D791014" w14:textId="503B2A8E" w:rsidR="00DD38DB" w:rsidRDefault="00DD38DB" w:rsidP="00DD38DB">
      <w:pPr>
        <w:pStyle w:val="afff8"/>
        <w:numPr>
          <w:ilvl w:val="0"/>
          <w:numId w:val="25"/>
        </w:numPr>
        <w:ind w:leftChars="0"/>
      </w:pPr>
      <w:r>
        <w:rPr>
          <w:rFonts w:hint="eastAsia"/>
        </w:rPr>
        <w:t>頻繁な製品変更(ソフトウェアリリース)</w:t>
      </w:r>
    </w:p>
    <w:p w14:paraId="59CB4125" w14:textId="7DE85D76" w:rsidR="00DD38DB" w:rsidRDefault="00DD38DB" w:rsidP="00DD38DB">
      <w:pPr>
        <w:pStyle w:val="afff8"/>
        <w:numPr>
          <w:ilvl w:val="0"/>
          <w:numId w:val="25"/>
        </w:numPr>
        <w:ind w:leftChars="0"/>
      </w:pPr>
      <w:r>
        <w:rPr>
          <w:rFonts w:hint="eastAsia"/>
        </w:rPr>
        <w:t>短い開発期間</w:t>
      </w:r>
    </w:p>
    <w:p w14:paraId="565662DD" w14:textId="2BD5F3B4" w:rsidR="00DD38DB" w:rsidRDefault="00DD38DB" w:rsidP="00DD38DB">
      <w:pPr>
        <w:pStyle w:val="afff8"/>
        <w:numPr>
          <w:ilvl w:val="0"/>
          <w:numId w:val="25"/>
        </w:numPr>
        <w:ind w:leftChars="0"/>
      </w:pPr>
      <w:r>
        <w:rPr>
          <w:rFonts w:hint="eastAsia"/>
        </w:rPr>
        <w:t>開発ステップ間の情報在庫の削除</w:t>
      </w:r>
    </w:p>
    <w:p w14:paraId="0892A647" w14:textId="78119B77" w:rsidR="00DD38DB" w:rsidRDefault="00DD38DB" w:rsidP="00DD38DB">
      <w:pPr>
        <w:pStyle w:val="afff8"/>
        <w:numPr>
          <w:ilvl w:val="0"/>
          <w:numId w:val="25"/>
        </w:numPr>
        <w:ind w:leftChars="0"/>
      </w:pPr>
      <w:r>
        <w:rPr>
          <w:rFonts w:hint="eastAsia"/>
        </w:rPr>
        <w:t>開発ステップ間で仮決定の情報を小ロットずつ頻繁に移動させる</w:t>
      </w:r>
    </w:p>
    <w:p w14:paraId="65B8F902" w14:textId="44362C07" w:rsidR="00DD38DB" w:rsidRDefault="00DD38DB" w:rsidP="00DD38DB">
      <w:pPr>
        <w:pStyle w:val="afff8"/>
        <w:numPr>
          <w:ilvl w:val="0"/>
          <w:numId w:val="25"/>
        </w:numPr>
        <w:ind w:leftChars="0"/>
      </w:pPr>
      <w:r>
        <w:rPr>
          <w:rFonts w:hint="eastAsia"/>
        </w:rPr>
        <w:t>開発時間削減にはリソースのゆとりステージ間での情報フローが必要になる</w:t>
      </w:r>
    </w:p>
    <w:p w14:paraId="6D43EF1E" w14:textId="2374AF97" w:rsidR="00DD38DB" w:rsidRDefault="00DD38DB" w:rsidP="00DD38DB">
      <w:pPr>
        <w:pStyle w:val="afff8"/>
        <w:numPr>
          <w:ilvl w:val="0"/>
          <w:numId w:val="25"/>
        </w:numPr>
        <w:ind w:leftChars="0"/>
      </w:pPr>
      <w:r>
        <w:rPr>
          <w:rFonts w:hint="eastAsia"/>
        </w:rPr>
        <w:t>製品設計、スケジュール、原価目標の変更への順応性</w:t>
      </w:r>
    </w:p>
    <w:p w14:paraId="4E80F258" w14:textId="09C5A8F7" w:rsidR="00DD38DB" w:rsidRDefault="00A176F4" w:rsidP="00DD38DB">
      <w:pPr>
        <w:pStyle w:val="afff8"/>
        <w:numPr>
          <w:ilvl w:val="0"/>
          <w:numId w:val="25"/>
        </w:numPr>
        <w:ind w:leftChars="0"/>
      </w:pPr>
      <w:r>
        <w:rPr>
          <w:rFonts w:hint="eastAsia"/>
        </w:rPr>
        <w:t>エンジニア(開発者)への幅広いタスク割り当てによって、高い生産性が得られる</w:t>
      </w:r>
    </w:p>
    <w:p w14:paraId="7D01A737" w14:textId="016159BD" w:rsidR="00DD38DB" w:rsidRDefault="00A176F4" w:rsidP="00DD38DB">
      <w:pPr>
        <w:pStyle w:val="afff8"/>
        <w:numPr>
          <w:ilvl w:val="0"/>
          <w:numId w:val="25"/>
        </w:numPr>
        <w:ind w:leftChars="0"/>
      </w:pPr>
      <w:r>
        <w:rPr>
          <w:rFonts w:hint="eastAsia"/>
        </w:rPr>
        <w:t>頻繁でインクリメンタルな革新と継続的な製品・プロセス改善の重視</w:t>
      </w:r>
    </w:p>
    <w:p w14:paraId="758774F3" w14:textId="14B862EB" w:rsidR="00E544F1" w:rsidRDefault="00E544F1" w:rsidP="00DD38DB">
      <w:pPr>
        <w:pStyle w:val="afff8"/>
        <w:numPr>
          <w:ilvl w:val="0"/>
          <w:numId w:val="25"/>
        </w:numPr>
        <w:ind w:leftChars="0"/>
      </w:pPr>
      <w:r>
        <w:rPr>
          <w:rFonts w:hint="eastAsia"/>
        </w:rPr>
        <w:t>品質、開発時間、開発生産性の同時改善</w:t>
      </w:r>
      <w:r w:rsidR="00137D88">
        <w:rPr>
          <w:rFonts w:hint="eastAsia"/>
        </w:rPr>
        <w:tab/>
      </w:r>
    </w:p>
    <w:p w14:paraId="0EBC5A17" w14:textId="77777777" w:rsidR="00A176F4" w:rsidRDefault="00A176F4" w:rsidP="00E544F1"/>
    <w:p w14:paraId="140A9875" w14:textId="77777777" w:rsidR="00E544F1" w:rsidRPr="00DD38DB" w:rsidRDefault="00E544F1" w:rsidP="00E544F1"/>
    <w:p w14:paraId="00B780F4" w14:textId="4A8FB3D9" w:rsidR="00137D88" w:rsidRDefault="00137D88" w:rsidP="00DD38DB">
      <w:pPr>
        <w:pStyle w:val="20"/>
      </w:pPr>
      <w:bookmarkStart w:id="30" w:name="_Toc8417080"/>
      <w:r>
        <w:rPr>
          <w:rFonts w:hint="eastAsia"/>
        </w:rPr>
        <w:t>リーンソフトウェア開発の七つの原則</w:t>
      </w:r>
      <w:bookmarkEnd w:id="30"/>
    </w:p>
    <w:p w14:paraId="6A4852E1" w14:textId="77777777" w:rsidR="00137D88" w:rsidRPr="00137D88" w:rsidRDefault="00137D88" w:rsidP="00137D88"/>
    <w:p w14:paraId="73A07DAB" w14:textId="12350769" w:rsidR="00137D88" w:rsidRDefault="00137D88" w:rsidP="00137D88">
      <w:r>
        <w:rPr>
          <w:rFonts w:hint="eastAsia"/>
        </w:rPr>
        <w:t>原則1：ムダを無くす</w:t>
      </w:r>
    </w:p>
    <w:p w14:paraId="176A09AF" w14:textId="3CAAF078" w:rsidR="00137D88" w:rsidRDefault="00137D88" w:rsidP="00137D88">
      <w:r>
        <w:rPr>
          <w:rFonts w:hint="eastAsia"/>
        </w:rPr>
        <w:t>原則2：品質を作り込む</w:t>
      </w:r>
    </w:p>
    <w:p w14:paraId="7D2C1022" w14:textId="3067F8F7" w:rsidR="00137D88" w:rsidRDefault="00137D88" w:rsidP="00137D88">
      <w:r>
        <w:rPr>
          <w:rFonts w:hint="eastAsia"/>
        </w:rPr>
        <w:t>原則3：知識を作り出す</w:t>
      </w:r>
    </w:p>
    <w:p w14:paraId="64D291B1" w14:textId="50C02602" w:rsidR="00137D88" w:rsidRDefault="00137D88" w:rsidP="00137D88">
      <w:r>
        <w:rPr>
          <w:rFonts w:hint="eastAsia"/>
        </w:rPr>
        <w:t>原則4：決定を遅らせる</w:t>
      </w:r>
    </w:p>
    <w:p w14:paraId="6DE24665" w14:textId="65842CCE" w:rsidR="00137D88" w:rsidRDefault="00137D88" w:rsidP="00137D88">
      <w:r>
        <w:rPr>
          <w:rFonts w:hint="eastAsia"/>
        </w:rPr>
        <w:t>原則5：早く提供する</w:t>
      </w:r>
    </w:p>
    <w:p w14:paraId="4EB8E549" w14:textId="21C74677" w:rsidR="00137D88" w:rsidRDefault="00137D88" w:rsidP="00137D88">
      <w:r>
        <w:rPr>
          <w:rFonts w:hint="eastAsia"/>
        </w:rPr>
        <w:t>原則6：人を尊重する</w:t>
      </w:r>
    </w:p>
    <w:p w14:paraId="1CB390D2" w14:textId="06C8087B" w:rsidR="00137D88" w:rsidRDefault="00137D88" w:rsidP="00137D88">
      <w:r>
        <w:rPr>
          <w:rFonts w:hint="eastAsia"/>
        </w:rPr>
        <w:t>原則7：全体を最適化する</w:t>
      </w:r>
      <w:r>
        <w:rPr>
          <w:rFonts w:hint="eastAsia"/>
        </w:rPr>
        <w:tab/>
      </w:r>
    </w:p>
    <w:p w14:paraId="165EF7C9" w14:textId="381F7148" w:rsidR="00137D88" w:rsidRDefault="00137D88" w:rsidP="00137D88"/>
    <w:p w14:paraId="42FA00DE" w14:textId="77777777" w:rsidR="00137D88" w:rsidRPr="00137D88" w:rsidRDefault="00137D88" w:rsidP="00137D88"/>
    <w:p w14:paraId="294997BF" w14:textId="0FE0F8EC" w:rsidR="00137D88" w:rsidRDefault="00137D88" w:rsidP="00137D88">
      <w:pPr>
        <w:pStyle w:val="30"/>
      </w:pPr>
      <w:bookmarkStart w:id="31" w:name="_Toc8417081"/>
      <w:r>
        <w:rPr>
          <w:rFonts w:hint="eastAsia"/>
        </w:rPr>
        <w:t>原則</w:t>
      </w:r>
      <w:r w:rsidR="00044A43">
        <w:rPr>
          <w:rFonts w:hint="eastAsia"/>
        </w:rPr>
        <w:t>1</w:t>
      </w:r>
      <w:r w:rsidR="00044A43">
        <w:rPr>
          <w:rFonts w:hint="eastAsia"/>
        </w:rPr>
        <w:t xml:space="preserve">　ムダを無くす</w:t>
      </w:r>
      <w:r w:rsidR="00451FC9">
        <w:t>(Eliminate Waste)</w:t>
      </w:r>
      <w:bookmarkEnd w:id="31"/>
    </w:p>
    <w:p w14:paraId="6161DD10" w14:textId="77777777" w:rsidR="00044A43" w:rsidRDefault="00044A43" w:rsidP="00044A43"/>
    <w:p w14:paraId="3A185425" w14:textId="638279F9" w:rsidR="004666D3" w:rsidRPr="00F30A80" w:rsidRDefault="004666D3" w:rsidP="0044300D">
      <w:pPr>
        <w:ind w:firstLineChars="50" w:firstLine="120"/>
        <w:rPr>
          <w:i/>
        </w:rPr>
      </w:pPr>
      <w:r w:rsidRPr="00F30A80">
        <w:rPr>
          <w:rFonts w:hint="eastAsia"/>
          <w:i/>
        </w:rPr>
        <w:t>リーンソフトウェア開発では、価値を付加しないすべてのムダの排除によって、工数を短縮することに重点を置いている。</w:t>
      </w:r>
    </w:p>
    <w:p w14:paraId="1F8E3361" w14:textId="0B130DB1" w:rsidR="004666D3" w:rsidRPr="00F30A80" w:rsidRDefault="004666D3" w:rsidP="00044A43">
      <w:pPr>
        <w:rPr>
          <w:i/>
        </w:rPr>
      </w:pPr>
      <w:r w:rsidRPr="00F30A80">
        <w:rPr>
          <w:rFonts w:hint="eastAsia"/>
          <w:i/>
        </w:rPr>
        <w:t>ムダとは、価値を付加しないあらゆるもののことだ。ムダをなくす第一歩として、「価値とは本来何なのか」を感じ取る感性を磨かなくてはならない。</w:t>
      </w:r>
    </w:p>
    <w:p w14:paraId="56C8ACF8" w14:textId="1D07E8B6" w:rsidR="00044A43" w:rsidRPr="00F30A80" w:rsidRDefault="00044A43" w:rsidP="00044A43">
      <w:pPr>
        <w:rPr>
          <w:i/>
        </w:rPr>
      </w:pPr>
      <w:r w:rsidRPr="00F30A80">
        <w:rPr>
          <w:i/>
        </w:rPr>
        <w:t>80%の価値を提供する20%のコードをまず開発し、その後初めて、次に重要な機能の開発にとりかかるようなプロセス。</w:t>
      </w:r>
      <w:r w:rsidR="000553C2">
        <w:rPr>
          <w:rFonts w:hint="eastAsia"/>
          <w:i/>
        </w:rPr>
        <w:t>(</w:t>
      </w:r>
      <w:r w:rsidR="000553C2">
        <w:rPr>
          <w:i/>
        </w:rPr>
        <w:t xml:space="preserve">Implementing Lean Software Development, Mary </w:t>
      </w:r>
      <w:proofErr w:type="spellStart"/>
      <w:r w:rsidR="000553C2">
        <w:rPr>
          <w:i/>
        </w:rPr>
        <w:t>Poppendieck</w:t>
      </w:r>
      <w:proofErr w:type="spellEnd"/>
      <w:r w:rsidR="000553C2">
        <w:rPr>
          <w:i/>
        </w:rPr>
        <w:t xml:space="preserve"> &amp; Tom </w:t>
      </w:r>
      <w:proofErr w:type="spellStart"/>
      <w:r w:rsidR="000553C2">
        <w:rPr>
          <w:i/>
        </w:rPr>
        <w:t>Poppendieck</w:t>
      </w:r>
      <w:proofErr w:type="spellEnd"/>
      <w:r w:rsidR="000553C2">
        <w:rPr>
          <w:rFonts w:hint="eastAsia"/>
          <w:i/>
        </w:rPr>
        <w:t>)</w:t>
      </w:r>
    </w:p>
    <w:p w14:paraId="074F43E5" w14:textId="77777777" w:rsidR="00137D88" w:rsidRDefault="00137D88" w:rsidP="00137D88"/>
    <w:p w14:paraId="6BA0876C" w14:textId="79CD62DE" w:rsidR="00AE1F30" w:rsidRDefault="00AE1F30">
      <w:r>
        <w:br w:type="page"/>
      </w:r>
    </w:p>
    <w:p w14:paraId="5756CF1D" w14:textId="77777777" w:rsidR="00044A43" w:rsidRPr="00137D88" w:rsidRDefault="00044A43" w:rsidP="00137D88"/>
    <w:p w14:paraId="64593D61" w14:textId="37BA0C89" w:rsidR="004666D3" w:rsidRDefault="004666D3" w:rsidP="0044300D">
      <w:pPr>
        <w:pStyle w:val="30"/>
      </w:pPr>
      <w:bookmarkStart w:id="32" w:name="_Toc8417082"/>
      <w:r>
        <w:rPr>
          <w:rFonts w:hint="eastAsia"/>
        </w:rPr>
        <w:t>原則</w:t>
      </w:r>
      <w:r>
        <w:t xml:space="preserve">2 </w:t>
      </w:r>
      <w:r>
        <w:rPr>
          <w:rFonts w:hint="eastAsia"/>
        </w:rPr>
        <w:t>品質を作り込む</w:t>
      </w:r>
      <w:r w:rsidR="00451FC9">
        <w:rPr>
          <w:rFonts w:hint="eastAsia"/>
        </w:rPr>
        <w:t>(</w:t>
      </w:r>
      <w:r w:rsidR="00451FC9">
        <w:t>Build Quality In</w:t>
      </w:r>
      <w:r w:rsidR="00451FC9">
        <w:rPr>
          <w:rFonts w:hint="eastAsia"/>
        </w:rPr>
        <w:t>)</w:t>
      </w:r>
      <w:bookmarkEnd w:id="32"/>
    </w:p>
    <w:p w14:paraId="0F637A8F" w14:textId="77777777" w:rsidR="004666D3" w:rsidRDefault="004666D3" w:rsidP="0044300D"/>
    <w:p w14:paraId="4FCEB383" w14:textId="1D66D520" w:rsidR="007C0DB2" w:rsidRPr="00F30A80" w:rsidRDefault="007C0DB2" w:rsidP="0044300D">
      <w:pPr>
        <w:ind w:firstLineChars="50" w:firstLine="120"/>
        <w:rPr>
          <w:i/>
        </w:rPr>
      </w:pPr>
      <w:r w:rsidRPr="00F30A80">
        <w:rPr>
          <w:rFonts w:hint="eastAsia"/>
          <w:i/>
        </w:rPr>
        <w:t>目標は、最初からコードに品質を作り込むことであり、後でテストをすることではない。トラッキングシステムに欠陥情報を入力することに注力していないで、最初から欠陥を作らない</w:t>
      </w:r>
      <w:r w:rsidR="00AE1F30" w:rsidRPr="00F30A80">
        <w:rPr>
          <w:rFonts w:hint="eastAsia"/>
          <w:i/>
        </w:rPr>
        <w:t>ようにするので。そのためには、組織にしっかしとした規律が求められる。</w:t>
      </w:r>
    </w:p>
    <w:p w14:paraId="0D0AFE60" w14:textId="26D0E7C7" w:rsidR="00AE1F30" w:rsidRPr="00F30A80" w:rsidRDefault="00AE1F30" w:rsidP="0044300D">
      <w:pPr>
        <w:rPr>
          <w:i/>
        </w:rPr>
      </w:pPr>
      <w:r w:rsidRPr="00F30A80">
        <w:rPr>
          <w:rFonts w:hint="eastAsia"/>
          <w:i/>
        </w:rPr>
        <w:t xml:space="preserve">　本当に品質を手に入れたいのなら、事後の検査をするのではなく、最初から欠陥が入り込まないような状況にしなくてはならない。それができないのであれば、少し進めるごとに製品を検査し、発生したらすぐに欠陥をつかまえるようにしなくてはならない。</w:t>
      </w:r>
      <w:r w:rsidR="000553C2" w:rsidRPr="000553C2">
        <w:rPr>
          <w:i/>
        </w:rPr>
        <w:t xml:space="preserve">(Implementing Lean Software Development, Mary </w:t>
      </w:r>
      <w:proofErr w:type="spellStart"/>
      <w:r w:rsidR="000553C2" w:rsidRPr="000553C2">
        <w:rPr>
          <w:i/>
        </w:rPr>
        <w:t>Poppendieck</w:t>
      </w:r>
      <w:proofErr w:type="spellEnd"/>
      <w:r w:rsidR="000553C2" w:rsidRPr="000553C2">
        <w:rPr>
          <w:i/>
        </w:rPr>
        <w:t xml:space="preserve"> &amp; Tom </w:t>
      </w:r>
      <w:proofErr w:type="spellStart"/>
      <w:r w:rsidR="000553C2" w:rsidRPr="000553C2">
        <w:rPr>
          <w:i/>
        </w:rPr>
        <w:t>Poppendieck</w:t>
      </w:r>
      <w:proofErr w:type="spellEnd"/>
      <w:r w:rsidR="000553C2" w:rsidRPr="000553C2">
        <w:rPr>
          <w:i/>
        </w:rPr>
        <w:t>)</w:t>
      </w:r>
    </w:p>
    <w:p w14:paraId="579AA7FA" w14:textId="77777777" w:rsidR="00AE1F30" w:rsidRDefault="00AE1F30" w:rsidP="0044300D"/>
    <w:p w14:paraId="632AFBF5" w14:textId="7F875B41" w:rsidR="00AE1F30" w:rsidRDefault="00AE1F30" w:rsidP="0044300D">
      <w:r>
        <w:rPr>
          <w:rFonts w:hint="eastAsia"/>
        </w:rPr>
        <w:t>Keyword:テスト駆動型開発</w:t>
      </w:r>
    </w:p>
    <w:p w14:paraId="2939799B" w14:textId="77777777" w:rsidR="007A7695" w:rsidRPr="0044300D" w:rsidRDefault="007A7695" w:rsidP="0044300D"/>
    <w:p w14:paraId="36A0412B" w14:textId="69DE4E3C" w:rsidR="00451FC9" w:rsidRDefault="00451FC9" w:rsidP="00F30A80">
      <w:pPr>
        <w:pStyle w:val="30"/>
      </w:pPr>
      <w:bookmarkStart w:id="33" w:name="_Toc8417083"/>
      <w:r>
        <w:rPr>
          <w:rFonts w:hint="eastAsia"/>
        </w:rPr>
        <w:t>原則</w:t>
      </w:r>
      <w:r>
        <w:t>3:</w:t>
      </w:r>
      <w:r>
        <w:rPr>
          <w:rFonts w:hint="eastAsia"/>
        </w:rPr>
        <w:t>知識を作り出す</w:t>
      </w:r>
      <w:r>
        <w:rPr>
          <w:rFonts w:hint="eastAsia"/>
        </w:rPr>
        <w:t>(</w:t>
      </w:r>
      <w:r>
        <w:t>Create Knowledge</w:t>
      </w:r>
      <w:r>
        <w:rPr>
          <w:rFonts w:hint="eastAsia"/>
        </w:rPr>
        <w:t>)</w:t>
      </w:r>
      <w:bookmarkEnd w:id="33"/>
    </w:p>
    <w:p w14:paraId="106C5307" w14:textId="77777777" w:rsidR="00451FC9" w:rsidRDefault="00451FC9" w:rsidP="00F30A80"/>
    <w:p w14:paraId="26B9F75B" w14:textId="088F4AD7" w:rsidR="00451FC9" w:rsidRDefault="00451FC9" w:rsidP="00F30A80">
      <w:r>
        <w:rPr>
          <w:rFonts w:hint="eastAsia"/>
        </w:rPr>
        <w:t>ソフトウェア開発を成功に導く</w:t>
      </w:r>
      <w:r>
        <w:t>4</w:t>
      </w:r>
      <w:r>
        <w:rPr>
          <w:rFonts w:hint="eastAsia"/>
        </w:rPr>
        <w:t>つのプラクティス</w:t>
      </w:r>
    </w:p>
    <w:p w14:paraId="7C36DF90" w14:textId="77777777" w:rsidR="00451FC9" w:rsidRDefault="00451FC9" w:rsidP="00F30A80"/>
    <w:p w14:paraId="602B7FC3" w14:textId="0120C67C" w:rsidR="00451FC9" w:rsidRDefault="00451FC9" w:rsidP="00F30A80">
      <w:pPr>
        <w:pStyle w:val="afff8"/>
        <w:numPr>
          <w:ilvl w:val="0"/>
          <w:numId w:val="28"/>
        </w:numPr>
        <w:ind w:leftChars="0"/>
      </w:pPr>
      <w:r>
        <w:rPr>
          <w:rFonts w:hint="eastAsia"/>
        </w:rPr>
        <w:t>最小の機能セットを早期に顧客にリリースし、評価とフィードバックを得ること</w:t>
      </w:r>
    </w:p>
    <w:p w14:paraId="616B3D9A" w14:textId="6996F32D" w:rsidR="00451FC9" w:rsidRDefault="00451FC9" w:rsidP="00F30A80">
      <w:pPr>
        <w:pStyle w:val="afff8"/>
        <w:numPr>
          <w:ilvl w:val="0"/>
          <w:numId w:val="28"/>
        </w:numPr>
        <w:ind w:leftChars="0"/>
      </w:pPr>
      <w:r>
        <w:rPr>
          <w:rFonts w:hint="eastAsia"/>
        </w:rPr>
        <w:t>毎日ビルドし、統合テストからすばやいフィードバックを得ること</w:t>
      </w:r>
    </w:p>
    <w:p w14:paraId="5EFBFE48" w14:textId="1FEFBE3E" w:rsidR="00451FC9" w:rsidRDefault="00451FC9" w:rsidP="00F30A80">
      <w:pPr>
        <w:pStyle w:val="afff8"/>
        <w:numPr>
          <w:ilvl w:val="0"/>
          <w:numId w:val="28"/>
        </w:numPr>
        <w:ind w:leftChars="0"/>
      </w:pPr>
      <w:r>
        <w:rPr>
          <w:rFonts w:hint="eastAsia"/>
        </w:rPr>
        <w:t>経験と直感を備えたチームやリーダーに適切な決定を下させること</w:t>
      </w:r>
    </w:p>
    <w:p w14:paraId="4B62057F" w14:textId="478176B5" w:rsidR="00451FC9" w:rsidRDefault="00451FC9" w:rsidP="00F30A80">
      <w:pPr>
        <w:pStyle w:val="afff8"/>
        <w:numPr>
          <w:ilvl w:val="0"/>
          <w:numId w:val="28"/>
        </w:numPr>
        <w:ind w:leftChars="0"/>
      </w:pPr>
      <w:r>
        <w:rPr>
          <w:rFonts w:hint="eastAsia"/>
        </w:rPr>
        <w:t>新規機能が追加しやすいモジュールアーキテクチャにすること</w:t>
      </w:r>
    </w:p>
    <w:p w14:paraId="7FD13DC4" w14:textId="77777777" w:rsidR="00451FC9" w:rsidRDefault="00451FC9" w:rsidP="00F30A80"/>
    <w:p w14:paraId="4CB3D498" w14:textId="0CB8D113" w:rsidR="00451FC9" w:rsidRPr="00F30A80" w:rsidRDefault="00451FC9" w:rsidP="00F30A80">
      <w:pPr>
        <w:ind w:firstLineChars="50" w:firstLine="120"/>
        <w:rPr>
          <w:i/>
        </w:rPr>
      </w:pPr>
      <w:r w:rsidRPr="00F30A80">
        <w:rPr>
          <w:rFonts w:hint="eastAsia"/>
          <w:i/>
        </w:rPr>
        <w:t>製品開発において、長期的に卓越した能力を見せる企業には、共通点がある。それは、規律に従った実験を通じて新たな知識を生み出し、その知識をより大きな組織内で参照できるようにきりんと文章としてまとめる。というて点である。</w:t>
      </w:r>
      <w:r w:rsidR="001241FE" w:rsidRPr="00F30A80">
        <w:rPr>
          <w:rFonts w:hint="eastAsia"/>
          <w:i/>
        </w:rPr>
        <w:t>そのような</w:t>
      </w:r>
      <w:r w:rsidR="007A7695" w:rsidRPr="00F30A80">
        <w:rPr>
          <w:rFonts w:hint="eastAsia"/>
          <w:i/>
        </w:rPr>
        <w:t>企業は、明確なデータを記録するだけではなく、暗黙知を明確化する方法を見つけて、それもまた組織的なナレッジベースの一部にしている。また、開発中の製品について学ぶことも重要だが、その一方で、その知識を将来の製品に焼くに立てるために文章にしておくことが絶対必要であることも理解しているのである。</w:t>
      </w:r>
    </w:p>
    <w:p w14:paraId="1CFAEF86" w14:textId="3758720B" w:rsidR="007A7695" w:rsidRDefault="007A7695" w:rsidP="00F30A80">
      <w:r w:rsidRPr="00F30A80">
        <w:rPr>
          <w:rFonts w:hint="eastAsia"/>
          <w:i/>
        </w:rPr>
        <w:t xml:space="preserve">　開発サイクルを通じて、体系的な学習を促す開発プロセスを用いることは重要だが、その開発プロセス自体も、体系的に改善していかなくてはならない。どのようなチームであっても、プロセス改善のための時間を、通常の業務とは分けて、定期的に設けるべきである。</w:t>
      </w:r>
      <w:r w:rsidR="000553C2" w:rsidRPr="00F30A80">
        <w:rPr>
          <w:i/>
        </w:rPr>
        <w:t xml:space="preserve">(Implementing Lean Software Development, Mary </w:t>
      </w:r>
      <w:proofErr w:type="spellStart"/>
      <w:r w:rsidR="000553C2" w:rsidRPr="00F30A80">
        <w:rPr>
          <w:i/>
        </w:rPr>
        <w:t>Poppendieck</w:t>
      </w:r>
      <w:proofErr w:type="spellEnd"/>
      <w:r w:rsidR="000553C2" w:rsidRPr="00F30A80">
        <w:rPr>
          <w:i/>
        </w:rPr>
        <w:t xml:space="preserve"> &amp; Tom </w:t>
      </w:r>
      <w:proofErr w:type="spellStart"/>
      <w:r w:rsidR="000553C2" w:rsidRPr="00F30A80">
        <w:rPr>
          <w:i/>
        </w:rPr>
        <w:t>Poppendieck</w:t>
      </w:r>
      <w:proofErr w:type="spellEnd"/>
      <w:r w:rsidR="000553C2" w:rsidRPr="00F30A80">
        <w:rPr>
          <w:i/>
        </w:rPr>
        <w:t>)</w:t>
      </w:r>
    </w:p>
    <w:p w14:paraId="6002A92A" w14:textId="77777777" w:rsidR="00451FC9" w:rsidRPr="00F30A80" w:rsidRDefault="00451FC9" w:rsidP="00F30A80"/>
    <w:p w14:paraId="1016D553" w14:textId="000CB0E3" w:rsidR="007A7695" w:rsidRDefault="007A7695" w:rsidP="00F30A80">
      <w:pPr>
        <w:pStyle w:val="30"/>
      </w:pPr>
      <w:bookmarkStart w:id="34" w:name="_Toc8417084"/>
      <w:r>
        <w:rPr>
          <w:rFonts w:hint="eastAsia"/>
        </w:rPr>
        <w:t>原則</w:t>
      </w:r>
      <w:r>
        <w:t>4:</w:t>
      </w:r>
      <w:r>
        <w:rPr>
          <w:rFonts w:hint="eastAsia"/>
        </w:rPr>
        <w:t>決定を遅らせる</w:t>
      </w:r>
      <w:r>
        <w:t>(Defer Commitment)</w:t>
      </w:r>
      <w:bookmarkEnd w:id="34"/>
    </w:p>
    <w:p w14:paraId="01EAB68E" w14:textId="77777777" w:rsidR="007A7695" w:rsidRDefault="007A7695" w:rsidP="00F30A80"/>
    <w:p w14:paraId="16810C6F" w14:textId="571BE50A" w:rsidR="007A7695" w:rsidRPr="00F30A80" w:rsidRDefault="007A7695" w:rsidP="00F30A80">
      <w:pPr>
        <w:ind w:firstLineChars="50" w:firstLine="120"/>
        <w:rPr>
          <w:i/>
        </w:rPr>
      </w:pPr>
      <w:r w:rsidRPr="00F30A80">
        <w:rPr>
          <w:rFonts w:hint="eastAsia"/>
          <w:i/>
        </w:rPr>
        <w:t>難しい決断であれば、それを片付け、目の前のリスクに対処し、未知の要素を減らしたいと多くの人が思う。しかしながら、不確実性と対面する場合、それが複雑性を伴うものであればなおさら、決定を下さなくてはならない瞬間まで重要な選択肢をオープンのままにしておりて、</w:t>
      </w:r>
      <w:r w:rsidR="000553C2" w:rsidRPr="00F30A80">
        <w:rPr>
          <w:rFonts w:hint="eastAsia"/>
          <w:i/>
        </w:rPr>
        <w:t>いろいろなソリューションを実験して難しい問題に対処するのがいちばんである。実際、最高のソフトウェア設計戦略の多くは、取り返しのつかない決定をできるかぎり遅く下せるように、選択肢をオープンにしておくことに照準を合わせている。</w:t>
      </w:r>
      <w:r w:rsidR="000553C2" w:rsidRPr="00F30A80">
        <w:rPr>
          <w:i/>
        </w:rPr>
        <w:t xml:space="preserve">(Implementing Lean Software Development, Mary </w:t>
      </w:r>
      <w:proofErr w:type="spellStart"/>
      <w:r w:rsidR="000553C2" w:rsidRPr="00F30A80">
        <w:rPr>
          <w:i/>
        </w:rPr>
        <w:t>Poppendieck</w:t>
      </w:r>
      <w:proofErr w:type="spellEnd"/>
      <w:r w:rsidR="000553C2" w:rsidRPr="00F30A80">
        <w:rPr>
          <w:i/>
        </w:rPr>
        <w:t xml:space="preserve"> &amp; Tom </w:t>
      </w:r>
      <w:proofErr w:type="spellStart"/>
      <w:r w:rsidR="000553C2" w:rsidRPr="00F30A80">
        <w:rPr>
          <w:i/>
        </w:rPr>
        <w:t>Poppendieck</w:t>
      </w:r>
      <w:proofErr w:type="spellEnd"/>
      <w:r w:rsidR="000553C2" w:rsidRPr="00F30A80">
        <w:rPr>
          <w:i/>
        </w:rPr>
        <w:t>)</w:t>
      </w:r>
    </w:p>
    <w:p w14:paraId="246A2102" w14:textId="77777777" w:rsidR="007A7695" w:rsidRPr="00F30A80" w:rsidRDefault="007A7695" w:rsidP="00F30A80"/>
    <w:p w14:paraId="4CA713B8" w14:textId="0561F456" w:rsidR="005C799D" w:rsidRDefault="005C799D" w:rsidP="00F30A80">
      <w:pPr>
        <w:pStyle w:val="30"/>
      </w:pPr>
      <w:bookmarkStart w:id="35" w:name="_Toc8417085"/>
      <w:r>
        <w:rPr>
          <w:rFonts w:hint="eastAsia"/>
        </w:rPr>
        <w:t>原則</w:t>
      </w:r>
      <w:r>
        <w:t>5:</w:t>
      </w:r>
      <w:r>
        <w:rPr>
          <w:rFonts w:hint="eastAsia"/>
        </w:rPr>
        <w:t>速く提供する</w:t>
      </w:r>
      <w:r>
        <w:t>(Deliver Fast)</w:t>
      </w:r>
      <w:bookmarkEnd w:id="35"/>
    </w:p>
    <w:p w14:paraId="5560068D" w14:textId="77777777" w:rsidR="005C799D" w:rsidRDefault="005C799D" w:rsidP="00F30A80"/>
    <w:p w14:paraId="2A451021" w14:textId="360D9338" w:rsidR="006E1554" w:rsidRPr="00F30A80" w:rsidRDefault="006E1554" w:rsidP="00F30A80">
      <w:pPr>
        <w:rPr>
          <w:i/>
        </w:rPr>
      </w:pPr>
      <w:r w:rsidRPr="00F30A80">
        <w:rPr>
          <w:rFonts w:hint="eastAsia"/>
          <w:i/>
        </w:rPr>
        <w:t>品質を作り込まなければ、ハイスピードは維持できない。</w:t>
      </w:r>
    </w:p>
    <w:p w14:paraId="5CC401F2" w14:textId="77777777" w:rsidR="006E1554" w:rsidRPr="006E1554" w:rsidRDefault="006E1554" w:rsidP="006E1554">
      <w:pPr>
        <w:ind w:firstLineChars="50" w:firstLine="120"/>
        <w:rPr>
          <w:i/>
        </w:rPr>
      </w:pPr>
      <w:r w:rsidRPr="00F30A80">
        <w:rPr>
          <w:rFonts w:hint="eastAsia"/>
          <w:i/>
        </w:rPr>
        <w:t>高品質を達成するにま、</w:t>
      </w:r>
      <w:r w:rsidRPr="00F30A80">
        <w:rPr>
          <w:i/>
        </w:rPr>
        <w:t>2つ方法がある。ひとつは、スピードを落として慎重になる。という方法</w:t>
      </w:r>
      <w:r w:rsidRPr="00F30A80">
        <w:rPr>
          <w:rFonts w:hint="eastAsia"/>
          <w:i/>
        </w:rPr>
        <w:t>である。もうひとつは、プロセスを継続的に改善し、製品に品質を作り込む人を育て、競合他社の何倍ものスピードで繰り返し、確実に顧客の要求に反応する能力を培う、という方法だ</w:t>
      </w:r>
      <w:r w:rsidRPr="006E1554">
        <w:rPr>
          <w:i/>
        </w:rPr>
        <w:t xml:space="preserve">(Implementing Lean Software Development, Mary </w:t>
      </w:r>
      <w:proofErr w:type="spellStart"/>
      <w:r w:rsidRPr="006E1554">
        <w:rPr>
          <w:i/>
        </w:rPr>
        <w:t>Poppendieck</w:t>
      </w:r>
      <w:proofErr w:type="spellEnd"/>
      <w:r w:rsidRPr="006E1554">
        <w:rPr>
          <w:i/>
        </w:rPr>
        <w:t xml:space="preserve"> &amp; Tom </w:t>
      </w:r>
      <w:proofErr w:type="spellStart"/>
      <w:r w:rsidRPr="006E1554">
        <w:rPr>
          <w:i/>
        </w:rPr>
        <w:t>Poppendieck</w:t>
      </w:r>
      <w:proofErr w:type="spellEnd"/>
      <w:r w:rsidRPr="006E1554">
        <w:rPr>
          <w:i/>
        </w:rPr>
        <w:t>)</w:t>
      </w:r>
    </w:p>
    <w:p w14:paraId="41D5ACFA" w14:textId="2C914A75" w:rsidR="006E1554" w:rsidRDefault="006E1554" w:rsidP="00F30A80"/>
    <w:p w14:paraId="5CE232CF" w14:textId="77777777" w:rsidR="006E1554" w:rsidRPr="00F30A80" w:rsidRDefault="006E1554" w:rsidP="00F30A80"/>
    <w:p w14:paraId="70067A5A" w14:textId="0A6854E4" w:rsidR="00047D26" w:rsidRDefault="00047D26" w:rsidP="00F30A80">
      <w:pPr>
        <w:pStyle w:val="30"/>
      </w:pPr>
      <w:bookmarkStart w:id="36" w:name="_Toc8417086"/>
      <w:r>
        <w:rPr>
          <w:rFonts w:hint="eastAsia"/>
        </w:rPr>
        <w:t>原則</w:t>
      </w:r>
      <w:r>
        <w:t>6:</w:t>
      </w:r>
      <w:r>
        <w:rPr>
          <w:rFonts w:hint="eastAsia"/>
        </w:rPr>
        <w:t>人を尊重する</w:t>
      </w:r>
      <w:r>
        <w:t>(Respect People)</w:t>
      </w:r>
      <w:bookmarkEnd w:id="36"/>
    </w:p>
    <w:p w14:paraId="4EC60138" w14:textId="77777777" w:rsidR="00047D26" w:rsidRDefault="00047D26" w:rsidP="00F30A80"/>
    <w:p w14:paraId="08B64747" w14:textId="19D58646" w:rsidR="0024232F" w:rsidRDefault="00047D26" w:rsidP="00F30A80">
      <w:pPr>
        <w:pStyle w:val="afff8"/>
        <w:numPr>
          <w:ilvl w:val="0"/>
          <w:numId w:val="29"/>
        </w:numPr>
        <w:ind w:leftChars="0"/>
      </w:pPr>
      <w:r>
        <w:rPr>
          <w:rFonts w:hint="eastAsia"/>
        </w:rPr>
        <w:t>起業家的リーダー</w:t>
      </w:r>
      <w:bookmarkStart w:id="37" w:name="_GoBack"/>
      <w:bookmarkEnd w:id="37"/>
      <w:del w:id="38" w:author="Ota Kaoru (太田 薫)" w:date="2019-05-23T09:42:00Z">
        <w:r w:rsidDel="001D25F0">
          <w:rPr>
            <w:rFonts w:hint="eastAsia"/>
          </w:rPr>
          <w:delText>：</w:delText>
        </w:r>
      </w:del>
    </w:p>
    <w:p w14:paraId="53D92C3C" w14:textId="5CC702B6" w:rsidR="0024232F" w:rsidRDefault="0024232F" w:rsidP="00F30A80">
      <w:pPr>
        <w:pStyle w:val="afff8"/>
        <w:numPr>
          <w:ilvl w:val="0"/>
          <w:numId w:val="29"/>
        </w:numPr>
        <w:ind w:leftChars="0"/>
      </w:pPr>
      <w:r>
        <w:rPr>
          <w:rFonts w:hint="eastAsia"/>
        </w:rPr>
        <w:t>エキスパートエンジニアの尊重</w:t>
      </w:r>
    </w:p>
    <w:p w14:paraId="6615D925" w14:textId="1FD35024" w:rsidR="0024232F" w:rsidRDefault="0024232F" w:rsidP="00F30A80">
      <w:pPr>
        <w:pStyle w:val="afff8"/>
        <w:numPr>
          <w:ilvl w:val="0"/>
          <w:numId w:val="29"/>
        </w:numPr>
        <w:ind w:leftChars="0"/>
      </w:pPr>
      <w:r>
        <w:rPr>
          <w:rFonts w:hint="eastAsia"/>
        </w:rPr>
        <w:t>責任ベースのプランニングと制御</w:t>
      </w:r>
    </w:p>
    <w:p w14:paraId="60C00568" w14:textId="77777777" w:rsidR="00047D26" w:rsidRPr="00F30A80" w:rsidRDefault="00047D26" w:rsidP="00F30A80"/>
    <w:p w14:paraId="3D280EF5" w14:textId="68ED812B" w:rsidR="0024232F" w:rsidRDefault="0024232F" w:rsidP="00F30A80">
      <w:pPr>
        <w:pStyle w:val="30"/>
      </w:pPr>
      <w:bookmarkStart w:id="39" w:name="_Toc8417087"/>
      <w:r>
        <w:rPr>
          <w:rFonts w:hint="eastAsia"/>
        </w:rPr>
        <w:t>原則</w:t>
      </w:r>
      <w:r>
        <w:t>7:</w:t>
      </w:r>
      <w:r>
        <w:rPr>
          <w:rFonts w:hint="eastAsia"/>
        </w:rPr>
        <w:t>全体を最適化する</w:t>
      </w:r>
      <w:r>
        <w:t>(Optimize the Whole)</w:t>
      </w:r>
      <w:bookmarkEnd w:id="39"/>
    </w:p>
    <w:p w14:paraId="7A814814" w14:textId="77777777" w:rsidR="0024232F" w:rsidRDefault="0024232F" w:rsidP="00F30A80"/>
    <w:p w14:paraId="4CB711F7" w14:textId="015414C8" w:rsidR="0024232F" w:rsidRPr="00F30A80" w:rsidRDefault="0024232F" w:rsidP="00F30A80">
      <w:pPr>
        <w:rPr>
          <w:i/>
        </w:rPr>
      </w:pPr>
      <w:r w:rsidRPr="00F30A80">
        <w:rPr>
          <w:rFonts w:hint="eastAsia"/>
          <w:i/>
        </w:rPr>
        <w:t>ソフトウェア開発は、伝統的に部分最適に陥りやすい</w:t>
      </w:r>
    </w:p>
    <w:p w14:paraId="5191B9C9" w14:textId="77777777" w:rsidR="0024232F" w:rsidRPr="0024232F" w:rsidRDefault="0024232F" w:rsidP="0024232F">
      <w:pPr>
        <w:ind w:firstLineChars="50" w:firstLine="120"/>
        <w:rPr>
          <w:i/>
        </w:rPr>
      </w:pPr>
      <w:r w:rsidRPr="00F30A80">
        <w:rPr>
          <w:rFonts w:hint="eastAsia"/>
          <w:i/>
        </w:rPr>
        <w:t>組織の境界をまたげば、コストがかかる。ピーター・ドラッガーは、バリューストリームの始めから終わりまでの全体を、ひとつのマネジメントシステムで対応している企業では、競合他社に比べ、</w:t>
      </w:r>
      <w:r w:rsidRPr="00F30A80">
        <w:rPr>
          <w:i/>
        </w:rPr>
        <w:t>25</w:t>
      </w:r>
      <w:r w:rsidRPr="00F30A80">
        <w:rPr>
          <w:rFonts w:hint="eastAsia"/>
          <w:i/>
        </w:rPr>
        <w:t>〜</w:t>
      </w:r>
      <w:r w:rsidRPr="00F30A80">
        <w:rPr>
          <w:i/>
        </w:rPr>
        <w:t>30%</w:t>
      </w:r>
      <w:r w:rsidRPr="00F30A80">
        <w:rPr>
          <w:rFonts w:hint="eastAsia"/>
          <w:i/>
        </w:rPr>
        <w:t>のコスト削減ができていると述べている。</w:t>
      </w:r>
      <w:r w:rsidRPr="0024232F">
        <w:rPr>
          <w:i/>
        </w:rPr>
        <w:t xml:space="preserve">(Implementing Lean Software Development, Mary </w:t>
      </w:r>
      <w:proofErr w:type="spellStart"/>
      <w:r w:rsidRPr="0024232F">
        <w:rPr>
          <w:i/>
        </w:rPr>
        <w:t>Poppendieck</w:t>
      </w:r>
      <w:proofErr w:type="spellEnd"/>
      <w:r w:rsidRPr="0024232F">
        <w:rPr>
          <w:i/>
        </w:rPr>
        <w:t xml:space="preserve"> &amp; Tom </w:t>
      </w:r>
      <w:proofErr w:type="spellStart"/>
      <w:r w:rsidRPr="0024232F">
        <w:rPr>
          <w:i/>
        </w:rPr>
        <w:t>Poppendieck</w:t>
      </w:r>
      <w:proofErr w:type="spellEnd"/>
      <w:r w:rsidRPr="0024232F">
        <w:rPr>
          <w:i/>
        </w:rPr>
        <w:t>)</w:t>
      </w:r>
    </w:p>
    <w:p w14:paraId="2638FD62" w14:textId="13355B3D" w:rsidR="0024232F" w:rsidRDefault="0024232F" w:rsidP="00F30A80"/>
    <w:p w14:paraId="00F9FB3F" w14:textId="77777777" w:rsidR="0024232F" w:rsidRPr="00F30A80" w:rsidRDefault="0024232F" w:rsidP="00F30A80"/>
    <w:p w14:paraId="29D9CA08" w14:textId="4E94A747" w:rsidR="00DD38DB" w:rsidRDefault="004666D3" w:rsidP="00DD38DB">
      <w:pPr>
        <w:pStyle w:val="20"/>
      </w:pPr>
      <w:bookmarkStart w:id="40" w:name="_Toc8417088"/>
      <w:r>
        <w:rPr>
          <w:rFonts w:hint="eastAsia"/>
        </w:rPr>
        <w:t>○</w:t>
      </w:r>
      <w:bookmarkEnd w:id="40"/>
    </w:p>
    <w:p w14:paraId="39A87ED7" w14:textId="77777777" w:rsidR="007A7695" w:rsidRPr="00F30A80" w:rsidRDefault="007A7695" w:rsidP="00F30A80"/>
    <w:p w14:paraId="23286F92" w14:textId="77777777" w:rsidR="00DD38DB" w:rsidRDefault="00DD38DB" w:rsidP="00DD38DB"/>
    <w:p w14:paraId="6291F2AC" w14:textId="77777777" w:rsidR="00AE1F30" w:rsidRDefault="00AE1F30" w:rsidP="00DD38DB"/>
    <w:p w14:paraId="1417A3BA" w14:textId="77777777" w:rsidR="00AE1F30" w:rsidRDefault="00AE1F30" w:rsidP="00DD38DB"/>
    <w:p w14:paraId="69F0D7FB" w14:textId="77777777" w:rsidR="00AE1F30" w:rsidRDefault="00AE1F30" w:rsidP="00DD38DB"/>
    <w:p w14:paraId="2C822AAA" w14:textId="18AB7EC0" w:rsidR="00DD38DB" w:rsidRDefault="00DD38DB">
      <w:r>
        <w:br w:type="page"/>
      </w:r>
    </w:p>
    <w:p w14:paraId="062A3EB5" w14:textId="77777777" w:rsidR="00DD38DB" w:rsidRPr="00DD38DB" w:rsidRDefault="00DD38DB" w:rsidP="00DD38DB"/>
    <w:p w14:paraId="334BDBC3" w14:textId="614D05A2" w:rsidR="00CC4F1E" w:rsidRDefault="00DD38DB">
      <w:pPr>
        <w:pStyle w:val="10"/>
      </w:pPr>
      <w:bookmarkStart w:id="41" w:name="_Toc8417089"/>
      <w:r>
        <w:rPr>
          <w:rFonts w:hint="eastAsia"/>
        </w:rPr>
        <w:t>ひろじれんシステム</w:t>
      </w:r>
      <w:bookmarkEnd w:id="41"/>
    </w:p>
    <w:p w14:paraId="5CF56CDA" w14:textId="77777777" w:rsidR="005919D9" w:rsidRPr="005919D9" w:rsidRDefault="005919D9" w:rsidP="005919D9"/>
    <w:p w14:paraId="08CDE526" w14:textId="77777777" w:rsidR="00060983" w:rsidRDefault="00060983" w:rsidP="001D50E3">
      <w:pPr>
        <w:pStyle w:val="20"/>
      </w:pPr>
      <w:bookmarkStart w:id="42" w:name="_Toc8417090"/>
      <w:r>
        <w:rPr>
          <w:rFonts w:hint="eastAsia"/>
        </w:rPr>
        <w:t>システムとは、</w:t>
      </w:r>
      <w:bookmarkEnd w:id="42"/>
    </w:p>
    <w:p w14:paraId="4E5DC4A1" w14:textId="77777777" w:rsidR="005919D9" w:rsidRPr="005919D9" w:rsidRDefault="005919D9" w:rsidP="005919D9"/>
    <w:p w14:paraId="020653AF" w14:textId="77777777" w:rsidR="00F50BC3" w:rsidRDefault="00F50BC3" w:rsidP="00F50BC3">
      <w:r>
        <w:rPr>
          <w:rFonts w:hint="eastAsia"/>
        </w:rPr>
        <w:t>システムとは、定義された目的を実現するために必要な要素の集まり。要素はソフトウェア、ハードウェア、人、サービスなどである。</w:t>
      </w:r>
    </w:p>
    <w:p w14:paraId="47C52416" w14:textId="77777777" w:rsidR="00F50BC3" w:rsidRDefault="00F50BC3" w:rsidP="00F50BC3"/>
    <w:p w14:paraId="71062CB8" w14:textId="77777777" w:rsidR="00F50BC3" w:rsidRPr="00060983" w:rsidRDefault="00F50BC3" w:rsidP="00F50BC3">
      <w:pPr>
        <w:rPr>
          <w:i/>
        </w:rPr>
      </w:pPr>
      <w:r w:rsidRPr="00060983">
        <w:rPr>
          <w:i/>
        </w:rPr>
        <w:t>S</w:t>
      </w:r>
      <w:r w:rsidRPr="00060983">
        <w:rPr>
          <w:rFonts w:hint="eastAsia"/>
          <w:i/>
        </w:rPr>
        <w:t>ystems are man-made, created and utilized to provide products or services in defined environments for the benefit of users and other stakeholders.</w:t>
      </w:r>
    </w:p>
    <w:p w14:paraId="14EE7FB0" w14:textId="77777777" w:rsidR="00F50BC3" w:rsidRDefault="00F50BC3" w:rsidP="00F50BC3">
      <w:pPr>
        <w:jc w:val="right"/>
      </w:pPr>
      <w:r>
        <w:rPr>
          <w:rFonts w:hint="eastAsia"/>
        </w:rPr>
        <w:t>ISO/IEC/IEEE 15288</w:t>
      </w:r>
    </w:p>
    <w:p w14:paraId="0009D915" w14:textId="77777777" w:rsidR="003A6562" w:rsidRDefault="003A6562" w:rsidP="00F50BC3">
      <w:pPr>
        <w:jc w:val="right"/>
      </w:pPr>
    </w:p>
    <w:p w14:paraId="7E3D50A7" w14:textId="69925101" w:rsidR="003A6562" w:rsidRPr="003A6562" w:rsidRDefault="003A6562" w:rsidP="00F50BC3">
      <w:pPr>
        <w:rPr>
          <w:i/>
        </w:rPr>
      </w:pPr>
      <w:r>
        <w:rPr>
          <w:rFonts w:hint="eastAsia"/>
          <w:i/>
        </w:rPr>
        <w:t xml:space="preserve">System is </w:t>
      </w:r>
      <w:r w:rsidRPr="003A6562">
        <w:rPr>
          <w:rFonts w:hint="eastAsia"/>
          <w:i/>
        </w:rPr>
        <w:t xml:space="preserve">an integrated set of elements, subsystems, or assemblies that accomplish a defined </w:t>
      </w:r>
      <w:proofErr w:type="spellStart"/>
      <w:r w:rsidRPr="003A6562">
        <w:rPr>
          <w:rFonts w:hint="eastAsia"/>
          <w:i/>
        </w:rPr>
        <w:t>objective.These</w:t>
      </w:r>
      <w:proofErr w:type="spellEnd"/>
      <w:r w:rsidRPr="003A6562">
        <w:rPr>
          <w:rFonts w:hint="eastAsia"/>
          <w:i/>
        </w:rPr>
        <w:t xml:space="preserve"> </w:t>
      </w:r>
      <w:proofErr w:type="spellStart"/>
      <w:r w:rsidRPr="003A6562">
        <w:rPr>
          <w:rFonts w:hint="eastAsia"/>
          <w:i/>
        </w:rPr>
        <w:t>elsements</w:t>
      </w:r>
      <w:proofErr w:type="spellEnd"/>
      <w:r w:rsidRPr="003A6562">
        <w:rPr>
          <w:rFonts w:hint="eastAsia"/>
          <w:i/>
        </w:rPr>
        <w:t xml:space="preserve"> include products(hardware,software,firmware),processes,people,information,techniques,facilities,services,and other support elements.</w:t>
      </w:r>
    </w:p>
    <w:p w14:paraId="6B8DF7D1" w14:textId="15F85CA7" w:rsidR="003A6562" w:rsidRDefault="003A6562" w:rsidP="003A6562">
      <w:pPr>
        <w:jc w:val="right"/>
      </w:pPr>
      <w:r>
        <w:rPr>
          <w:rFonts w:hint="eastAsia"/>
        </w:rPr>
        <w:t>INCOSE</w:t>
      </w:r>
    </w:p>
    <w:p w14:paraId="72671ADC" w14:textId="77777777" w:rsidR="00060983" w:rsidRPr="00060983" w:rsidRDefault="00060983" w:rsidP="00060983"/>
    <w:p w14:paraId="1B8CFDC3" w14:textId="4D923DBB" w:rsidR="00F50BC3" w:rsidRDefault="00F50BC3" w:rsidP="00060983">
      <w:pPr>
        <w:pStyle w:val="30"/>
      </w:pPr>
      <w:bookmarkStart w:id="43" w:name="_Toc8417091"/>
      <w:r>
        <w:rPr>
          <w:rFonts w:hint="eastAsia"/>
        </w:rPr>
        <w:t>システムの</w:t>
      </w:r>
      <w:r w:rsidR="003A6562">
        <w:rPr>
          <w:rFonts w:hint="eastAsia"/>
        </w:rPr>
        <w:t>ライフサイクル</w:t>
      </w:r>
      <w:bookmarkEnd w:id="43"/>
    </w:p>
    <w:p w14:paraId="7E4D41BB" w14:textId="77777777" w:rsidR="005919D9" w:rsidRPr="005919D9" w:rsidRDefault="005919D9" w:rsidP="005919D9"/>
    <w:p w14:paraId="6EF3EF48" w14:textId="77777777" w:rsidR="00CD3BA0" w:rsidRDefault="00CD3BA0" w:rsidP="00CD3BA0">
      <w:r>
        <w:rPr>
          <w:rFonts w:hint="eastAsia"/>
        </w:rPr>
        <w:t>システムのライフサイクルを定義し、</w:t>
      </w:r>
    </w:p>
    <w:p w14:paraId="1F2F9365" w14:textId="77777777" w:rsidR="00CD3BA0" w:rsidRDefault="00CD3BA0" w:rsidP="00CD3BA0">
      <w:r>
        <w:rPr>
          <w:rFonts w:hint="eastAsia"/>
        </w:rPr>
        <w:t>・開発の流れを把握する</w:t>
      </w:r>
    </w:p>
    <w:p w14:paraId="7F36554A" w14:textId="77777777" w:rsidR="00CD3BA0" w:rsidRDefault="00CD3BA0" w:rsidP="00CD3BA0">
      <w:r>
        <w:rPr>
          <w:rFonts w:hint="eastAsia"/>
        </w:rPr>
        <w:t>・競技だけではなく、ライフサイクル毎のシステムへの要求を洗い出し、仕様の抜け漏れを防ぐ</w:t>
      </w:r>
    </w:p>
    <w:p w14:paraId="5F750E06" w14:textId="62473249" w:rsidR="00F50BC3" w:rsidRDefault="00CD3BA0" w:rsidP="00CD3BA0">
      <w:r>
        <w:rPr>
          <w:rFonts w:hint="eastAsia"/>
        </w:rPr>
        <w:t>・開発に関わる全ての利害関係者を洗い出す</w:t>
      </w:r>
    </w:p>
    <w:p w14:paraId="7F8BB2A2" w14:textId="77777777" w:rsidR="00CD3BA0" w:rsidRDefault="00CD3BA0" w:rsidP="00CD3BA0"/>
    <w:p w14:paraId="56750E73" w14:textId="703E878E" w:rsidR="00CD3BA0" w:rsidRDefault="00CD3BA0" w:rsidP="00F50BC3">
      <w:r>
        <w:rPr>
          <w:rFonts w:hint="eastAsia"/>
        </w:rPr>
        <w:t>Generic life cycle (ISO/IEC/IEEE 15288:2015)</w:t>
      </w:r>
    </w:p>
    <w:p w14:paraId="34813920" w14:textId="19788E6F" w:rsidR="00CD3BA0" w:rsidRDefault="00DE2DEA" w:rsidP="00F50BC3">
      <w:r w:rsidRPr="00CD3BA0">
        <w:rPr>
          <w:noProof/>
        </w:rPr>
        <mc:AlternateContent>
          <mc:Choice Requires="wpg">
            <w:drawing>
              <wp:anchor distT="0" distB="0" distL="114300" distR="114300" simplePos="0" relativeHeight="251602944" behindDoc="0" locked="0" layoutInCell="1" allowOverlap="1" wp14:anchorId="209B36E1" wp14:editId="78A95240">
                <wp:simplePos x="0" y="0"/>
                <wp:positionH relativeFrom="column">
                  <wp:posOffset>-414020</wp:posOffset>
                </wp:positionH>
                <wp:positionV relativeFrom="paragraph">
                  <wp:posOffset>58643</wp:posOffset>
                </wp:positionV>
                <wp:extent cx="6680835" cy="946150"/>
                <wp:effectExtent l="0" t="0" r="24765" b="25400"/>
                <wp:wrapNone/>
                <wp:docPr id="32" name="グループ化 8"/>
                <wp:cNvGraphicFramePr/>
                <a:graphic xmlns:a="http://schemas.openxmlformats.org/drawingml/2006/main">
                  <a:graphicData uri="http://schemas.microsoft.com/office/word/2010/wordprocessingGroup">
                    <wpg:wgp>
                      <wpg:cNvGrpSpPr/>
                      <wpg:grpSpPr>
                        <a:xfrm>
                          <a:off x="0" y="0"/>
                          <a:ext cx="6680835" cy="946150"/>
                          <a:chOff x="0" y="0"/>
                          <a:chExt cx="10939496" cy="946553"/>
                        </a:xfrm>
                      </wpg:grpSpPr>
                      <wps:wsp>
                        <wps:cNvPr id="33" name="正方形/長方形 33"/>
                        <wps:cNvSpPr/>
                        <wps:spPr>
                          <a:xfrm>
                            <a:off x="0" y="6805"/>
                            <a:ext cx="3600400"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8DC709" w14:textId="77777777" w:rsidR="00892D23" w:rsidRDefault="00892D23" w:rsidP="00CD3BA0">
                              <w:pPr>
                                <w:pStyle w:val="Web"/>
                                <w:jc w:val="center"/>
                                <w:rPr>
                                  <w:rFonts w:asciiTheme="minorHAnsi" w:eastAsiaTheme="minorEastAsia" w:hAnsi="Century" w:cstheme="minorBidi"/>
                                  <w:color w:val="000000" w:themeColor="text1"/>
                                  <w:kern w:val="24"/>
                                </w:rPr>
                              </w:pPr>
                              <w:r>
                                <w:rPr>
                                  <w:rFonts w:asciiTheme="minorHAnsi" w:eastAsiaTheme="minorEastAsia" w:hAnsi="Century" w:cstheme="minorBidi"/>
                                  <w:color w:val="000000" w:themeColor="text1"/>
                                  <w:kern w:val="24"/>
                                </w:rPr>
                                <w:t>Concept</w:t>
                              </w:r>
                            </w:p>
                            <w:p w14:paraId="6A0ACF76" w14:textId="731995C8" w:rsidR="00892D23" w:rsidRDefault="00892D23" w:rsidP="00CD3BA0">
                              <w:pPr>
                                <w:pStyle w:val="Web"/>
                                <w:jc w:val="center"/>
                              </w:pPr>
                              <w:r>
                                <w:rPr>
                                  <w:rFonts w:asciiTheme="minorHAnsi" w:eastAsiaTheme="minorEastAsia" w:hAnsi="Century" w:cstheme="minorBidi"/>
                                  <w:color w:val="000000" w:themeColor="text1"/>
                                  <w:kern w:val="24"/>
                                </w:rPr>
                                <w:t>Stage</w:t>
                              </w:r>
                            </w:p>
                          </w:txbxContent>
                        </wps:txbx>
                        <wps:bodyPr rtlCol="0" anchor="ctr" anchorCtr="0"/>
                      </wps:wsp>
                      <wps:wsp>
                        <wps:cNvPr id="34" name="正方形/長方形 34"/>
                        <wps:cNvSpPr/>
                        <wps:spPr>
                          <a:xfrm>
                            <a:off x="3600400" y="6805"/>
                            <a:ext cx="2152328"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C5D089" w14:textId="77777777" w:rsidR="00892D23" w:rsidRDefault="00892D23" w:rsidP="00CD3BA0">
                              <w:pPr>
                                <w:pStyle w:val="Web"/>
                                <w:jc w:val="center"/>
                              </w:pPr>
                              <w:r>
                                <w:rPr>
                                  <w:rFonts w:asciiTheme="minorHAnsi" w:eastAsiaTheme="minorEastAsia" w:hAnsi="Century" w:cstheme="minorBidi"/>
                                  <w:color w:val="000000" w:themeColor="text1"/>
                                  <w:kern w:val="24"/>
                                </w:rPr>
                                <w:t>Development Stage</w:t>
                              </w:r>
                            </w:p>
                          </w:txbxContent>
                        </wps:txbx>
                        <wps:bodyPr rtlCol="0" anchor="ctr" anchorCtr="0"/>
                      </wps:wsp>
                      <wps:wsp>
                        <wps:cNvPr id="35" name="正方形/長方形 35"/>
                        <wps:cNvSpPr/>
                        <wps:spPr>
                          <a:xfrm>
                            <a:off x="5758448" y="8643"/>
                            <a:ext cx="1514360"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94210D" w14:textId="77777777" w:rsidR="00892D23" w:rsidRPr="00CD3BA0" w:rsidRDefault="00892D23" w:rsidP="00CD3BA0">
                              <w:pPr>
                                <w:pStyle w:val="Web"/>
                                <w:jc w:val="center"/>
                                <w:rPr>
                                  <w:rFonts w:asciiTheme="minorHAnsi" w:eastAsiaTheme="minorEastAsia" w:hAnsi="Century" w:cstheme="minorBidi"/>
                                  <w:color w:val="000000" w:themeColor="text1"/>
                                  <w:kern w:val="24"/>
                                  <w:sz w:val="22"/>
                                </w:rPr>
                              </w:pPr>
                              <w:r w:rsidRPr="00CD3BA0">
                                <w:rPr>
                                  <w:rFonts w:asciiTheme="minorHAnsi" w:eastAsiaTheme="minorEastAsia" w:hAnsi="Century" w:cstheme="minorBidi"/>
                                  <w:color w:val="000000" w:themeColor="text1"/>
                                  <w:kern w:val="24"/>
                                  <w:sz w:val="22"/>
                                </w:rPr>
                                <w:t xml:space="preserve">Production </w:t>
                              </w:r>
                            </w:p>
                            <w:p w14:paraId="2EDDFC79" w14:textId="48C4D241" w:rsidR="00892D23" w:rsidRPr="00CD3BA0" w:rsidRDefault="00892D23" w:rsidP="00CD3BA0">
                              <w:pPr>
                                <w:pStyle w:val="Web"/>
                                <w:jc w:val="center"/>
                                <w:rPr>
                                  <w:sz w:val="22"/>
                                </w:rPr>
                              </w:pPr>
                              <w:r w:rsidRPr="00CD3BA0">
                                <w:rPr>
                                  <w:rFonts w:asciiTheme="minorHAnsi" w:eastAsiaTheme="minorEastAsia" w:hAnsi="Century" w:cstheme="minorBidi"/>
                                  <w:color w:val="000000" w:themeColor="text1"/>
                                  <w:kern w:val="24"/>
                                  <w:sz w:val="22"/>
                                </w:rPr>
                                <w:t>Stage</w:t>
                              </w:r>
                            </w:p>
                          </w:txbxContent>
                        </wps:txbx>
                        <wps:bodyPr rtlCol="0" anchor="ctr" anchorCtr="0"/>
                      </wps:wsp>
                      <wps:wsp>
                        <wps:cNvPr id="36" name="正方形/長方形 36"/>
                        <wps:cNvSpPr/>
                        <wps:spPr>
                          <a:xfrm>
                            <a:off x="7272808" y="6805"/>
                            <a:ext cx="2152328" cy="470793"/>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2B8C98" w14:textId="77777777" w:rsidR="00892D23" w:rsidRPr="00CD3BA0" w:rsidRDefault="00892D23" w:rsidP="00CD3BA0">
                              <w:pPr>
                                <w:pStyle w:val="Web"/>
                                <w:jc w:val="center"/>
                                <w:rPr>
                                  <w:sz w:val="22"/>
                                </w:rPr>
                              </w:pPr>
                              <w:r w:rsidRPr="00CD3BA0">
                                <w:rPr>
                                  <w:rFonts w:asciiTheme="minorHAnsi" w:eastAsiaTheme="minorEastAsia" w:hAnsi="Century" w:cstheme="minorBidi"/>
                                  <w:color w:val="000000" w:themeColor="text1"/>
                                  <w:kern w:val="24"/>
                                  <w:sz w:val="22"/>
                                </w:rPr>
                                <w:t>Utilization Stage</w:t>
                              </w:r>
                            </w:p>
                          </w:txbxContent>
                        </wps:txbx>
                        <wps:bodyPr rtlCol="0" anchor="ctr" anchorCtr="0"/>
                      </wps:wsp>
                      <wps:wsp>
                        <wps:cNvPr id="37" name="正方形/長方形 37"/>
                        <wps:cNvSpPr/>
                        <wps:spPr>
                          <a:xfrm>
                            <a:off x="7272808" y="468955"/>
                            <a:ext cx="2152328" cy="470793"/>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BD6681" w14:textId="77777777" w:rsidR="00892D23" w:rsidRDefault="00892D23" w:rsidP="00CD3BA0">
                              <w:pPr>
                                <w:pStyle w:val="Web"/>
                                <w:jc w:val="center"/>
                              </w:pPr>
                              <w:r>
                                <w:rPr>
                                  <w:rFonts w:asciiTheme="minorHAnsi" w:eastAsiaTheme="minorEastAsia" w:hAnsi="Century" w:cstheme="minorBidi"/>
                                  <w:color w:val="000000" w:themeColor="text1"/>
                                  <w:kern w:val="24"/>
                                </w:rPr>
                                <w:t>Support Stage</w:t>
                              </w:r>
                            </w:p>
                          </w:txbxContent>
                        </wps:txbx>
                        <wps:bodyPr rtlCol="0" anchor="ctr" anchorCtr="0"/>
                      </wps:wsp>
                      <wps:wsp>
                        <wps:cNvPr id="38" name="正方形/長方形 38"/>
                        <wps:cNvSpPr/>
                        <wps:spPr>
                          <a:xfrm>
                            <a:off x="9425136" y="0"/>
                            <a:ext cx="1514360"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C2DBFC" w14:textId="77777777" w:rsidR="00892D23" w:rsidRPr="00CD3BA0" w:rsidRDefault="00892D23" w:rsidP="00CD3BA0">
                              <w:pPr>
                                <w:pStyle w:val="Web"/>
                                <w:jc w:val="center"/>
                                <w:rPr>
                                  <w:rFonts w:asciiTheme="minorHAnsi" w:eastAsiaTheme="minorEastAsia" w:hAnsi="Century" w:cstheme="minorBidi"/>
                                  <w:color w:val="000000" w:themeColor="text1"/>
                                  <w:kern w:val="24"/>
                                  <w:sz w:val="21"/>
                                </w:rPr>
                              </w:pPr>
                              <w:r w:rsidRPr="00CD3BA0">
                                <w:rPr>
                                  <w:rFonts w:asciiTheme="minorHAnsi" w:eastAsiaTheme="minorEastAsia" w:hAnsi="Century" w:cstheme="minorBidi"/>
                                  <w:color w:val="000000" w:themeColor="text1"/>
                                  <w:kern w:val="24"/>
                                  <w:sz w:val="21"/>
                                </w:rPr>
                                <w:t>Retirement</w:t>
                              </w:r>
                            </w:p>
                            <w:p w14:paraId="7712410C" w14:textId="6B7E1A40" w:rsidR="00892D23" w:rsidRPr="00CD3BA0" w:rsidRDefault="00892D23" w:rsidP="00CD3BA0">
                              <w:pPr>
                                <w:pStyle w:val="Web"/>
                                <w:jc w:val="center"/>
                                <w:rPr>
                                  <w:sz w:val="21"/>
                                </w:rPr>
                              </w:pPr>
                              <w:r w:rsidRPr="00CD3BA0">
                                <w:rPr>
                                  <w:rFonts w:asciiTheme="minorHAnsi" w:eastAsiaTheme="minorEastAsia" w:hAnsi="Century" w:cstheme="minorBidi"/>
                                  <w:color w:val="000000" w:themeColor="text1"/>
                                  <w:kern w:val="24"/>
                                  <w:sz w:val="21"/>
                                </w:rPr>
                                <w:t xml:space="preserve"> Stage</w:t>
                              </w:r>
                            </w:p>
                          </w:txbxContent>
                        </wps:txbx>
                        <wps:bodyPr rtlCol="0" anchor="ctr" anchorCtr="0"/>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09B36E1" id="グループ化 8" o:spid="_x0000_s1031" style="position:absolute;margin-left:-32.6pt;margin-top:4.6pt;width:526.05pt;height:74.5pt;z-index:251602944;mso-width-relative:margin;mso-height-relative:margin" coordsize="109394,9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">
                <v:rect id="正方形/長方形 33" o:spid="_x0000_s1032" style="position:absolute;top:68;width:36004;height:9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" fillcolor="white [3212]" strokecolor="black [3213]" strokeweight="1pt">
                  <v:textbox>
                    <w:txbxContent>
                      <w:p w14:paraId="6D8DC709" w14:textId="77777777" w:rsidR="00892D23" w:rsidRDefault="00892D23" w:rsidP="00CD3BA0">
                        <w:pPr>
                          <w:pStyle w:val="Web"/>
                          <w:jc w:val="center"/>
                          <w:rPr>
                            <w:rFonts w:asciiTheme="minorHAnsi" w:eastAsiaTheme="minorEastAsia" w:hAnsi="Century" w:cstheme="minorBidi"/>
                            <w:color w:val="000000" w:themeColor="text1"/>
                            <w:kern w:val="24"/>
                          </w:rPr>
                        </w:pPr>
                        <w:r>
                          <w:rPr>
                            <w:rFonts w:asciiTheme="minorHAnsi" w:eastAsiaTheme="minorEastAsia" w:hAnsi="Century" w:cstheme="minorBidi"/>
                            <w:color w:val="000000" w:themeColor="text1"/>
                            <w:kern w:val="24"/>
                          </w:rPr>
                          <w:t>Concept</w:t>
                        </w:r>
                      </w:p>
                      <w:p w14:paraId="6A0ACF76" w14:textId="731995C8" w:rsidR="00892D23" w:rsidRDefault="00892D23" w:rsidP="00CD3BA0">
                        <w:pPr>
                          <w:pStyle w:val="Web"/>
                          <w:jc w:val="center"/>
                        </w:pPr>
                        <w:r>
                          <w:rPr>
                            <w:rFonts w:asciiTheme="minorHAnsi" w:eastAsiaTheme="minorEastAsia" w:hAnsi="Century" w:cstheme="minorBidi"/>
                            <w:color w:val="000000" w:themeColor="text1"/>
                            <w:kern w:val="24"/>
                          </w:rPr>
                          <w:t>Stage</w:t>
                        </w:r>
                      </w:p>
                    </w:txbxContent>
                  </v:textbox>
                </v:rect>
                <v:rect id="正方形/長方形 34" o:spid="_x0000_s1033" style="position:absolute;left:36004;top:68;width:21523;height:9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" fillcolor="white [3212]" strokecolor="black [3213]" strokeweight="1pt">
                  <v:textbox>
                    <w:txbxContent>
                      <w:p w14:paraId="3BC5D089" w14:textId="77777777" w:rsidR="00892D23" w:rsidRDefault="00892D23" w:rsidP="00CD3BA0">
                        <w:pPr>
                          <w:pStyle w:val="Web"/>
                          <w:jc w:val="center"/>
                        </w:pPr>
                        <w:r>
                          <w:rPr>
                            <w:rFonts w:asciiTheme="minorHAnsi" w:eastAsiaTheme="minorEastAsia" w:hAnsi="Century" w:cstheme="minorBidi"/>
                            <w:color w:val="000000" w:themeColor="text1"/>
                            <w:kern w:val="24"/>
                          </w:rPr>
                          <w:t>Development Stage</w:t>
                        </w:r>
                      </w:p>
                    </w:txbxContent>
                  </v:textbox>
                </v:rect>
                <v:rect id="正方形/長方形 35" o:spid="_x0000_s1034" style="position:absolute;left:57584;top:86;width:15144;height:9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" fillcolor="white [3212]" strokecolor="black [3213]" strokeweight="1pt">
                  <v:textbox>
                    <w:txbxContent>
                      <w:p w14:paraId="3794210D" w14:textId="77777777" w:rsidR="00892D23" w:rsidRPr="00CD3BA0" w:rsidRDefault="00892D23" w:rsidP="00CD3BA0">
                        <w:pPr>
                          <w:pStyle w:val="Web"/>
                          <w:jc w:val="center"/>
                          <w:rPr>
                            <w:rFonts w:asciiTheme="minorHAnsi" w:eastAsiaTheme="minorEastAsia" w:hAnsi="Century" w:cstheme="minorBidi"/>
                            <w:color w:val="000000" w:themeColor="text1"/>
                            <w:kern w:val="24"/>
                            <w:sz w:val="22"/>
                          </w:rPr>
                        </w:pPr>
                        <w:r w:rsidRPr="00CD3BA0">
                          <w:rPr>
                            <w:rFonts w:asciiTheme="minorHAnsi" w:eastAsiaTheme="minorEastAsia" w:hAnsi="Century" w:cstheme="minorBidi"/>
                            <w:color w:val="000000" w:themeColor="text1"/>
                            <w:kern w:val="24"/>
                            <w:sz w:val="22"/>
                          </w:rPr>
                          <w:t xml:space="preserve">Production </w:t>
                        </w:r>
                      </w:p>
                      <w:p w14:paraId="2EDDFC79" w14:textId="48C4D241" w:rsidR="00892D23" w:rsidRPr="00CD3BA0" w:rsidRDefault="00892D23" w:rsidP="00CD3BA0">
                        <w:pPr>
                          <w:pStyle w:val="Web"/>
                          <w:jc w:val="center"/>
                          <w:rPr>
                            <w:sz w:val="22"/>
                          </w:rPr>
                        </w:pPr>
                        <w:r w:rsidRPr="00CD3BA0">
                          <w:rPr>
                            <w:rFonts w:asciiTheme="minorHAnsi" w:eastAsiaTheme="minorEastAsia" w:hAnsi="Century" w:cstheme="minorBidi"/>
                            <w:color w:val="000000" w:themeColor="text1"/>
                            <w:kern w:val="24"/>
                            <w:sz w:val="22"/>
                          </w:rPr>
                          <w:t>Stage</w:t>
                        </w:r>
                      </w:p>
                    </w:txbxContent>
                  </v:textbox>
                </v:rect>
                <v:rect id="正方形/長方形 36" o:spid="_x0000_s1035" style="position:absolute;left:72728;top:68;width:21523;height:4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" fillcolor="white [3212]" strokecolor="black [3213]" strokeweight="1pt">
                  <v:textbox>
                    <w:txbxContent>
                      <w:p w14:paraId="152B8C98" w14:textId="77777777" w:rsidR="00892D23" w:rsidRPr="00CD3BA0" w:rsidRDefault="00892D23" w:rsidP="00CD3BA0">
                        <w:pPr>
                          <w:pStyle w:val="Web"/>
                          <w:jc w:val="center"/>
                          <w:rPr>
                            <w:sz w:val="22"/>
                          </w:rPr>
                        </w:pPr>
                        <w:r w:rsidRPr="00CD3BA0">
                          <w:rPr>
                            <w:rFonts w:asciiTheme="minorHAnsi" w:eastAsiaTheme="minorEastAsia" w:hAnsi="Century" w:cstheme="minorBidi"/>
                            <w:color w:val="000000" w:themeColor="text1"/>
                            <w:kern w:val="24"/>
                            <w:sz w:val="22"/>
                          </w:rPr>
                          <w:t>Utilization Stage</w:t>
                        </w:r>
                      </w:p>
                    </w:txbxContent>
                  </v:textbox>
                </v:rect>
                <v:rect id="正方形/長方形 37" o:spid="_x0000_s1036" style="position:absolute;left:72728;top:4689;width:21523;height:4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" fillcolor="white [3212]" strokecolor="black [3213]" strokeweight="1pt">
                  <v:textbox>
                    <w:txbxContent>
                      <w:p w14:paraId="42BD6681" w14:textId="77777777" w:rsidR="00892D23" w:rsidRDefault="00892D23" w:rsidP="00CD3BA0">
                        <w:pPr>
                          <w:pStyle w:val="Web"/>
                          <w:jc w:val="center"/>
                        </w:pPr>
                        <w:r>
                          <w:rPr>
                            <w:rFonts w:asciiTheme="minorHAnsi" w:eastAsiaTheme="minorEastAsia" w:hAnsi="Century" w:cstheme="minorBidi"/>
                            <w:color w:val="000000" w:themeColor="text1"/>
                            <w:kern w:val="24"/>
                          </w:rPr>
                          <w:t>Support Stage</w:t>
                        </w:r>
                      </w:p>
                    </w:txbxContent>
                  </v:textbox>
                </v:rect>
                <v:rect id="正方形/長方形 38" o:spid="_x0000_s1037" style="position:absolute;left:94251;width:15143;height:9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" fillcolor="white [3212]" strokecolor="black [3213]" strokeweight="1pt">
                  <v:textbox>
                    <w:txbxContent>
                      <w:p w14:paraId="41C2DBFC" w14:textId="77777777" w:rsidR="00892D23" w:rsidRPr="00CD3BA0" w:rsidRDefault="00892D23" w:rsidP="00CD3BA0">
                        <w:pPr>
                          <w:pStyle w:val="Web"/>
                          <w:jc w:val="center"/>
                          <w:rPr>
                            <w:rFonts w:asciiTheme="minorHAnsi" w:eastAsiaTheme="minorEastAsia" w:hAnsi="Century" w:cstheme="minorBidi"/>
                            <w:color w:val="000000" w:themeColor="text1"/>
                            <w:kern w:val="24"/>
                            <w:sz w:val="21"/>
                          </w:rPr>
                        </w:pPr>
                        <w:r w:rsidRPr="00CD3BA0">
                          <w:rPr>
                            <w:rFonts w:asciiTheme="minorHAnsi" w:eastAsiaTheme="minorEastAsia" w:hAnsi="Century" w:cstheme="minorBidi"/>
                            <w:color w:val="000000" w:themeColor="text1"/>
                            <w:kern w:val="24"/>
                            <w:sz w:val="21"/>
                          </w:rPr>
                          <w:t>Retirement</w:t>
                        </w:r>
                      </w:p>
                      <w:p w14:paraId="7712410C" w14:textId="6B7E1A40" w:rsidR="00892D23" w:rsidRPr="00CD3BA0" w:rsidRDefault="00892D23" w:rsidP="00CD3BA0">
                        <w:pPr>
                          <w:pStyle w:val="Web"/>
                          <w:jc w:val="center"/>
                          <w:rPr>
                            <w:sz w:val="21"/>
                          </w:rPr>
                        </w:pPr>
                        <w:r w:rsidRPr="00CD3BA0">
                          <w:rPr>
                            <w:rFonts w:asciiTheme="minorHAnsi" w:eastAsiaTheme="minorEastAsia" w:hAnsi="Century" w:cstheme="minorBidi"/>
                            <w:color w:val="000000" w:themeColor="text1"/>
                            <w:kern w:val="24"/>
                            <w:sz w:val="21"/>
                          </w:rPr>
                          <w:t xml:space="preserve"> Stage</w:t>
                        </w:r>
                      </w:p>
                    </w:txbxContent>
                  </v:textbox>
                </v:rect>
              </v:group>
            </w:pict>
          </mc:Fallback>
        </mc:AlternateContent>
      </w:r>
    </w:p>
    <w:p w14:paraId="29E34BE6" w14:textId="779E603C" w:rsidR="00CD3BA0" w:rsidRDefault="00CD3BA0" w:rsidP="00F50BC3"/>
    <w:p w14:paraId="0FE36D08" w14:textId="77777777" w:rsidR="00CD3BA0" w:rsidRDefault="00CD3BA0" w:rsidP="00F50BC3"/>
    <w:p w14:paraId="22DA8168" w14:textId="77777777" w:rsidR="00CD3BA0" w:rsidRPr="00CD3BA0" w:rsidRDefault="00CD3BA0" w:rsidP="00F50BC3"/>
    <w:p w14:paraId="5C794BA0" w14:textId="77777777" w:rsidR="00CD3BA0" w:rsidRDefault="00CD3BA0" w:rsidP="00F50BC3"/>
    <w:p w14:paraId="512979F8" w14:textId="77777777" w:rsidR="003A6562" w:rsidRPr="00F50BC3" w:rsidRDefault="003A6562" w:rsidP="00F50BC3"/>
    <w:p w14:paraId="0B9708A1" w14:textId="00967C21" w:rsidR="00A3311C" w:rsidRDefault="008D7E8E" w:rsidP="008D7E8E">
      <w:pPr>
        <w:pStyle w:val="30"/>
      </w:pPr>
      <w:bookmarkStart w:id="44" w:name="_Toc8417092"/>
      <w:r>
        <w:rPr>
          <w:rFonts w:hint="eastAsia"/>
        </w:rPr>
        <w:t>システムのコンセプト</w:t>
      </w:r>
      <w:bookmarkEnd w:id="44"/>
    </w:p>
    <w:p w14:paraId="74DF9CB0" w14:textId="77777777" w:rsidR="005919D9" w:rsidRPr="005919D9" w:rsidRDefault="005919D9" w:rsidP="005919D9"/>
    <w:p w14:paraId="7F80C24E" w14:textId="6F610143" w:rsidR="008D7E8E" w:rsidRDefault="003A6562" w:rsidP="00F50BC3">
      <w:r w:rsidRPr="00F50BC3">
        <w:rPr>
          <w:rFonts w:hint="eastAsia"/>
        </w:rPr>
        <w:t>コンセプトを立案し、成果物のイメージを明確にする。</w:t>
      </w:r>
      <w:r>
        <w:rPr>
          <w:rFonts w:hint="eastAsia"/>
        </w:rPr>
        <w:t>次に</w:t>
      </w:r>
      <w:r w:rsidRPr="00F50BC3">
        <w:rPr>
          <w:rFonts w:hint="eastAsia"/>
        </w:rPr>
        <w:t>システムの目的を達成するために実現したい振る舞いを明らかにする。</w:t>
      </w:r>
    </w:p>
    <w:p w14:paraId="777A570E" w14:textId="77777777" w:rsidR="008D7E8E" w:rsidRDefault="008D7E8E">
      <w:r>
        <w:br w:type="page"/>
      </w:r>
    </w:p>
    <w:p w14:paraId="76066BC3" w14:textId="77777777" w:rsidR="00F50BC3" w:rsidRDefault="00F50BC3" w:rsidP="00F50BC3"/>
    <w:p w14:paraId="2D7A6045" w14:textId="2464B044" w:rsidR="008D7E8E" w:rsidRDefault="000C5FDB" w:rsidP="008D7E8E">
      <w:pPr>
        <w:pStyle w:val="30"/>
      </w:pPr>
      <w:bookmarkStart w:id="45" w:name="_Toc8417093"/>
      <w:r>
        <w:rPr>
          <w:rFonts w:hint="eastAsia"/>
        </w:rPr>
        <w:t>Systems Engineering</w:t>
      </w:r>
      <w:r>
        <w:rPr>
          <w:rFonts w:hint="eastAsia"/>
        </w:rPr>
        <w:t>のテクニカル・</w:t>
      </w:r>
      <w:r w:rsidR="008D7E8E">
        <w:rPr>
          <w:rFonts w:hint="eastAsia"/>
        </w:rPr>
        <w:t>プロセス</w:t>
      </w:r>
      <w:bookmarkEnd w:id="45"/>
    </w:p>
    <w:p w14:paraId="45CAED48" w14:textId="77777777" w:rsidR="000C5FDB" w:rsidRPr="005919D9" w:rsidRDefault="000C5FDB" w:rsidP="008D7E8E"/>
    <w:p w14:paraId="2B6AADB2" w14:textId="2413367D" w:rsidR="008D7E8E" w:rsidRPr="00450665" w:rsidRDefault="00450665" w:rsidP="00F50BC3">
      <w:pPr>
        <w:rPr>
          <w:i/>
        </w:rPr>
      </w:pPr>
      <w:r w:rsidRPr="00450665">
        <w:rPr>
          <w:rFonts w:hint="eastAsia"/>
          <w:i/>
        </w:rPr>
        <w:t xml:space="preserve">The Technical Processes are used to define the requirements for system, to </w:t>
      </w:r>
      <w:r w:rsidRPr="00450665">
        <w:rPr>
          <w:i/>
        </w:rPr>
        <w:t>transform</w:t>
      </w:r>
      <w:r w:rsidRPr="00450665">
        <w:rPr>
          <w:rFonts w:hint="eastAsia"/>
          <w:i/>
        </w:rPr>
        <w:t xml:space="preserve"> the requirements into </w:t>
      </w:r>
      <w:proofErr w:type="spellStart"/>
      <w:r w:rsidRPr="00450665">
        <w:rPr>
          <w:rFonts w:hint="eastAsia"/>
          <w:i/>
        </w:rPr>
        <w:t>a</w:t>
      </w:r>
      <w:proofErr w:type="spellEnd"/>
      <w:r w:rsidRPr="00450665">
        <w:rPr>
          <w:rFonts w:hint="eastAsia"/>
          <w:i/>
        </w:rPr>
        <w:t xml:space="preserve"> effective product, to permit consistent reproduction of the product where </w:t>
      </w:r>
      <w:proofErr w:type="spellStart"/>
      <w:r w:rsidRPr="00450665">
        <w:rPr>
          <w:rFonts w:hint="eastAsia"/>
          <w:i/>
        </w:rPr>
        <w:t>necessasy</w:t>
      </w:r>
      <w:proofErr w:type="spellEnd"/>
      <w:r w:rsidRPr="00450665">
        <w:rPr>
          <w:rFonts w:hint="eastAsia"/>
          <w:i/>
        </w:rPr>
        <w:t>, to use the product to provide the required services, to sustain the provision of those services and to dispose of the product when it is retired from service.</w:t>
      </w:r>
    </w:p>
    <w:p w14:paraId="4ECF83BF" w14:textId="3F89511B" w:rsidR="005A0F55" w:rsidRDefault="00450665" w:rsidP="00BE45D9">
      <w:pPr>
        <w:jc w:val="right"/>
      </w:pPr>
      <w:r>
        <w:rPr>
          <w:rFonts w:hint="eastAsia"/>
        </w:rPr>
        <w:t>ISO/IEC/IEEE 15288</w:t>
      </w:r>
    </w:p>
    <w:p w14:paraId="1CEE03C0" w14:textId="515EDEA0" w:rsidR="00270DB1" w:rsidRPr="00270DB1" w:rsidRDefault="00270DB1" w:rsidP="00F50BC3">
      <w:pPr>
        <w:rPr>
          <w:i/>
        </w:rPr>
      </w:pPr>
      <w:r w:rsidRPr="00270DB1">
        <w:rPr>
          <w:rFonts w:hint="eastAsia"/>
          <w:i/>
        </w:rPr>
        <w:t xml:space="preserve">Technical processes enable systems engineers to coordinate the </w:t>
      </w:r>
      <w:proofErr w:type="spellStart"/>
      <w:r w:rsidRPr="00270DB1">
        <w:rPr>
          <w:rFonts w:hint="eastAsia"/>
          <w:i/>
        </w:rPr>
        <w:t>intractions</w:t>
      </w:r>
      <w:proofErr w:type="spellEnd"/>
      <w:r w:rsidRPr="00270DB1">
        <w:rPr>
          <w:rFonts w:hint="eastAsia"/>
          <w:i/>
        </w:rPr>
        <w:t xml:space="preserve"> between engineering specialists, other engineering disciplines, system stakeholders and operators, and manufacturing. They also address </w:t>
      </w:r>
      <w:proofErr w:type="spellStart"/>
      <w:r w:rsidRPr="00270DB1">
        <w:rPr>
          <w:rFonts w:hint="eastAsia"/>
          <w:i/>
        </w:rPr>
        <w:t>confrmance</w:t>
      </w:r>
      <w:proofErr w:type="spellEnd"/>
      <w:r w:rsidRPr="00270DB1">
        <w:rPr>
          <w:rFonts w:hint="eastAsia"/>
          <w:i/>
        </w:rPr>
        <w:t xml:space="preserve"> with the expectations and legislated requirements of society. These processes lead to the creation of a sufficient set of requirements and resulting system solutions that address the desired capabilities within the bounds of performance, </w:t>
      </w:r>
      <w:proofErr w:type="spellStart"/>
      <w:r w:rsidRPr="00270DB1">
        <w:rPr>
          <w:rFonts w:hint="eastAsia"/>
          <w:i/>
        </w:rPr>
        <w:t>environment,external</w:t>
      </w:r>
      <w:proofErr w:type="spellEnd"/>
      <w:r w:rsidRPr="00270DB1">
        <w:rPr>
          <w:rFonts w:hint="eastAsia"/>
          <w:i/>
        </w:rPr>
        <w:t xml:space="preserve"> </w:t>
      </w:r>
      <w:proofErr w:type="spellStart"/>
      <w:r w:rsidRPr="00270DB1">
        <w:rPr>
          <w:rFonts w:hint="eastAsia"/>
          <w:i/>
        </w:rPr>
        <w:t>interfaces,and</w:t>
      </w:r>
      <w:proofErr w:type="spellEnd"/>
      <w:r w:rsidRPr="00270DB1">
        <w:rPr>
          <w:rFonts w:hint="eastAsia"/>
          <w:i/>
        </w:rPr>
        <w:t xml:space="preserve"> design constraints.</w:t>
      </w:r>
    </w:p>
    <w:p w14:paraId="0CC292F9" w14:textId="53F6E84F" w:rsidR="00270DB1" w:rsidRDefault="00270DB1" w:rsidP="00270DB1">
      <w:pPr>
        <w:jc w:val="right"/>
      </w:pPr>
      <w:r>
        <w:rPr>
          <w:rFonts w:hint="eastAsia"/>
        </w:rPr>
        <w:t>INCOSE</w:t>
      </w:r>
    </w:p>
    <w:tbl>
      <w:tblPr>
        <w:tblStyle w:val="afff5"/>
        <w:tblW w:w="10638" w:type="dxa"/>
        <w:tblInd w:w="-601" w:type="dxa"/>
        <w:tblLook w:val="04A0" w:firstRow="1" w:lastRow="0" w:firstColumn="1" w:lastColumn="0" w:noHBand="0" w:noVBand="1"/>
      </w:tblPr>
      <w:tblGrid>
        <w:gridCol w:w="10638"/>
      </w:tblGrid>
      <w:tr w:rsidR="00BE45D9" w14:paraId="42A142B7" w14:textId="77777777" w:rsidTr="00100F81">
        <w:trPr>
          <w:trHeight w:val="7537"/>
        </w:trPr>
        <w:tc>
          <w:tcPr>
            <w:tcW w:w="10638" w:type="dxa"/>
          </w:tcPr>
          <w:p w14:paraId="0A00253D" w14:textId="329DFE2F" w:rsidR="00BE45D9" w:rsidRDefault="005358DB" w:rsidP="00F50BC3">
            <w:r>
              <w:rPr>
                <w:rFonts w:hint="eastAsia"/>
                <w:noProof/>
              </w:rPr>
              <w:drawing>
                <wp:inline distT="0" distB="0" distL="0" distR="0" wp14:anchorId="268ED660" wp14:editId="0261A761">
                  <wp:extent cx="6320117" cy="4735210"/>
                  <wp:effectExtent l="0" t="0" r="5080" b="1905"/>
                  <wp:docPr id="334" name="図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9117" cy="4749445"/>
                          </a:xfrm>
                          <a:prstGeom prst="rect">
                            <a:avLst/>
                          </a:prstGeom>
                          <a:noFill/>
                          <a:ln>
                            <a:noFill/>
                          </a:ln>
                        </pic:spPr>
                      </pic:pic>
                    </a:graphicData>
                  </a:graphic>
                </wp:inline>
              </w:drawing>
            </w:r>
          </w:p>
        </w:tc>
      </w:tr>
    </w:tbl>
    <w:p w14:paraId="2EA4A699" w14:textId="77777777" w:rsidR="00100F81" w:rsidRDefault="00100F81" w:rsidP="00F50BC3"/>
    <w:p w14:paraId="0C8ED30C" w14:textId="77777777" w:rsidR="00100F81" w:rsidRDefault="00100F81" w:rsidP="00F50BC3">
      <w:pPr>
        <w:sectPr w:rsidR="00100F81" w:rsidSect="004423A9">
          <w:pgSz w:w="11911" w:h="16848" w:code="9"/>
          <w:pgMar w:top="1588" w:right="1418" w:bottom="1588" w:left="1418" w:header="794" w:footer="567" w:gutter="0"/>
          <w:cols w:space="720"/>
          <w:docGrid w:linePitch="285"/>
        </w:sectPr>
      </w:pPr>
    </w:p>
    <w:p w14:paraId="0A5666E9" w14:textId="0CB8924B" w:rsidR="00793FD5" w:rsidRDefault="00793FD5" w:rsidP="00F50BC3"/>
    <w:bookmarkStart w:id="46" w:name="_Toc8417094"/>
    <w:p w14:paraId="735D685E" w14:textId="0388B5A8" w:rsidR="00793FD5" w:rsidRDefault="003E40DA" w:rsidP="00793FD5">
      <w:pPr>
        <w:pStyle w:val="30"/>
      </w:pPr>
      <w:r>
        <w:rPr>
          <w:rFonts w:hint="eastAsia"/>
          <w:noProof/>
        </w:rPr>
        <mc:AlternateContent>
          <mc:Choice Requires="wps">
            <w:drawing>
              <wp:anchor distT="0" distB="0" distL="114300" distR="114300" simplePos="0" relativeHeight="251612160" behindDoc="0" locked="0" layoutInCell="1" allowOverlap="1" wp14:anchorId="6A90F4A4" wp14:editId="5FE1E31F">
                <wp:simplePos x="0" y="0"/>
                <wp:positionH relativeFrom="column">
                  <wp:posOffset>6588582</wp:posOffset>
                </wp:positionH>
                <wp:positionV relativeFrom="paragraph">
                  <wp:posOffset>207125</wp:posOffset>
                </wp:positionV>
                <wp:extent cx="1888852" cy="422910"/>
                <wp:effectExtent l="0" t="0" r="16510" b="15240"/>
                <wp:wrapNone/>
                <wp:docPr id="105" name="正方形/長方形 105"/>
                <wp:cNvGraphicFramePr/>
                <a:graphic xmlns:a="http://schemas.openxmlformats.org/drawingml/2006/main">
                  <a:graphicData uri="http://schemas.microsoft.com/office/word/2010/wordprocessingShape">
                    <wps:wsp>
                      <wps:cNvSpPr/>
                      <wps:spPr>
                        <a:xfrm>
                          <a:off x="0" y="0"/>
                          <a:ext cx="1888852" cy="42291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21EB2679" w14:textId="34FF1CEF" w:rsidR="00892D23" w:rsidRPr="003E40DA" w:rsidRDefault="00892D23" w:rsidP="003E40DA">
                            <w:pPr>
                              <w:jc w:val="center"/>
                              <w:rPr>
                                <w:color w:val="FF0000"/>
                                <w:sz w:val="20"/>
                              </w:rPr>
                            </w:pPr>
                            <w:r w:rsidRPr="003E40DA">
                              <w:rPr>
                                <w:rFonts w:hint="eastAsia"/>
                                <w:color w:val="FF0000"/>
                                <w:sz w:val="20"/>
                              </w:rPr>
                              <w:t>ET</w:t>
                            </w:r>
                            <w:r w:rsidRPr="003E40DA">
                              <w:rPr>
                                <w:rFonts w:hint="eastAsia"/>
                                <w:color w:val="FF0000"/>
                                <w:sz w:val="20"/>
                              </w:rPr>
                              <w:t>ロボコンで経験できる箇所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A90F4A4" id="正方形/長方形 105" o:spid="_x0000_s1038" style="position:absolute;left:0;text-align:left;margin-left:518.8pt;margin-top:16.3pt;width:148.75pt;height:33.3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" filled="f" strokecolor="red" strokeweight="1.5pt">
                <v:stroke dashstyle="3 1"/>
                <v:textbox>
                  <w:txbxContent>
                    <w:p w14:paraId="21EB2679" w14:textId="34FF1CEF" w:rsidR="00892D23" w:rsidRPr="003E40DA" w:rsidRDefault="00892D23" w:rsidP="003E40DA">
                      <w:pPr>
                        <w:jc w:val="center"/>
                        <w:rPr>
                          <w:color w:val="FF0000"/>
                          <w:sz w:val="20"/>
                        </w:rPr>
                      </w:pPr>
                      <w:r w:rsidRPr="003E40DA">
                        <w:rPr>
                          <w:rFonts w:hint="eastAsia"/>
                          <w:color w:val="FF0000"/>
                          <w:sz w:val="20"/>
                        </w:rPr>
                        <w:t>ETロボコンで経験できる箇所</w:t>
                      </w:r>
                    </w:p>
                  </w:txbxContent>
                </v:textbox>
              </v:rect>
            </w:pict>
          </mc:Fallback>
        </mc:AlternateContent>
      </w:r>
      <w:r w:rsidR="00793FD5">
        <w:rPr>
          <w:rFonts w:hint="eastAsia"/>
        </w:rPr>
        <w:t>開発プロセスと手法</w:t>
      </w:r>
      <w:bookmarkEnd w:id="46"/>
    </w:p>
    <w:p w14:paraId="2FB6A275" w14:textId="250432DD" w:rsidR="00793FD5" w:rsidRDefault="00795A94" w:rsidP="00F50BC3">
      <w:r>
        <w:rPr>
          <w:rFonts w:hint="eastAsia"/>
          <w:noProof/>
        </w:rPr>
        <mc:AlternateContent>
          <mc:Choice Requires="wps">
            <w:drawing>
              <wp:anchor distT="0" distB="0" distL="114300" distR="114300" simplePos="0" relativeHeight="251627520" behindDoc="0" locked="0" layoutInCell="1" allowOverlap="1" wp14:anchorId="2D200A13" wp14:editId="77D31677">
                <wp:simplePos x="0" y="0"/>
                <wp:positionH relativeFrom="column">
                  <wp:posOffset>5631000</wp:posOffset>
                </wp:positionH>
                <wp:positionV relativeFrom="paragraph">
                  <wp:posOffset>685437</wp:posOffset>
                </wp:positionV>
                <wp:extent cx="476794" cy="208915"/>
                <wp:effectExtent l="0" t="0" r="19050" b="19685"/>
                <wp:wrapNone/>
                <wp:docPr id="120" name="正方形/長方形 120"/>
                <wp:cNvGraphicFramePr/>
                <a:graphic xmlns:a="http://schemas.openxmlformats.org/drawingml/2006/main">
                  <a:graphicData uri="http://schemas.microsoft.com/office/word/2010/wordprocessingShape">
                    <wps:wsp>
                      <wps:cNvSpPr/>
                      <wps:spPr>
                        <a:xfrm>
                          <a:off x="0" y="0"/>
                          <a:ext cx="476794" cy="20891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07F1C12" id="正方形/長方形 120" o:spid="_x0000_s1026" style="position:absolute;left:0;text-align:left;margin-left:443.4pt;margin-top:53.95pt;width:37.55pt;height:16.4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" filled="f" strokecolor="red" strokeweight="1.5pt">
                <v:stroke dashstyle="3 1"/>
              </v:rect>
            </w:pict>
          </mc:Fallback>
        </mc:AlternateContent>
      </w:r>
      <w:r>
        <w:rPr>
          <w:rFonts w:hint="eastAsia"/>
          <w:noProof/>
        </w:rPr>
        <mc:AlternateContent>
          <mc:Choice Requires="wps">
            <w:drawing>
              <wp:anchor distT="0" distB="0" distL="114300" distR="114300" simplePos="0" relativeHeight="251626496" behindDoc="0" locked="0" layoutInCell="1" allowOverlap="1" wp14:anchorId="36B33032" wp14:editId="7811DD3F">
                <wp:simplePos x="0" y="0"/>
                <wp:positionH relativeFrom="column">
                  <wp:posOffset>2077902</wp:posOffset>
                </wp:positionH>
                <wp:positionV relativeFrom="paragraph">
                  <wp:posOffset>522151</wp:posOffset>
                </wp:positionV>
                <wp:extent cx="1169308" cy="346166"/>
                <wp:effectExtent l="0" t="0" r="12065" b="15875"/>
                <wp:wrapNone/>
                <wp:docPr id="119" name="正方形/長方形 119"/>
                <wp:cNvGraphicFramePr/>
                <a:graphic xmlns:a="http://schemas.openxmlformats.org/drawingml/2006/main">
                  <a:graphicData uri="http://schemas.microsoft.com/office/word/2010/wordprocessingShape">
                    <wps:wsp>
                      <wps:cNvSpPr/>
                      <wps:spPr>
                        <a:xfrm>
                          <a:off x="0" y="0"/>
                          <a:ext cx="1169308" cy="346166"/>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2E9A027" id="正方形/長方形 119" o:spid="_x0000_s1026" style="position:absolute;left:0;text-align:left;margin-left:163.6pt;margin-top:41.1pt;width:92.05pt;height:27.2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" filled="f" strokecolor="red" strokeweight="1.5pt">
                <v:stroke dashstyle="3 1"/>
              </v:rect>
            </w:pict>
          </mc:Fallback>
        </mc:AlternateContent>
      </w:r>
      <w:r w:rsidR="007114DB">
        <w:rPr>
          <w:rFonts w:hint="eastAsia"/>
        </w:rPr>
        <w:t>開発・設計に必要な人、プロセス、ツール、手法、技術、情報を下記に示す。</w:t>
      </w:r>
      <w:r w:rsidR="004E4EF9">
        <w:rPr>
          <w:rFonts w:hint="eastAsia"/>
          <w:noProof/>
        </w:rPr>
        <mc:AlternateContent>
          <mc:Choice Requires="wps">
            <w:drawing>
              <wp:anchor distT="0" distB="0" distL="114300" distR="114300" simplePos="0" relativeHeight="251617280" behindDoc="0" locked="0" layoutInCell="1" allowOverlap="1" wp14:anchorId="55AE6FA2" wp14:editId="6061AA0D">
                <wp:simplePos x="0" y="0"/>
                <wp:positionH relativeFrom="column">
                  <wp:posOffset>7524242</wp:posOffset>
                </wp:positionH>
                <wp:positionV relativeFrom="paragraph">
                  <wp:posOffset>4215892</wp:posOffset>
                </wp:positionV>
                <wp:extent cx="664464" cy="173355"/>
                <wp:effectExtent l="0" t="0" r="21590" b="17145"/>
                <wp:wrapNone/>
                <wp:docPr id="109" name="正方形/長方形 109"/>
                <wp:cNvGraphicFramePr/>
                <a:graphic xmlns:a="http://schemas.openxmlformats.org/drawingml/2006/main">
                  <a:graphicData uri="http://schemas.microsoft.com/office/word/2010/wordprocessingShape">
                    <wps:wsp>
                      <wps:cNvSpPr/>
                      <wps:spPr>
                        <a:xfrm>
                          <a:off x="0" y="0"/>
                          <a:ext cx="664464" cy="17335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87F1813" id="正方形/長方形 109" o:spid="_x0000_s1026" style="position:absolute;left:0;text-align:left;margin-left:592.45pt;margin-top:331.95pt;width:52.3pt;height:13.6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16256" behindDoc="0" locked="0" layoutInCell="1" allowOverlap="1" wp14:anchorId="0D517CDD" wp14:editId="1DC5B1C8">
                <wp:simplePos x="0" y="0"/>
                <wp:positionH relativeFrom="column">
                  <wp:posOffset>3244850</wp:posOffset>
                </wp:positionH>
                <wp:positionV relativeFrom="paragraph">
                  <wp:posOffset>5471160</wp:posOffset>
                </wp:positionV>
                <wp:extent cx="901700" cy="749300"/>
                <wp:effectExtent l="0" t="0" r="12700" b="12700"/>
                <wp:wrapNone/>
                <wp:docPr id="108" name="正方形/長方形 108"/>
                <wp:cNvGraphicFramePr/>
                <a:graphic xmlns:a="http://schemas.openxmlformats.org/drawingml/2006/main">
                  <a:graphicData uri="http://schemas.microsoft.com/office/word/2010/wordprocessingShape">
                    <wps:wsp>
                      <wps:cNvSpPr/>
                      <wps:spPr>
                        <a:xfrm>
                          <a:off x="0" y="0"/>
                          <a:ext cx="901700" cy="74930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2901A6F" id="正方形/長方形 108" o:spid="_x0000_s1026" style="position:absolute;left:0;text-align:left;margin-left:255.5pt;margin-top:430.8pt;width:71pt;height:59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19328" behindDoc="0" locked="0" layoutInCell="1" allowOverlap="1" wp14:anchorId="3E327119" wp14:editId="4441FF34">
                <wp:simplePos x="0" y="0"/>
                <wp:positionH relativeFrom="column">
                  <wp:posOffset>5634355</wp:posOffset>
                </wp:positionH>
                <wp:positionV relativeFrom="paragraph">
                  <wp:posOffset>4173220</wp:posOffset>
                </wp:positionV>
                <wp:extent cx="762000" cy="1236980"/>
                <wp:effectExtent l="0" t="0" r="19050" b="20320"/>
                <wp:wrapNone/>
                <wp:docPr id="110" name="正方形/長方形 110"/>
                <wp:cNvGraphicFramePr/>
                <a:graphic xmlns:a="http://schemas.openxmlformats.org/drawingml/2006/main">
                  <a:graphicData uri="http://schemas.microsoft.com/office/word/2010/wordprocessingShape">
                    <wps:wsp>
                      <wps:cNvSpPr/>
                      <wps:spPr>
                        <a:xfrm>
                          <a:off x="0" y="0"/>
                          <a:ext cx="762000" cy="123698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55DD04A" id="正方形/長方形 110" o:spid="_x0000_s1026" style="position:absolute;left:0;text-align:left;margin-left:443.65pt;margin-top:328.6pt;width:60pt;height:97.4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0352" behindDoc="0" locked="0" layoutInCell="1" allowOverlap="1" wp14:anchorId="3F72F17D" wp14:editId="32E8348D">
                <wp:simplePos x="0" y="0"/>
                <wp:positionH relativeFrom="column">
                  <wp:posOffset>6487922</wp:posOffset>
                </wp:positionH>
                <wp:positionV relativeFrom="paragraph">
                  <wp:posOffset>4404868</wp:posOffset>
                </wp:positionV>
                <wp:extent cx="914400" cy="390144"/>
                <wp:effectExtent l="0" t="0" r="19050" b="10160"/>
                <wp:wrapNone/>
                <wp:docPr id="111" name="正方形/長方形 111"/>
                <wp:cNvGraphicFramePr/>
                <a:graphic xmlns:a="http://schemas.openxmlformats.org/drawingml/2006/main">
                  <a:graphicData uri="http://schemas.microsoft.com/office/word/2010/wordprocessingShape">
                    <wps:wsp>
                      <wps:cNvSpPr/>
                      <wps:spPr>
                        <a:xfrm>
                          <a:off x="0" y="0"/>
                          <a:ext cx="914400" cy="390144"/>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3ADCC98" id="正方形/長方形 111" o:spid="_x0000_s1026" style="position:absolute;left:0;text-align:left;margin-left:510.85pt;margin-top:346.85pt;width:1in;height:30.7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14208" behindDoc="0" locked="0" layoutInCell="1" allowOverlap="1" wp14:anchorId="1AC0C6DB" wp14:editId="1134C3B7">
                <wp:simplePos x="0" y="0"/>
                <wp:positionH relativeFrom="column">
                  <wp:posOffset>1605026</wp:posOffset>
                </wp:positionH>
                <wp:positionV relativeFrom="paragraph">
                  <wp:posOffset>4209796</wp:posOffset>
                </wp:positionV>
                <wp:extent cx="1639824" cy="1261745"/>
                <wp:effectExtent l="0" t="0" r="17780" b="14605"/>
                <wp:wrapNone/>
                <wp:docPr id="106" name="正方形/長方形 106"/>
                <wp:cNvGraphicFramePr/>
                <a:graphic xmlns:a="http://schemas.openxmlformats.org/drawingml/2006/main">
                  <a:graphicData uri="http://schemas.microsoft.com/office/word/2010/wordprocessingShape">
                    <wps:wsp>
                      <wps:cNvSpPr/>
                      <wps:spPr>
                        <a:xfrm>
                          <a:off x="0" y="0"/>
                          <a:ext cx="1639824" cy="126174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F88C407" id="正方形/長方形 106" o:spid="_x0000_s1026" style="position:absolute;left:0;text-align:left;margin-left:126.4pt;margin-top:331.5pt;width:129.1pt;height:99.3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15232" behindDoc="0" locked="0" layoutInCell="1" allowOverlap="1" wp14:anchorId="3A78DE60" wp14:editId="304509B1">
                <wp:simplePos x="0" y="0"/>
                <wp:positionH relativeFrom="column">
                  <wp:posOffset>3323947</wp:posOffset>
                </wp:positionH>
                <wp:positionV relativeFrom="paragraph">
                  <wp:posOffset>4215540</wp:posOffset>
                </wp:positionV>
                <wp:extent cx="906843" cy="173812"/>
                <wp:effectExtent l="0" t="0" r="26670" b="17145"/>
                <wp:wrapNone/>
                <wp:docPr id="107" name="正方形/長方形 107"/>
                <wp:cNvGraphicFramePr/>
                <a:graphic xmlns:a="http://schemas.openxmlformats.org/drawingml/2006/main">
                  <a:graphicData uri="http://schemas.microsoft.com/office/word/2010/wordprocessingShape">
                    <wps:wsp>
                      <wps:cNvSpPr/>
                      <wps:spPr>
                        <a:xfrm>
                          <a:off x="0" y="0"/>
                          <a:ext cx="906843" cy="173812"/>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9FA0495" id="正方形/長方形 107" o:spid="_x0000_s1026" style="position:absolute;left:0;text-align:left;margin-left:261.75pt;margin-top:331.95pt;width:71.4pt;height:13.7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10112" behindDoc="0" locked="0" layoutInCell="1" allowOverlap="1" wp14:anchorId="7F19FA8A" wp14:editId="63918658">
                <wp:simplePos x="0" y="0"/>
                <wp:positionH relativeFrom="column">
                  <wp:posOffset>7079788</wp:posOffset>
                </wp:positionH>
                <wp:positionV relativeFrom="paragraph">
                  <wp:posOffset>2333840</wp:posOffset>
                </wp:positionV>
                <wp:extent cx="733032" cy="280087"/>
                <wp:effectExtent l="0" t="0" r="10160" b="24765"/>
                <wp:wrapNone/>
                <wp:docPr id="81" name="正方形/長方形 81"/>
                <wp:cNvGraphicFramePr/>
                <a:graphic xmlns:a="http://schemas.openxmlformats.org/drawingml/2006/main">
                  <a:graphicData uri="http://schemas.microsoft.com/office/word/2010/wordprocessingShape">
                    <wps:wsp>
                      <wps:cNvSpPr/>
                      <wps:spPr>
                        <a:xfrm>
                          <a:off x="0" y="0"/>
                          <a:ext cx="733032" cy="280087"/>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B03D204" id="正方形/長方形 81" o:spid="_x0000_s1026" style="position:absolute;left:0;text-align:left;margin-left:557.45pt;margin-top:183.75pt;width:57.7pt;height:22.05pt;z-index:251610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08064" behindDoc="0" locked="0" layoutInCell="1" allowOverlap="1" wp14:anchorId="27FBCD41" wp14:editId="60DBBCE7">
                <wp:simplePos x="0" y="0"/>
                <wp:positionH relativeFrom="column">
                  <wp:posOffset>5606169</wp:posOffset>
                </wp:positionH>
                <wp:positionV relativeFrom="paragraph">
                  <wp:posOffset>2666349</wp:posOffset>
                </wp:positionV>
                <wp:extent cx="1473620" cy="280087"/>
                <wp:effectExtent l="0" t="0" r="12700" b="24765"/>
                <wp:wrapNone/>
                <wp:docPr id="45" name="正方形/長方形 45"/>
                <wp:cNvGraphicFramePr/>
                <a:graphic xmlns:a="http://schemas.openxmlformats.org/drawingml/2006/main">
                  <a:graphicData uri="http://schemas.microsoft.com/office/word/2010/wordprocessingShape">
                    <wps:wsp>
                      <wps:cNvSpPr/>
                      <wps:spPr>
                        <a:xfrm>
                          <a:off x="0" y="0"/>
                          <a:ext cx="1473620" cy="280087"/>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62BE789" id="正方形/長方形 45" o:spid="_x0000_s1026" style="position:absolute;left:0;text-align:left;margin-left:441.45pt;margin-top:209.95pt;width:116.05pt;height:22.05pt;z-index:251608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06016" behindDoc="0" locked="0" layoutInCell="1" allowOverlap="1" wp14:anchorId="7A0DA6C0" wp14:editId="68EAC913">
                <wp:simplePos x="0" y="0"/>
                <wp:positionH relativeFrom="column">
                  <wp:posOffset>1608502</wp:posOffset>
                </wp:positionH>
                <wp:positionV relativeFrom="paragraph">
                  <wp:posOffset>2333840</wp:posOffset>
                </wp:positionV>
                <wp:extent cx="2342678" cy="280087"/>
                <wp:effectExtent l="0" t="0" r="19685" b="24765"/>
                <wp:wrapNone/>
                <wp:docPr id="44" name="正方形/長方形 44"/>
                <wp:cNvGraphicFramePr/>
                <a:graphic xmlns:a="http://schemas.openxmlformats.org/drawingml/2006/main">
                  <a:graphicData uri="http://schemas.microsoft.com/office/word/2010/wordprocessingShape">
                    <wps:wsp>
                      <wps:cNvSpPr/>
                      <wps:spPr>
                        <a:xfrm>
                          <a:off x="0" y="0"/>
                          <a:ext cx="2342678" cy="280087"/>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36CD760" id="正方形/長方形 44" o:spid="_x0000_s1026" style="position:absolute;left:0;text-align:left;margin-left:126.65pt;margin-top:183.75pt;width:184.45pt;height:22.05pt;z-index:251606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" filled="f" strokecolor="red" strokeweight="1.5pt">
                <v:stroke dashstyle="3 1"/>
              </v:rect>
            </w:pict>
          </mc:Fallback>
        </mc:AlternateContent>
      </w:r>
    </w:p>
    <w:p w14:paraId="2C5747F4" w14:textId="559B77FA" w:rsidR="005919D9" w:rsidRDefault="00174588" w:rsidP="00F50BC3">
      <w:r>
        <w:rPr>
          <w:noProof/>
        </w:rPr>
        <w:pict w14:anchorId="1AB14C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alt="" style="position:absolute;margin-left:5.65pt;margin-top:69.45pt;width:670.7pt;height:880.85pt;z-index:251748352;mso-wrap-edited:f;mso-width-percent:0;mso-height-percent:0;mso-position-horizontal-relative:margin;mso-position-vertical-relative:margin;mso-width-percent:0;mso-height-percent:0">
            <v:imagedata r:id="rId16" o:title=""/>
            <w10:wrap type="square" anchorx="margin" anchory="margin"/>
          </v:shape>
          <o:OLEObject Type="Embed" ProgID="Visio.Drawing.15" ShapeID="_x0000_s1027" DrawAspect="Content" ObjectID="_1620109732" r:id="rId17"/>
        </w:pict>
      </w:r>
      <w:r w:rsidR="000A554F">
        <w:rPr>
          <w:rFonts w:hint="eastAsia"/>
          <w:noProof/>
        </w:rPr>
        <mc:AlternateContent>
          <mc:Choice Requires="wps">
            <w:drawing>
              <wp:anchor distT="0" distB="0" distL="114300" distR="114300" simplePos="0" relativeHeight="251625472" behindDoc="0" locked="0" layoutInCell="1" allowOverlap="1" wp14:anchorId="21AC30EF" wp14:editId="1230D1F8">
                <wp:simplePos x="0" y="0"/>
                <wp:positionH relativeFrom="column">
                  <wp:posOffset>1678609</wp:posOffset>
                </wp:positionH>
                <wp:positionV relativeFrom="paragraph">
                  <wp:posOffset>8388350</wp:posOffset>
                </wp:positionV>
                <wp:extent cx="1060450" cy="654689"/>
                <wp:effectExtent l="0" t="0" r="25400" b="12065"/>
                <wp:wrapNone/>
                <wp:docPr id="118" name="正方形/長方形 118"/>
                <wp:cNvGraphicFramePr/>
                <a:graphic xmlns:a="http://schemas.openxmlformats.org/drawingml/2006/main">
                  <a:graphicData uri="http://schemas.microsoft.com/office/word/2010/wordprocessingShape">
                    <wps:wsp>
                      <wps:cNvSpPr/>
                      <wps:spPr>
                        <a:xfrm>
                          <a:off x="0" y="0"/>
                          <a:ext cx="1060450" cy="654689"/>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F020534" id="正方形/長方形 118" o:spid="_x0000_s1026" style="position:absolute;left:0;text-align:left;margin-left:132.15pt;margin-top:660.5pt;width:83.5pt;height:51.5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4448" behindDoc="0" locked="0" layoutInCell="1" allowOverlap="1" wp14:anchorId="4CC56102" wp14:editId="75F3D86E">
                <wp:simplePos x="0" y="0"/>
                <wp:positionH relativeFrom="column">
                  <wp:posOffset>1675040</wp:posOffset>
                </wp:positionH>
                <wp:positionV relativeFrom="paragraph">
                  <wp:posOffset>7025114</wp:posOffset>
                </wp:positionV>
                <wp:extent cx="1060450" cy="319228"/>
                <wp:effectExtent l="0" t="0" r="25400" b="24130"/>
                <wp:wrapNone/>
                <wp:docPr id="117" name="正方形/長方形 117"/>
                <wp:cNvGraphicFramePr/>
                <a:graphic xmlns:a="http://schemas.openxmlformats.org/drawingml/2006/main">
                  <a:graphicData uri="http://schemas.microsoft.com/office/word/2010/wordprocessingShape">
                    <wps:wsp>
                      <wps:cNvSpPr/>
                      <wps:spPr>
                        <a:xfrm>
                          <a:off x="0" y="0"/>
                          <a:ext cx="1060450" cy="319228"/>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303FE2F" id="正方形/長方形 117" o:spid="_x0000_s1026" style="position:absolute;left:0;text-align:left;margin-left:131.9pt;margin-top:553.15pt;width:83.5pt;height:25.1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3424" behindDoc="0" locked="0" layoutInCell="1" allowOverlap="1" wp14:anchorId="7DFCDA69" wp14:editId="26C2DCCA">
                <wp:simplePos x="0" y="0"/>
                <wp:positionH relativeFrom="column">
                  <wp:posOffset>1675040</wp:posOffset>
                </wp:positionH>
                <wp:positionV relativeFrom="paragraph">
                  <wp:posOffset>7652749</wp:posOffset>
                </wp:positionV>
                <wp:extent cx="1060450" cy="330050"/>
                <wp:effectExtent l="0" t="0" r="25400" b="13335"/>
                <wp:wrapNone/>
                <wp:docPr id="116" name="正方形/長方形 116"/>
                <wp:cNvGraphicFramePr/>
                <a:graphic xmlns:a="http://schemas.openxmlformats.org/drawingml/2006/main">
                  <a:graphicData uri="http://schemas.microsoft.com/office/word/2010/wordprocessingShape">
                    <wps:wsp>
                      <wps:cNvSpPr/>
                      <wps:spPr>
                        <a:xfrm>
                          <a:off x="0" y="0"/>
                          <a:ext cx="1060450" cy="33005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9F8307C" id="正方形/長方形 116" o:spid="_x0000_s1026" style="position:absolute;left:0;text-align:left;margin-left:131.9pt;margin-top:602.6pt;width:83.5pt;height:26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1376" behindDoc="0" locked="0" layoutInCell="1" allowOverlap="1" wp14:anchorId="5BA8FC27" wp14:editId="1C9CE95B">
                <wp:simplePos x="0" y="0"/>
                <wp:positionH relativeFrom="column">
                  <wp:posOffset>436001</wp:posOffset>
                </wp:positionH>
                <wp:positionV relativeFrom="paragraph">
                  <wp:posOffset>7533715</wp:posOffset>
                </wp:positionV>
                <wp:extent cx="1060450" cy="123825"/>
                <wp:effectExtent l="0" t="0" r="25400" b="28575"/>
                <wp:wrapNone/>
                <wp:docPr id="112" name="正方形/長方形 112"/>
                <wp:cNvGraphicFramePr/>
                <a:graphic xmlns:a="http://schemas.openxmlformats.org/drawingml/2006/main">
                  <a:graphicData uri="http://schemas.microsoft.com/office/word/2010/wordprocessingShape">
                    <wps:wsp>
                      <wps:cNvSpPr/>
                      <wps:spPr>
                        <a:xfrm>
                          <a:off x="0" y="0"/>
                          <a:ext cx="1060450" cy="12382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53356FD" id="正方形/長方形 112" o:spid="_x0000_s1026" style="position:absolute;left:0;text-align:left;margin-left:34.35pt;margin-top:593.2pt;width:83.5pt;height:9.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2400" behindDoc="0" locked="0" layoutInCell="1" allowOverlap="1" wp14:anchorId="58FC7A26" wp14:editId="4AB115D5">
                <wp:simplePos x="0" y="0"/>
                <wp:positionH relativeFrom="column">
                  <wp:posOffset>436001</wp:posOffset>
                </wp:positionH>
                <wp:positionV relativeFrom="paragraph">
                  <wp:posOffset>7663571</wp:posOffset>
                </wp:positionV>
                <wp:extent cx="1060487" cy="546476"/>
                <wp:effectExtent l="0" t="0" r="25400" b="25400"/>
                <wp:wrapNone/>
                <wp:docPr id="113" name="正方形/長方形 113"/>
                <wp:cNvGraphicFramePr/>
                <a:graphic xmlns:a="http://schemas.openxmlformats.org/drawingml/2006/main">
                  <a:graphicData uri="http://schemas.microsoft.com/office/word/2010/wordprocessingShape">
                    <wps:wsp>
                      <wps:cNvSpPr/>
                      <wps:spPr>
                        <a:xfrm>
                          <a:off x="0" y="0"/>
                          <a:ext cx="1060487" cy="546476"/>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5A59BA3" id="正方形/長方形 113" o:spid="_x0000_s1026" style="position:absolute;left:0;text-align:left;margin-left:34.35pt;margin-top:603.45pt;width:83.5pt;height:43.0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" filled="f" strokecolor="red" strokeweight="1.5pt">
                <v:stroke dashstyle="3 1"/>
              </v:rect>
            </w:pict>
          </mc:Fallback>
        </mc:AlternateContent>
      </w:r>
    </w:p>
    <w:p w14:paraId="06F838F1" w14:textId="77777777" w:rsidR="005919D9" w:rsidRDefault="005919D9" w:rsidP="00F50BC3">
      <w:pPr>
        <w:sectPr w:rsidR="005919D9" w:rsidSect="005919D9">
          <w:pgSz w:w="16839" w:h="23814" w:code="8"/>
          <w:pgMar w:top="1588" w:right="1418" w:bottom="1588" w:left="1418" w:header="794" w:footer="567" w:gutter="0"/>
          <w:cols w:space="720"/>
          <w:docGrid w:linePitch="286"/>
        </w:sectPr>
      </w:pPr>
    </w:p>
    <w:bookmarkStart w:id="47" w:name="_Toc8417095"/>
    <w:p w14:paraId="560E15D5" w14:textId="6C019E9E" w:rsidR="009C1681" w:rsidRDefault="00FA52A2" w:rsidP="001D50E3">
      <w:pPr>
        <w:pStyle w:val="20"/>
      </w:pPr>
      <w:r>
        <w:rPr>
          <w:rFonts w:hint="eastAsia"/>
          <w:noProof/>
        </w:rPr>
        <w:lastRenderedPageBreak/>
        <mc:AlternateContent>
          <mc:Choice Requires="wps">
            <w:drawing>
              <wp:anchor distT="0" distB="0" distL="114300" distR="114300" simplePos="0" relativeHeight="251711488" behindDoc="0" locked="0" layoutInCell="1" allowOverlap="1" wp14:anchorId="1CB58BF9" wp14:editId="7517C684">
                <wp:simplePos x="0" y="0"/>
                <wp:positionH relativeFrom="column">
                  <wp:posOffset>3392532</wp:posOffset>
                </wp:positionH>
                <wp:positionV relativeFrom="paragraph">
                  <wp:posOffset>-280942</wp:posOffset>
                </wp:positionV>
                <wp:extent cx="1943100" cy="464820"/>
                <wp:effectExtent l="952500" t="0" r="19050" b="1059180"/>
                <wp:wrapNone/>
                <wp:docPr id="240" name="角丸四角形吹き出し 240"/>
                <wp:cNvGraphicFramePr/>
                <a:graphic xmlns:a="http://schemas.openxmlformats.org/drawingml/2006/main">
                  <a:graphicData uri="http://schemas.microsoft.com/office/word/2010/wordprocessingShape">
                    <wps:wsp>
                      <wps:cNvSpPr/>
                      <wps:spPr>
                        <a:xfrm>
                          <a:off x="0" y="0"/>
                          <a:ext cx="1943100" cy="464820"/>
                        </a:xfrm>
                        <a:prstGeom prst="wedgeRoundRectCallout">
                          <a:avLst>
                            <a:gd name="adj1" fmla="val -96977"/>
                            <a:gd name="adj2" fmla="val 270638"/>
                            <a:gd name="adj3" fmla="val 16667"/>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EDE262" w14:textId="389AF950" w:rsidR="00892D23" w:rsidRPr="00455B70" w:rsidRDefault="00892D23" w:rsidP="00455B70">
                            <w:pPr>
                              <w:jc w:val="center"/>
                              <w:rPr>
                                <w:color w:val="000000" w:themeColor="text1"/>
                              </w:rPr>
                            </w:pPr>
                            <w:r w:rsidRPr="00455B70">
                              <w:rPr>
                                <w:rFonts w:hint="eastAsia"/>
                                <w:color w:val="000000" w:themeColor="text1"/>
                              </w:rPr>
                              <w:t>数値化されていますか？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CB58BF9"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240" o:spid="_x0000_s1039" type="#_x0000_t62" style="position:absolute;left:0;text-align:left;margin-left:267.15pt;margin-top:-22.1pt;width:153pt;height:36.6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" adj="-10147,69258" fillcolor="white [3212]" strokecolor="#4472c4 [3208]" strokeweight="1pt">
                <v:textbox>
                  <w:txbxContent>
                    <w:p w14:paraId="62EDE262" w14:textId="389AF950" w:rsidR="00892D23" w:rsidRPr="00455B70" w:rsidRDefault="00892D23" w:rsidP="00455B70">
                      <w:pPr>
                        <w:jc w:val="center"/>
                        <w:rPr>
                          <w:color w:val="000000" w:themeColor="text1"/>
                        </w:rPr>
                      </w:pPr>
                      <w:r w:rsidRPr="00455B70">
                        <w:rPr>
                          <w:rFonts w:hint="eastAsia"/>
                          <w:color w:val="000000" w:themeColor="text1"/>
                        </w:rPr>
                        <w:t>数値化されていますか？</w:t>
                      </w:r>
                    </w:p>
                  </w:txbxContent>
                </v:textbox>
              </v:shape>
            </w:pict>
          </mc:Fallback>
        </mc:AlternateContent>
      </w:r>
      <w:r w:rsidR="009C1681">
        <w:rPr>
          <w:rFonts w:hint="eastAsia"/>
        </w:rPr>
        <w:t>システムの概要</w:t>
      </w:r>
      <w:bookmarkEnd w:id="47"/>
    </w:p>
    <w:p w14:paraId="7ED73989" w14:textId="3262A6FC" w:rsidR="009C1681" w:rsidRPr="009C1681" w:rsidRDefault="009C1681" w:rsidP="009C1681"/>
    <w:bookmarkStart w:id="48" w:name="_Toc8417096"/>
    <w:p w14:paraId="368BAA73" w14:textId="0DACD463" w:rsidR="00A633BE" w:rsidRDefault="006C6772" w:rsidP="00F3525C">
      <w:pPr>
        <w:pStyle w:val="30"/>
      </w:pPr>
      <w:r>
        <w:rPr>
          <w:rFonts w:hint="eastAsia"/>
          <w:noProof/>
        </w:rPr>
        <mc:AlternateContent>
          <mc:Choice Requires="wps">
            <w:drawing>
              <wp:anchor distT="0" distB="0" distL="114300" distR="114300" simplePos="0" relativeHeight="251712512" behindDoc="0" locked="0" layoutInCell="1" allowOverlap="1" wp14:anchorId="03181481" wp14:editId="03C07C78">
                <wp:simplePos x="0" y="0"/>
                <wp:positionH relativeFrom="column">
                  <wp:posOffset>4490176</wp:posOffset>
                </wp:positionH>
                <wp:positionV relativeFrom="paragraph">
                  <wp:posOffset>51072</wp:posOffset>
                </wp:positionV>
                <wp:extent cx="1943100" cy="464820"/>
                <wp:effectExtent l="1384300" t="0" r="12700" b="601980"/>
                <wp:wrapNone/>
                <wp:docPr id="241" name="角丸四角形吹き出し 241"/>
                <wp:cNvGraphicFramePr/>
                <a:graphic xmlns:a="http://schemas.openxmlformats.org/drawingml/2006/main">
                  <a:graphicData uri="http://schemas.microsoft.com/office/word/2010/wordprocessingShape">
                    <wps:wsp>
                      <wps:cNvSpPr/>
                      <wps:spPr>
                        <a:xfrm>
                          <a:off x="0" y="0"/>
                          <a:ext cx="1943100" cy="464820"/>
                        </a:xfrm>
                        <a:prstGeom prst="wedgeRoundRectCallout">
                          <a:avLst>
                            <a:gd name="adj1" fmla="val -119764"/>
                            <a:gd name="adj2" fmla="val 169818"/>
                            <a:gd name="adj3" fmla="val 16667"/>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0D86CF" w14:textId="59F71114" w:rsidR="00892D23" w:rsidRPr="00455B70" w:rsidRDefault="00892D23" w:rsidP="00455B70">
                            <w:pPr>
                              <w:jc w:val="center"/>
                              <w:rPr>
                                <w:color w:val="000000" w:themeColor="text1"/>
                              </w:rPr>
                            </w:pPr>
                            <w:r>
                              <w:rPr>
                                <w:rFonts w:hint="eastAsia"/>
                                <w:color w:val="000000" w:themeColor="text1"/>
                              </w:rPr>
                              <w:t>根拠は明確ですか</w:t>
                            </w:r>
                            <w:r w:rsidRPr="00455B70">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3181481" id="角丸四角形吹き出し 241" o:spid="_x0000_s1040" type="#_x0000_t62" style="position:absolute;left:0;text-align:left;margin-left:353.55pt;margin-top:4pt;width:153pt;height:36.6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" adj="-15069,47481" fillcolor="white [3212]" strokecolor="#4472c4 [3208]" strokeweight="1pt">
                <v:textbox>
                  <w:txbxContent>
                    <w:p w14:paraId="230D86CF" w14:textId="59F71114" w:rsidR="00892D23" w:rsidRPr="00455B70" w:rsidRDefault="00892D23" w:rsidP="00455B70">
                      <w:pPr>
                        <w:jc w:val="center"/>
                        <w:rPr>
                          <w:color w:val="000000" w:themeColor="text1"/>
                        </w:rPr>
                      </w:pPr>
                      <w:r>
                        <w:rPr>
                          <w:rFonts w:hint="eastAsia"/>
                          <w:color w:val="000000" w:themeColor="text1"/>
                        </w:rPr>
                        <w:t>根拠は明確ですか</w:t>
                      </w:r>
                      <w:r w:rsidRPr="00455B70">
                        <w:rPr>
                          <w:rFonts w:hint="eastAsia"/>
                          <w:color w:val="000000" w:themeColor="text1"/>
                        </w:rPr>
                        <w:t>？</w:t>
                      </w:r>
                    </w:p>
                  </w:txbxContent>
                </v:textbox>
              </v:shape>
            </w:pict>
          </mc:Fallback>
        </mc:AlternateContent>
      </w:r>
      <w:r w:rsidR="00DB63BF">
        <w:rPr>
          <w:rFonts w:hint="eastAsia"/>
        </w:rPr>
        <w:t>ひろじれん</w:t>
      </w:r>
      <w:r w:rsidR="009C1681">
        <w:rPr>
          <w:rFonts w:hint="eastAsia"/>
        </w:rPr>
        <w:t>システムの目的と目標</w:t>
      </w:r>
      <w:bookmarkEnd w:id="48"/>
    </w:p>
    <w:p w14:paraId="174C7195" w14:textId="5F271981" w:rsidR="00A633BE" w:rsidRDefault="00A633BE" w:rsidP="00A633BE"/>
    <w:p w14:paraId="19594879" w14:textId="334201F8" w:rsidR="00A633BE" w:rsidRDefault="000A0616" w:rsidP="00A633BE">
      <w:r>
        <w:rPr>
          <w:rFonts w:hint="eastAsia"/>
        </w:rPr>
        <w:t>目的</w:t>
      </w:r>
      <w:r w:rsidR="00F644D0">
        <w:rPr>
          <w:rFonts w:hint="eastAsia"/>
        </w:rPr>
        <w:t>：</w:t>
      </w:r>
      <w:r w:rsidR="00A633BE">
        <w:rPr>
          <w:rFonts w:hint="eastAsia"/>
        </w:rPr>
        <w:t>「</w:t>
      </w:r>
      <w:r w:rsidR="007E6381">
        <w:rPr>
          <w:rFonts w:hint="eastAsia"/>
        </w:rPr>
        <w:t>チャレンジの場の提供</w:t>
      </w:r>
      <w:r w:rsidR="00A633BE">
        <w:rPr>
          <w:rFonts w:hint="eastAsia"/>
        </w:rPr>
        <w:t>」</w:t>
      </w:r>
    </w:p>
    <w:p w14:paraId="6FAF6EE9" w14:textId="21FAC219" w:rsidR="00F644D0" w:rsidRDefault="00F644D0" w:rsidP="00A633BE"/>
    <w:p w14:paraId="16B33F07" w14:textId="72AF5354" w:rsidR="00FA52A2" w:rsidRDefault="000A0616" w:rsidP="00DB63BF">
      <w:r>
        <w:rPr>
          <w:rFonts w:hint="eastAsia"/>
        </w:rPr>
        <w:t>目標</w:t>
      </w:r>
      <w:r w:rsidR="00FA52A2">
        <w:rPr>
          <w:rFonts w:hint="eastAsia"/>
        </w:rPr>
        <w:t>①</w:t>
      </w:r>
      <w:r w:rsidR="00DB63BF">
        <w:rPr>
          <w:rFonts w:hint="eastAsia"/>
        </w:rPr>
        <w:t>：</w:t>
      </w:r>
      <w:r w:rsidR="00C22789">
        <w:rPr>
          <w:rFonts w:hint="eastAsia"/>
        </w:rPr>
        <w:t>リザルトタイム</w:t>
      </w:r>
      <w:r w:rsidR="00C22789">
        <w:t>0</w:t>
      </w:r>
      <w:r w:rsidR="00C22789">
        <w:rPr>
          <w:rFonts w:hint="eastAsia"/>
        </w:rPr>
        <w:t>秒を獲得する。</w:t>
      </w:r>
    </w:p>
    <w:p w14:paraId="3EE75643" w14:textId="1D0748A8" w:rsidR="00C22789" w:rsidRDefault="00C22789" w:rsidP="00DB63BF">
      <w:r>
        <w:tab/>
      </w:r>
      <w:r>
        <w:rPr>
          <w:rFonts w:hint="eastAsia"/>
        </w:rPr>
        <w:t>走行タイム</w:t>
      </w:r>
      <w:r w:rsidR="002B4C12">
        <w:tab/>
      </w:r>
      <w:r w:rsidR="002B4C12">
        <w:tab/>
      </w:r>
      <w:r w:rsidR="002B4C12">
        <w:tab/>
      </w:r>
      <w:r>
        <w:t>:20</w:t>
      </w:r>
      <w:r>
        <w:rPr>
          <w:rFonts w:hint="eastAsia"/>
        </w:rPr>
        <w:t>秒</w:t>
      </w:r>
    </w:p>
    <w:p w14:paraId="3B57FF81" w14:textId="198E19AC" w:rsidR="00C22789" w:rsidRDefault="00C22789" w:rsidP="00DB63BF">
      <w:r>
        <w:tab/>
      </w:r>
      <w:r w:rsidR="002B4C12">
        <w:rPr>
          <w:rFonts w:hint="eastAsia"/>
        </w:rPr>
        <w:t>カラーブロック有効移動</w:t>
      </w:r>
      <w:r w:rsidR="002B4C12">
        <w:t>8</w:t>
      </w:r>
      <w:r w:rsidR="002B4C12">
        <w:rPr>
          <w:rFonts w:hint="eastAsia"/>
        </w:rPr>
        <w:t>個</w:t>
      </w:r>
      <w:r w:rsidR="002B4C12">
        <w:tab/>
        <w:t>:-</w:t>
      </w:r>
      <w:r w:rsidR="002B4C12">
        <w:rPr>
          <w:rFonts w:hint="eastAsia"/>
        </w:rPr>
        <w:t>4秒</w:t>
      </w:r>
    </w:p>
    <w:p w14:paraId="47A37539" w14:textId="3B7B116D" w:rsidR="002B4C12" w:rsidRPr="002B4C12" w:rsidRDefault="006C6772" w:rsidP="00DB63BF">
      <w:r>
        <w:rPr>
          <w:rFonts w:hint="eastAsia"/>
          <w:noProof/>
        </w:rPr>
        <mc:AlternateContent>
          <mc:Choice Requires="wps">
            <w:drawing>
              <wp:anchor distT="0" distB="0" distL="114300" distR="114300" simplePos="0" relativeHeight="251714560" behindDoc="0" locked="0" layoutInCell="1" allowOverlap="1" wp14:anchorId="0A93C4F8" wp14:editId="62C001F3">
                <wp:simplePos x="0" y="0"/>
                <wp:positionH relativeFrom="column">
                  <wp:posOffset>3977277</wp:posOffset>
                </wp:positionH>
                <wp:positionV relativeFrom="paragraph">
                  <wp:posOffset>199390</wp:posOffset>
                </wp:positionV>
                <wp:extent cx="2350770" cy="464820"/>
                <wp:effectExtent l="1181100" t="0" r="11430" b="17780"/>
                <wp:wrapNone/>
                <wp:docPr id="249" name="角丸四角形吹き出し 249"/>
                <wp:cNvGraphicFramePr/>
                <a:graphic xmlns:a="http://schemas.openxmlformats.org/drawingml/2006/main">
                  <a:graphicData uri="http://schemas.microsoft.com/office/word/2010/wordprocessingShape">
                    <wps:wsp>
                      <wps:cNvSpPr/>
                      <wps:spPr>
                        <a:xfrm>
                          <a:off x="0" y="0"/>
                          <a:ext cx="2350770" cy="464820"/>
                        </a:xfrm>
                        <a:prstGeom prst="wedgeRoundRectCallout">
                          <a:avLst>
                            <a:gd name="adj1" fmla="val -99259"/>
                            <a:gd name="adj2" fmla="val 32583"/>
                            <a:gd name="adj3" fmla="val 16667"/>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C7C441" w14:textId="0EBC446A" w:rsidR="00892D23" w:rsidRPr="00455B70" w:rsidRDefault="00892D23" w:rsidP="00A05508">
                            <w:pPr>
                              <w:jc w:val="center"/>
                              <w:rPr>
                                <w:color w:val="000000" w:themeColor="text1"/>
                              </w:rPr>
                            </w:pPr>
                            <w:r>
                              <w:rPr>
                                <w:rFonts w:hint="eastAsia"/>
                                <w:color w:val="000000" w:themeColor="text1"/>
                              </w:rPr>
                              <w:t>何を、どれだけ達成しますか</w:t>
                            </w:r>
                            <w:r w:rsidRPr="00455B70">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A93C4F8" id="角丸四角形吹き出し 249" o:spid="_x0000_s1041" type="#_x0000_t62" style="position:absolute;margin-left:313.15pt;margin-top:15.7pt;width:185.1pt;height:36.6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" adj="-10640,17838" fillcolor="white [3212]" strokecolor="#4472c4 [3208]" strokeweight="1pt">
                <v:textbox>
                  <w:txbxContent>
                    <w:p w14:paraId="64C7C441" w14:textId="0EBC446A" w:rsidR="00892D23" w:rsidRPr="00455B70" w:rsidRDefault="00892D23" w:rsidP="00A05508">
                      <w:pPr>
                        <w:jc w:val="center"/>
                        <w:rPr>
                          <w:color w:val="000000" w:themeColor="text1"/>
                        </w:rPr>
                      </w:pPr>
                      <w:r>
                        <w:rPr>
                          <w:rFonts w:hint="eastAsia"/>
                          <w:color w:val="000000" w:themeColor="text1"/>
                        </w:rPr>
                        <w:t>何を、どれだけ達成しますか</w:t>
                      </w:r>
                      <w:r w:rsidRPr="00455B70">
                        <w:rPr>
                          <w:rFonts w:hint="eastAsia"/>
                          <w:color w:val="000000" w:themeColor="text1"/>
                        </w:rPr>
                        <w:t>？</w:t>
                      </w:r>
                    </w:p>
                  </w:txbxContent>
                </v:textbox>
              </v:shape>
            </w:pict>
          </mc:Fallback>
        </mc:AlternateContent>
      </w:r>
      <w:r w:rsidR="002B4C12">
        <w:tab/>
      </w:r>
      <w:r w:rsidR="002B4C12">
        <w:rPr>
          <w:rFonts w:hint="eastAsia"/>
        </w:rPr>
        <w:t>フルビンゴ</w:t>
      </w:r>
      <w:r w:rsidR="002B4C12">
        <w:tab/>
      </w:r>
      <w:r w:rsidR="002B4C12">
        <w:tab/>
      </w:r>
      <w:r w:rsidR="002B4C12">
        <w:tab/>
        <w:t>:-11</w:t>
      </w:r>
      <w:r w:rsidR="002B4C12">
        <w:rPr>
          <w:rFonts w:hint="eastAsia"/>
        </w:rPr>
        <w:t>秒</w:t>
      </w:r>
    </w:p>
    <w:p w14:paraId="28E14A68" w14:textId="1F7DAAF3" w:rsidR="00FA52A2" w:rsidRDefault="002B4C12" w:rsidP="00A633BE">
      <w:r>
        <w:tab/>
      </w:r>
      <w:r>
        <w:rPr>
          <w:rFonts w:hint="eastAsia"/>
        </w:rPr>
        <w:t>ガレージ停止</w:t>
      </w:r>
      <w:r>
        <w:tab/>
      </w:r>
      <w:r>
        <w:tab/>
      </w:r>
      <w:r>
        <w:tab/>
        <w:t>:-5</w:t>
      </w:r>
      <w:r>
        <w:rPr>
          <w:rFonts w:hint="eastAsia"/>
        </w:rPr>
        <w:t>秒</w:t>
      </w:r>
    </w:p>
    <w:p w14:paraId="342BA914" w14:textId="77777777" w:rsidR="00481B91" w:rsidRDefault="00481B91" w:rsidP="00A633BE"/>
    <w:p w14:paraId="34C434D8" w14:textId="409D86AC" w:rsidR="00533064" w:rsidRDefault="00533064" w:rsidP="00A633BE">
      <w:r>
        <w:rPr>
          <w:rFonts w:hint="eastAsia"/>
        </w:rPr>
        <w:t>目標</w:t>
      </w:r>
      <w:r w:rsidR="00FA52A2">
        <w:rPr>
          <w:rFonts w:hint="eastAsia"/>
        </w:rPr>
        <w:t>②</w:t>
      </w:r>
      <w:r w:rsidR="003C0EA3">
        <w:rPr>
          <w:rFonts w:hint="eastAsia"/>
        </w:rPr>
        <w:t>：</w:t>
      </w:r>
      <w:r w:rsidR="00C22789">
        <w:rPr>
          <w:rFonts w:hint="eastAsia"/>
        </w:rPr>
        <w:t>成功率</w:t>
      </w:r>
      <w:r w:rsidR="00C22789">
        <w:t>100%</w:t>
      </w:r>
    </w:p>
    <w:p w14:paraId="44AC4A62" w14:textId="0B620772" w:rsidR="00DF1D68" w:rsidRDefault="00DF1D68" w:rsidP="00A633BE">
      <w:r>
        <w:tab/>
      </w:r>
      <w:r>
        <w:rPr>
          <w:rFonts w:hint="eastAsia"/>
        </w:rPr>
        <w:t>正確に走行体を制御する</w:t>
      </w:r>
    </w:p>
    <w:p w14:paraId="2F3A1894" w14:textId="77777777" w:rsidR="00481B91" w:rsidRPr="00533064" w:rsidRDefault="00481B91" w:rsidP="00A633BE"/>
    <w:p w14:paraId="3A87ACFA" w14:textId="37079CD4" w:rsidR="00C84878" w:rsidRDefault="00CE13C0" w:rsidP="00A633BE">
      <w:r>
        <w:rPr>
          <w:noProof/>
        </w:rPr>
        <mc:AlternateContent>
          <mc:Choice Requires="wps">
            <w:drawing>
              <wp:anchor distT="0" distB="0" distL="114300" distR="114300" simplePos="0" relativeHeight="251749376" behindDoc="0" locked="0" layoutInCell="1" allowOverlap="1" wp14:anchorId="5CA291B2" wp14:editId="0AC3345E">
                <wp:simplePos x="0" y="0"/>
                <wp:positionH relativeFrom="column">
                  <wp:posOffset>1973398</wp:posOffset>
                </wp:positionH>
                <wp:positionV relativeFrom="paragraph">
                  <wp:posOffset>71392</wp:posOffset>
                </wp:positionV>
                <wp:extent cx="3700780" cy="1236345"/>
                <wp:effectExtent l="12700" t="127000" r="20320" b="20955"/>
                <wp:wrapNone/>
                <wp:docPr id="4" name="雲形吹き出し 4"/>
                <wp:cNvGraphicFramePr/>
                <a:graphic xmlns:a="http://schemas.openxmlformats.org/drawingml/2006/main">
                  <a:graphicData uri="http://schemas.microsoft.com/office/word/2010/wordprocessingShape">
                    <wps:wsp>
                      <wps:cNvSpPr/>
                      <wps:spPr>
                        <a:xfrm>
                          <a:off x="0" y="0"/>
                          <a:ext cx="3700780" cy="1236345"/>
                        </a:xfrm>
                        <a:prstGeom prst="cloudCallout">
                          <a:avLst>
                            <a:gd name="adj1" fmla="val -32789"/>
                            <a:gd name="adj2" fmla="val -57061"/>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FA2BA14" w14:textId="2C89CFD8" w:rsidR="00892D23" w:rsidRPr="004666D3" w:rsidRDefault="00892D23" w:rsidP="00CE13C0">
                            <w:pPr>
                              <w:rPr>
                                <w:color w:val="000000" w:themeColor="text1"/>
                              </w:rPr>
                            </w:pPr>
                            <w:r w:rsidRPr="004666D3">
                              <w:rPr>
                                <w:rFonts w:hint="eastAsia"/>
                                <w:color w:val="000000" w:themeColor="text1"/>
                              </w:rPr>
                              <w:t>ハードルの高い目標となっている。</w:t>
                            </w:r>
                          </w:p>
                          <w:p w14:paraId="3DF7592D" w14:textId="56DECC10" w:rsidR="00892D23" w:rsidRPr="004666D3" w:rsidRDefault="00892D23">
                            <w:pPr>
                              <w:rPr>
                                <w:color w:val="000000" w:themeColor="text1"/>
                              </w:rPr>
                            </w:pPr>
                            <w:r w:rsidRPr="004666D3">
                              <w:rPr>
                                <w:color w:val="000000" w:themeColor="text1"/>
                              </w:rPr>
                              <w:t>5,7</w:t>
                            </w:r>
                            <w:r w:rsidRPr="004666D3">
                              <w:rPr>
                                <w:rFonts w:hint="eastAsia"/>
                                <w:color w:val="000000" w:themeColor="text1"/>
                              </w:rPr>
                              <w:t>月末に目標の見直しを行う。</w:t>
                            </w:r>
                          </w:p>
                          <w:p w14:paraId="3C4760BF" w14:textId="19575E8C" w:rsidR="00892D23" w:rsidRPr="004666D3" w:rsidRDefault="00892D23">
                            <w:pPr>
                              <w:rPr>
                                <w:color w:val="000000" w:themeColor="text1"/>
                              </w:rPr>
                            </w:pPr>
                            <w:r w:rsidRPr="004666D3">
                              <w:rPr>
                                <w:color w:val="000000" w:themeColor="text1"/>
                              </w:rPr>
                              <w:t>2019/4/26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CA291B2"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雲形吹き出し 4" o:spid="_x0000_s1042" type="#_x0000_t106" style="position:absolute;margin-left:155.4pt;margin-top:5.6pt;width:291.4pt;height:97.3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" adj="3718,-1525" fillcolor="white [3212]" strokecolor="#1f4d78 [1604]" strokeweight="1pt">
                <v:stroke joinstyle="miter"/>
                <v:textbox>
                  <w:txbxContent>
                    <w:p w14:paraId="2FA2BA14" w14:textId="2C89CFD8" w:rsidR="00892D23" w:rsidRPr="004666D3" w:rsidRDefault="00892D23" w:rsidP="00CE13C0">
                      <w:pPr>
                        <w:rPr>
                          <w:color w:val="000000" w:themeColor="text1"/>
                        </w:rPr>
                      </w:pPr>
                      <w:r w:rsidRPr="004666D3">
                        <w:rPr>
                          <w:rFonts w:hint="eastAsia"/>
                          <w:color w:val="000000" w:themeColor="text1"/>
                        </w:rPr>
                        <w:t>ハードルの高い目標となっている。</w:t>
                      </w:r>
                    </w:p>
                    <w:p w14:paraId="3DF7592D" w14:textId="56DECC10" w:rsidR="00892D23" w:rsidRPr="004666D3" w:rsidRDefault="00892D23">
                      <w:pPr>
                        <w:rPr>
                          <w:color w:val="000000" w:themeColor="text1"/>
                        </w:rPr>
                      </w:pPr>
                      <w:r w:rsidRPr="004666D3">
                        <w:rPr>
                          <w:color w:val="000000" w:themeColor="text1"/>
                        </w:rPr>
                        <w:t>5,7</w:t>
                      </w:r>
                      <w:r w:rsidRPr="004666D3">
                        <w:rPr>
                          <w:rFonts w:hint="eastAsia"/>
                          <w:color w:val="000000" w:themeColor="text1"/>
                        </w:rPr>
                        <w:t>月末に目標の見直しを行う。</w:t>
                      </w:r>
                    </w:p>
                    <w:p w14:paraId="3C4760BF" w14:textId="19575E8C" w:rsidR="00892D23" w:rsidRPr="004666D3" w:rsidRDefault="00892D23">
                      <w:pPr>
                        <w:rPr>
                          <w:color w:val="000000" w:themeColor="text1"/>
                        </w:rPr>
                      </w:pPr>
                      <w:r w:rsidRPr="004666D3">
                        <w:rPr>
                          <w:color w:val="000000" w:themeColor="text1"/>
                        </w:rPr>
                        <w:t>2019/4/26</w:t>
                      </w:r>
                    </w:p>
                  </w:txbxContent>
                </v:textbox>
              </v:shape>
            </w:pict>
          </mc:Fallback>
        </mc:AlternateContent>
      </w:r>
      <w:r w:rsidR="00F644D0">
        <w:rPr>
          <w:rFonts w:hint="eastAsia"/>
        </w:rPr>
        <w:t>目標</w:t>
      </w:r>
      <w:r w:rsidR="00FA52A2">
        <w:rPr>
          <w:rFonts w:hint="eastAsia"/>
        </w:rPr>
        <w:t>③</w:t>
      </w:r>
      <w:r w:rsidR="00F644D0">
        <w:rPr>
          <w:rFonts w:hint="eastAsia"/>
        </w:rPr>
        <w:t>：</w:t>
      </w:r>
      <w:r w:rsidR="00F17240">
        <w:rPr>
          <w:rFonts w:hint="eastAsia"/>
        </w:rPr>
        <w:t>実験・検証環境を提供する</w:t>
      </w:r>
    </w:p>
    <w:p w14:paraId="1C2D6DDB" w14:textId="62DD2026" w:rsidR="00501B05" w:rsidRPr="00F644D0" w:rsidRDefault="00501B05" w:rsidP="00A633BE"/>
    <w:p w14:paraId="24BA440A" w14:textId="77B28B58" w:rsidR="00501B05" w:rsidRDefault="00501B05" w:rsidP="00F3525C">
      <w:pPr>
        <w:pStyle w:val="30"/>
      </w:pPr>
      <w:bookmarkStart w:id="49" w:name="_Toc8417097"/>
      <w:r>
        <w:t>システム</w:t>
      </w:r>
      <w:r>
        <w:rPr>
          <w:rFonts w:hint="eastAsia"/>
        </w:rPr>
        <w:t>のライフサイクル</w:t>
      </w:r>
      <w:bookmarkEnd w:id="49"/>
    </w:p>
    <w:p w14:paraId="5ABDD1DC" w14:textId="48DCA126" w:rsidR="00501B05" w:rsidRDefault="00501B05" w:rsidP="00501B05"/>
    <w:tbl>
      <w:tblPr>
        <w:tblStyle w:val="afff5"/>
        <w:tblW w:w="10349" w:type="dxa"/>
        <w:tblInd w:w="-431" w:type="dxa"/>
        <w:tblLook w:val="04A0" w:firstRow="1" w:lastRow="0" w:firstColumn="1" w:lastColumn="0" w:noHBand="0" w:noVBand="1"/>
      </w:tblPr>
      <w:tblGrid>
        <w:gridCol w:w="10349"/>
      </w:tblGrid>
      <w:tr w:rsidR="00D50E9D" w14:paraId="03FDFF73" w14:textId="77777777" w:rsidTr="00D50E9D">
        <w:trPr>
          <w:trHeight w:val="4156"/>
        </w:trPr>
        <w:tc>
          <w:tcPr>
            <w:tcW w:w="10349" w:type="dxa"/>
          </w:tcPr>
          <w:p w14:paraId="2426EA7A" w14:textId="531F10F6" w:rsidR="00D50E9D" w:rsidRDefault="00A146D0" w:rsidP="00501B05">
            <w:r>
              <w:rPr>
                <w:noProof/>
              </w:rPr>
              <mc:AlternateContent>
                <mc:Choice Requires="wps">
                  <w:drawing>
                    <wp:anchor distT="0" distB="0" distL="114300" distR="114300" simplePos="0" relativeHeight="251710464" behindDoc="0" locked="0" layoutInCell="1" allowOverlap="1" wp14:anchorId="2B34562D" wp14:editId="742D130F">
                      <wp:simplePos x="0" y="0"/>
                      <wp:positionH relativeFrom="column">
                        <wp:posOffset>4924745</wp:posOffset>
                      </wp:positionH>
                      <wp:positionV relativeFrom="paragraph">
                        <wp:posOffset>885190</wp:posOffset>
                      </wp:positionV>
                      <wp:extent cx="2131060" cy="725805"/>
                      <wp:effectExtent l="16827" t="8573" r="6668" b="6667"/>
                      <wp:wrapNone/>
                      <wp:docPr id="214" name="正方形/長方形 214"/>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7857A6" w14:textId="051C3C0F" w:rsidR="00892D23" w:rsidRPr="00D50E9D" w:rsidRDefault="00892D23" w:rsidP="00A146D0">
                                  <w:pPr>
                                    <w:jc w:val="center"/>
                                    <w:rPr>
                                      <w:color w:val="000000" w:themeColor="text1"/>
                                    </w:rPr>
                                  </w:pPr>
                                  <w:r>
                                    <w:rPr>
                                      <w:rFonts w:hint="eastAsia"/>
                                      <w:color w:val="000000" w:themeColor="text1"/>
                                    </w:rPr>
                                    <w:t>引き継ぎ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B34562D" id="正方形/長方形 214" o:spid="_x0000_s1043" style="position:absolute;margin-left:387.8pt;margin-top:69.7pt;width:167.8pt;height:57.15pt;rotation:-90;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" fillcolor="white [3212]" strokecolor="black [3213]" strokeweight="1.5pt">
                      <v:textbox>
                        <w:txbxContent>
                          <w:p w14:paraId="307857A6" w14:textId="051C3C0F" w:rsidR="00892D23" w:rsidRPr="00D50E9D" w:rsidRDefault="00892D23" w:rsidP="00A146D0">
                            <w:pPr>
                              <w:jc w:val="center"/>
                              <w:rPr>
                                <w:color w:val="000000" w:themeColor="text1"/>
                              </w:rPr>
                            </w:pPr>
                            <w:r>
                              <w:rPr>
                                <w:rFonts w:hint="eastAsia"/>
                                <w:color w:val="000000" w:themeColor="text1"/>
                              </w:rPr>
                              <w:t>引き継ぎ</w:t>
                            </w:r>
                          </w:p>
                        </w:txbxContent>
                      </v:textbox>
                    </v:rect>
                  </w:pict>
                </mc:Fallback>
              </mc:AlternateContent>
            </w:r>
            <w:r>
              <w:rPr>
                <w:noProof/>
              </w:rPr>
              <mc:AlternateContent>
                <mc:Choice Requires="wps">
                  <w:drawing>
                    <wp:anchor distT="0" distB="0" distL="114300" distR="114300" simplePos="0" relativeHeight="251705344" behindDoc="0" locked="0" layoutInCell="1" allowOverlap="1" wp14:anchorId="31398B48" wp14:editId="00412B00">
                      <wp:simplePos x="0" y="0"/>
                      <wp:positionH relativeFrom="column">
                        <wp:posOffset>1293178</wp:posOffset>
                      </wp:positionH>
                      <wp:positionV relativeFrom="paragraph">
                        <wp:posOffset>884237</wp:posOffset>
                      </wp:positionV>
                      <wp:extent cx="2131060" cy="725805"/>
                      <wp:effectExtent l="16827" t="8573" r="6668" b="6667"/>
                      <wp:wrapNone/>
                      <wp:docPr id="302" name="正方形/長方形 302"/>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381A1C" w14:textId="6321CF9E" w:rsidR="00892D23" w:rsidRPr="00D50E9D" w:rsidRDefault="00892D23" w:rsidP="00DB214C">
                                  <w:pPr>
                                    <w:jc w:val="center"/>
                                    <w:rPr>
                                      <w:color w:val="000000" w:themeColor="text1"/>
                                    </w:rPr>
                                  </w:pPr>
                                  <w:r>
                                    <w:rPr>
                                      <w:rFonts w:hint="eastAsia"/>
                                      <w:color w:val="000000" w:themeColor="text1"/>
                                    </w:rPr>
                                    <w:t>ソフト設計</w:t>
                                  </w:r>
                                  <w:r>
                                    <w:rPr>
                                      <w:color w:val="000000" w:themeColor="text1"/>
                                    </w:rPr>
                                    <w:t>(</w:t>
                                  </w:r>
                                  <w:r>
                                    <w:rPr>
                                      <w:rFonts w:hint="eastAsia"/>
                                      <w:color w:val="000000" w:themeColor="text1"/>
                                    </w:rPr>
                                    <w:t>モデル作成</w:t>
                                  </w: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1398B48" id="正方形/長方形 302" o:spid="_x0000_s1044" style="position:absolute;margin-left:101.85pt;margin-top:69.6pt;width:167.8pt;height:57.15pt;rotation:-90;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" fillcolor="white [3212]" strokecolor="black [3213]" strokeweight="1.5pt">
                      <v:textbox>
                        <w:txbxContent>
                          <w:p w14:paraId="5C381A1C" w14:textId="6321CF9E" w:rsidR="00892D23" w:rsidRPr="00D50E9D" w:rsidRDefault="00892D23" w:rsidP="00DB214C">
                            <w:pPr>
                              <w:jc w:val="center"/>
                              <w:rPr>
                                <w:color w:val="000000" w:themeColor="text1"/>
                              </w:rPr>
                            </w:pPr>
                            <w:r>
                              <w:rPr>
                                <w:rFonts w:hint="eastAsia"/>
                                <w:color w:val="000000" w:themeColor="text1"/>
                              </w:rPr>
                              <w:t>ソフト設計</w:t>
                            </w:r>
                            <w:r>
                              <w:rPr>
                                <w:color w:val="000000" w:themeColor="text1"/>
                              </w:rPr>
                              <w:t>(</w:t>
                            </w:r>
                            <w:r>
                              <w:rPr>
                                <w:rFonts w:hint="eastAsia"/>
                                <w:color w:val="000000" w:themeColor="text1"/>
                              </w:rPr>
                              <w:t>モデル作成</w:t>
                            </w:r>
                            <w:r>
                              <w:rPr>
                                <w:color w:val="000000" w:themeColor="text1"/>
                              </w:rPr>
                              <w:t>)</w:t>
                            </w:r>
                          </w:p>
                        </w:txbxContent>
                      </v:textbox>
                    </v:rect>
                  </w:pict>
                </mc:Fallback>
              </mc:AlternateContent>
            </w:r>
            <w:r>
              <w:rPr>
                <w:noProof/>
              </w:rPr>
              <mc:AlternateContent>
                <mc:Choice Requires="wps">
                  <w:drawing>
                    <wp:anchor distT="0" distB="0" distL="114300" distR="114300" simplePos="0" relativeHeight="251706368" behindDoc="0" locked="0" layoutInCell="1" allowOverlap="1" wp14:anchorId="6634DE12" wp14:editId="5F1B5EEA">
                      <wp:simplePos x="0" y="0"/>
                      <wp:positionH relativeFrom="column">
                        <wp:posOffset>2013268</wp:posOffset>
                      </wp:positionH>
                      <wp:positionV relativeFrom="paragraph">
                        <wp:posOffset>887412</wp:posOffset>
                      </wp:positionV>
                      <wp:extent cx="2131060" cy="725805"/>
                      <wp:effectExtent l="16827" t="8573" r="6668" b="6667"/>
                      <wp:wrapNone/>
                      <wp:docPr id="303" name="正方形/長方形 303"/>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10549E" w14:textId="0333B923" w:rsidR="00892D23" w:rsidRPr="00D50E9D" w:rsidRDefault="00892D23" w:rsidP="00DB214C">
                                  <w:pPr>
                                    <w:jc w:val="center"/>
                                    <w:rPr>
                                      <w:color w:val="000000" w:themeColor="text1"/>
                                    </w:rPr>
                                  </w:pPr>
                                  <w:r>
                                    <w:rPr>
                                      <w:rFonts w:hint="eastAsia"/>
                                      <w:color w:val="000000" w:themeColor="text1"/>
                                    </w:rPr>
                                    <w:t>ソフト実装・検証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634DE12" id="正方形/長方形 303" o:spid="_x0000_s1045" style="position:absolute;margin-left:158.55pt;margin-top:69.85pt;width:167.8pt;height:57.15pt;rotation:-90;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" fillcolor="white [3212]" strokecolor="black [3213]" strokeweight="1.5pt">
                      <v:textbox>
                        <w:txbxContent>
                          <w:p w14:paraId="6A10549E" w14:textId="0333B923" w:rsidR="00892D23" w:rsidRPr="00D50E9D" w:rsidRDefault="00892D23" w:rsidP="00DB214C">
                            <w:pPr>
                              <w:jc w:val="center"/>
                              <w:rPr>
                                <w:color w:val="000000" w:themeColor="text1"/>
                              </w:rPr>
                            </w:pPr>
                            <w:r>
                              <w:rPr>
                                <w:rFonts w:hint="eastAsia"/>
                                <w:color w:val="000000" w:themeColor="text1"/>
                              </w:rPr>
                              <w:t>ソフト実装・検証</w:t>
                            </w:r>
                          </w:p>
                        </w:txbxContent>
                      </v:textbox>
                    </v:rect>
                  </w:pict>
                </mc:Fallback>
              </mc:AlternateContent>
            </w:r>
            <w:r>
              <w:rPr>
                <w:noProof/>
              </w:rPr>
              <mc:AlternateContent>
                <mc:Choice Requires="wps">
                  <w:drawing>
                    <wp:anchor distT="0" distB="0" distL="114300" distR="114300" simplePos="0" relativeHeight="251707392" behindDoc="0" locked="0" layoutInCell="1" allowOverlap="1" wp14:anchorId="4BDCFB20" wp14:editId="38150E87">
                      <wp:simplePos x="0" y="0"/>
                      <wp:positionH relativeFrom="column">
                        <wp:posOffset>2739073</wp:posOffset>
                      </wp:positionH>
                      <wp:positionV relativeFrom="paragraph">
                        <wp:posOffset>884237</wp:posOffset>
                      </wp:positionV>
                      <wp:extent cx="2131060" cy="725805"/>
                      <wp:effectExtent l="16827" t="8573" r="6668" b="6667"/>
                      <wp:wrapNone/>
                      <wp:docPr id="304" name="正方形/長方形 304"/>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2CB4B4" w14:textId="35B5D0FC" w:rsidR="00892D23" w:rsidRPr="00D50E9D" w:rsidRDefault="00892D23" w:rsidP="00DB214C">
                                  <w:pPr>
                                    <w:jc w:val="center"/>
                                    <w:rPr>
                                      <w:color w:val="000000" w:themeColor="text1"/>
                                    </w:rPr>
                                  </w:pPr>
                                  <w:r>
                                    <w:rPr>
                                      <w:rFonts w:hint="eastAsia"/>
                                      <w:color w:val="000000" w:themeColor="text1"/>
                                    </w:rPr>
                                    <w:t>システム検証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BDCFB20" id="正方形/長方形 304" o:spid="_x0000_s1046" style="position:absolute;margin-left:215.7pt;margin-top:69.6pt;width:167.8pt;height:57.15pt;rotation:-90;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" fillcolor="white [3212]" strokecolor="black [3213]" strokeweight="1.5pt">
                      <v:textbox>
                        <w:txbxContent>
                          <w:p w14:paraId="1C2CB4B4" w14:textId="35B5D0FC" w:rsidR="00892D23" w:rsidRPr="00D50E9D" w:rsidRDefault="00892D23" w:rsidP="00DB214C">
                            <w:pPr>
                              <w:jc w:val="center"/>
                              <w:rPr>
                                <w:color w:val="000000" w:themeColor="text1"/>
                              </w:rPr>
                            </w:pPr>
                            <w:r>
                              <w:rPr>
                                <w:rFonts w:hint="eastAsia"/>
                                <w:color w:val="000000" w:themeColor="text1"/>
                              </w:rPr>
                              <w:t>システム検証</w:t>
                            </w:r>
                          </w:p>
                        </w:txbxContent>
                      </v:textbox>
                    </v:rect>
                  </w:pict>
                </mc:Fallback>
              </mc:AlternateContent>
            </w:r>
            <w:r>
              <w:rPr>
                <w:noProof/>
              </w:rPr>
              <mc:AlternateContent>
                <mc:Choice Requires="wps">
                  <w:drawing>
                    <wp:anchor distT="0" distB="0" distL="114300" distR="114300" simplePos="0" relativeHeight="251708416" behindDoc="0" locked="0" layoutInCell="1" allowOverlap="1" wp14:anchorId="156C6CF7" wp14:editId="1ADB18E7">
                      <wp:simplePos x="0" y="0"/>
                      <wp:positionH relativeFrom="column">
                        <wp:posOffset>3467418</wp:posOffset>
                      </wp:positionH>
                      <wp:positionV relativeFrom="paragraph">
                        <wp:posOffset>884237</wp:posOffset>
                      </wp:positionV>
                      <wp:extent cx="2131060" cy="725805"/>
                      <wp:effectExtent l="16827" t="8573" r="6668" b="6667"/>
                      <wp:wrapNone/>
                      <wp:docPr id="305" name="正方形/長方形 305"/>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67AFD0" w14:textId="774B0B75" w:rsidR="00892D23" w:rsidRPr="00D50E9D" w:rsidRDefault="00892D23" w:rsidP="00DB214C">
                                  <w:pPr>
                                    <w:jc w:val="center"/>
                                    <w:rPr>
                                      <w:color w:val="000000" w:themeColor="text1"/>
                                    </w:rPr>
                                  </w:pPr>
                                  <w:r>
                                    <w:rPr>
                                      <w:rFonts w:hint="eastAsia"/>
                                      <w:color w:val="000000" w:themeColor="text1"/>
                                    </w:rPr>
                                    <w:t>地区大会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56C6CF7" id="正方形/長方形 305" o:spid="_x0000_s1047" style="position:absolute;margin-left:273.05pt;margin-top:69.6pt;width:167.8pt;height:57.15pt;rotation:-90;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" fillcolor="white [3212]" strokecolor="black [3213]" strokeweight="1.5pt">
                      <v:textbox>
                        <w:txbxContent>
                          <w:p w14:paraId="4C67AFD0" w14:textId="774B0B75" w:rsidR="00892D23" w:rsidRPr="00D50E9D" w:rsidRDefault="00892D23" w:rsidP="00DB214C">
                            <w:pPr>
                              <w:jc w:val="center"/>
                              <w:rPr>
                                <w:color w:val="000000" w:themeColor="text1"/>
                              </w:rPr>
                            </w:pPr>
                            <w:r>
                              <w:rPr>
                                <w:rFonts w:hint="eastAsia"/>
                                <w:color w:val="000000" w:themeColor="text1"/>
                              </w:rPr>
                              <w:t>地区大会</w:t>
                            </w:r>
                          </w:p>
                        </w:txbxContent>
                      </v:textbox>
                    </v:rect>
                  </w:pict>
                </mc:Fallback>
              </mc:AlternateContent>
            </w:r>
            <w:r>
              <w:rPr>
                <w:noProof/>
              </w:rPr>
              <mc:AlternateContent>
                <mc:Choice Requires="wps">
                  <w:drawing>
                    <wp:anchor distT="0" distB="0" distL="114300" distR="114300" simplePos="0" relativeHeight="251709440" behindDoc="0" locked="0" layoutInCell="1" allowOverlap="1" wp14:anchorId="606DE02F" wp14:editId="625710CF">
                      <wp:simplePos x="0" y="0"/>
                      <wp:positionH relativeFrom="column">
                        <wp:posOffset>4200208</wp:posOffset>
                      </wp:positionH>
                      <wp:positionV relativeFrom="paragraph">
                        <wp:posOffset>886142</wp:posOffset>
                      </wp:positionV>
                      <wp:extent cx="2131060" cy="725805"/>
                      <wp:effectExtent l="16827" t="8573" r="6668" b="6667"/>
                      <wp:wrapNone/>
                      <wp:docPr id="306" name="正方形/長方形 306"/>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305393" w14:textId="35048DFD" w:rsidR="00892D23" w:rsidRPr="00D50E9D" w:rsidRDefault="00892D23" w:rsidP="00DB214C">
                                  <w:pPr>
                                    <w:jc w:val="center"/>
                                    <w:rPr>
                                      <w:color w:val="000000" w:themeColor="text1"/>
                                    </w:rPr>
                                  </w:pPr>
                                  <w:r>
                                    <w:rPr>
                                      <w:rFonts w:hint="eastAsia"/>
                                      <w:color w:val="000000" w:themeColor="text1"/>
                                    </w:rPr>
                                    <w:t>技術フォーラム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06DE02F" id="正方形/長方形 306" o:spid="_x0000_s1048" style="position:absolute;margin-left:330.75pt;margin-top:69.75pt;width:167.8pt;height:57.15pt;rotation:-90;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" fillcolor="white [3212]" strokecolor="black [3213]" strokeweight="1.5pt">
                      <v:textbox>
                        <w:txbxContent>
                          <w:p w14:paraId="74305393" w14:textId="35048DFD" w:rsidR="00892D23" w:rsidRPr="00D50E9D" w:rsidRDefault="00892D23" w:rsidP="00DB214C">
                            <w:pPr>
                              <w:jc w:val="center"/>
                              <w:rPr>
                                <w:color w:val="000000" w:themeColor="text1"/>
                              </w:rPr>
                            </w:pPr>
                            <w:r>
                              <w:rPr>
                                <w:rFonts w:hint="eastAsia"/>
                                <w:color w:val="000000" w:themeColor="text1"/>
                              </w:rPr>
                              <w:t>技術フォーラム</w:t>
                            </w:r>
                          </w:p>
                        </w:txbxContent>
                      </v:textbox>
                    </v:rect>
                  </w:pict>
                </mc:Fallback>
              </mc:AlternateContent>
            </w:r>
            <w:r>
              <w:rPr>
                <w:noProof/>
              </w:rPr>
              <mc:AlternateContent>
                <mc:Choice Requires="wpg">
                  <w:drawing>
                    <wp:anchor distT="0" distB="0" distL="114300" distR="114300" simplePos="0" relativeHeight="251704320" behindDoc="0" locked="0" layoutInCell="1" allowOverlap="1" wp14:anchorId="0686F99C" wp14:editId="412CCC8F">
                      <wp:simplePos x="0" y="0"/>
                      <wp:positionH relativeFrom="column">
                        <wp:posOffset>871220</wp:posOffset>
                      </wp:positionH>
                      <wp:positionV relativeFrom="paragraph">
                        <wp:posOffset>182245</wp:posOffset>
                      </wp:positionV>
                      <wp:extent cx="1122680" cy="2131695"/>
                      <wp:effectExtent l="12700" t="12700" r="7620" b="14605"/>
                      <wp:wrapNone/>
                      <wp:docPr id="301" name="グループ化 301"/>
                      <wp:cNvGraphicFramePr/>
                      <a:graphic xmlns:a="http://schemas.openxmlformats.org/drawingml/2006/main">
                        <a:graphicData uri="http://schemas.microsoft.com/office/word/2010/wordprocessingGroup">
                          <wpg:wgp>
                            <wpg:cNvGrpSpPr/>
                            <wpg:grpSpPr>
                              <a:xfrm>
                                <a:off x="0" y="0"/>
                                <a:ext cx="1122680" cy="2131695"/>
                                <a:chOff x="0" y="0"/>
                                <a:chExt cx="1470212" cy="2131979"/>
                              </a:xfrm>
                            </wpg:grpSpPr>
                            <wps:wsp>
                              <wps:cNvPr id="299" name="正方形/長方形 299"/>
                              <wps:cNvSpPr/>
                              <wps:spPr>
                                <a:xfrm>
                                  <a:off x="0" y="0"/>
                                  <a:ext cx="1470212" cy="10668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30DBC4" w14:textId="4CCE8B0C" w:rsidR="00892D23" w:rsidRPr="00D50E9D" w:rsidRDefault="00892D23" w:rsidP="00DB214C">
                                    <w:pPr>
                                      <w:jc w:val="center"/>
                                      <w:rPr>
                                        <w:color w:val="000000" w:themeColor="text1"/>
                                      </w:rPr>
                                    </w:pPr>
                                    <w:r>
                                      <w:rPr>
                                        <w:rFonts w:hint="eastAsia"/>
                                        <w:color w:val="000000" w:themeColor="text1"/>
                                      </w:rPr>
                                      <w:t>システム設計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正方形/長方形 300"/>
                              <wps:cNvSpPr/>
                              <wps:spPr>
                                <a:xfrm>
                                  <a:off x="0" y="1065179"/>
                                  <a:ext cx="1470212" cy="10668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58A2D7" w14:textId="77777777" w:rsidR="00892D23" w:rsidRDefault="00892D23" w:rsidP="00DB214C">
                                    <w:pPr>
                                      <w:jc w:val="center"/>
                                      <w:rPr>
                                        <w:color w:val="000000" w:themeColor="text1"/>
                                      </w:rPr>
                                    </w:pPr>
                                    <w:r>
                                      <w:rPr>
                                        <w:rFonts w:hint="eastAsia"/>
                                        <w:color w:val="000000" w:themeColor="text1"/>
                                      </w:rPr>
                                      <w:t>ロボット特性</w:t>
                                    </w:r>
                                  </w:p>
                                  <w:p w14:paraId="14258518" w14:textId="3A6BE414" w:rsidR="00892D23" w:rsidRPr="00D50E9D" w:rsidRDefault="00892D23" w:rsidP="00DB214C">
                                    <w:pPr>
                                      <w:jc w:val="center"/>
                                      <w:rPr>
                                        <w:color w:val="000000" w:themeColor="text1"/>
                                      </w:rPr>
                                    </w:pPr>
                                    <w:r>
                                      <w:rPr>
                                        <w:rFonts w:hint="eastAsia"/>
                                        <w:color w:val="000000" w:themeColor="text1"/>
                                      </w:rPr>
                                      <w:t>の把握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686F99C" id="グループ化 301" o:spid="_x0000_s1049" style="position:absolute;margin-left:68.6pt;margin-top:14.35pt;width:88.4pt;height:167.85pt;z-index:251704320;mso-width-relative:margin" coordsize="14702,21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">
                      <v:rect id="正方形/長方形 299" o:spid="_x0000_s1050" style="position:absolute;width:14702;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" fillcolor="white [3212]" strokecolor="black [3213]" strokeweight="1.5pt">
                        <v:textbox>
                          <w:txbxContent>
                            <w:p w14:paraId="6530DBC4" w14:textId="4CCE8B0C" w:rsidR="00892D23" w:rsidRPr="00D50E9D" w:rsidRDefault="00892D23" w:rsidP="00DB214C">
                              <w:pPr>
                                <w:jc w:val="center"/>
                                <w:rPr>
                                  <w:color w:val="000000" w:themeColor="text1"/>
                                </w:rPr>
                              </w:pPr>
                              <w:r>
                                <w:rPr>
                                  <w:rFonts w:hint="eastAsia"/>
                                  <w:color w:val="000000" w:themeColor="text1"/>
                                </w:rPr>
                                <w:t>システム設計</w:t>
                              </w:r>
                            </w:p>
                          </w:txbxContent>
                        </v:textbox>
                      </v:rect>
                      <v:rect id="正方形/長方形 300" o:spid="_x0000_s1051" style="position:absolute;top:10651;width:14702;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" fillcolor="white [3212]" strokecolor="black [3213]" strokeweight="1.5pt">
                        <v:textbox>
                          <w:txbxContent>
                            <w:p w14:paraId="4358A2D7" w14:textId="77777777" w:rsidR="00892D23" w:rsidRDefault="00892D23" w:rsidP="00DB214C">
                              <w:pPr>
                                <w:jc w:val="center"/>
                                <w:rPr>
                                  <w:color w:val="000000" w:themeColor="text1"/>
                                </w:rPr>
                              </w:pPr>
                              <w:r>
                                <w:rPr>
                                  <w:rFonts w:hint="eastAsia"/>
                                  <w:color w:val="000000" w:themeColor="text1"/>
                                </w:rPr>
                                <w:t>ロボット特性</w:t>
                              </w:r>
                            </w:p>
                            <w:p w14:paraId="14258518" w14:textId="3A6BE414" w:rsidR="00892D23" w:rsidRPr="00D50E9D" w:rsidRDefault="00892D23" w:rsidP="00DB214C">
                              <w:pPr>
                                <w:jc w:val="center"/>
                                <w:rPr>
                                  <w:color w:val="000000" w:themeColor="text1"/>
                                </w:rPr>
                              </w:pPr>
                              <w:r>
                                <w:rPr>
                                  <w:rFonts w:hint="eastAsia"/>
                                  <w:color w:val="000000" w:themeColor="text1"/>
                                </w:rPr>
                                <w:t>の把握</w:t>
                              </w:r>
                            </w:p>
                          </w:txbxContent>
                        </v:textbox>
                      </v:rect>
                    </v:group>
                  </w:pict>
                </mc:Fallback>
              </mc:AlternateContent>
            </w:r>
            <w:r w:rsidR="00DB214C">
              <w:rPr>
                <w:noProof/>
              </w:rPr>
              <mc:AlternateContent>
                <mc:Choice Requires="wps">
                  <w:drawing>
                    <wp:anchor distT="0" distB="0" distL="114300" distR="114300" simplePos="0" relativeHeight="251703296" behindDoc="0" locked="0" layoutInCell="1" allowOverlap="1" wp14:anchorId="46D5128E" wp14:editId="6EB07159">
                      <wp:simplePos x="0" y="0"/>
                      <wp:positionH relativeFrom="column">
                        <wp:posOffset>-560387</wp:posOffset>
                      </wp:positionH>
                      <wp:positionV relativeFrom="paragraph">
                        <wp:posOffset>884237</wp:posOffset>
                      </wp:positionV>
                      <wp:extent cx="2131411" cy="725805"/>
                      <wp:effectExtent l="16827" t="8573" r="6668" b="6667"/>
                      <wp:wrapNone/>
                      <wp:docPr id="298" name="正方形/長方形 298"/>
                      <wp:cNvGraphicFramePr/>
                      <a:graphic xmlns:a="http://schemas.openxmlformats.org/drawingml/2006/main">
                        <a:graphicData uri="http://schemas.microsoft.com/office/word/2010/wordprocessingShape">
                          <wps:wsp>
                            <wps:cNvSpPr/>
                            <wps:spPr>
                              <a:xfrm rot="16200000">
                                <a:off x="0" y="0"/>
                                <a:ext cx="2131411"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B4938B" w14:textId="7175B57F" w:rsidR="00892D23" w:rsidRPr="00D50E9D" w:rsidRDefault="00892D23" w:rsidP="00D50E9D">
                                  <w:pPr>
                                    <w:jc w:val="center"/>
                                    <w:rPr>
                                      <w:color w:val="000000" w:themeColor="text1"/>
                                    </w:rPr>
                                  </w:pPr>
                                  <w:r w:rsidRPr="00D50E9D">
                                    <w:rPr>
                                      <w:rFonts w:hint="eastAsia"/>
                                      <w:color w:val="000000" w:themeColor="text1"/>
                                    </w:rPr>
                                    <w:t>コンセプト立案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6D5128E" id="正方形/長方形 298" o:spid="_x0000_s1052" style="position:absolute;margin-left:-44.1pt;margin-top:69.6pt;width:167.85pt;height:57.15pt;rotation:-90;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" fillcolor="white [3212]" strokecolor="black [3213]" strokeweight="1.5pt">
                      <v:textbox>
                        <w:txbxContent>
                          <w:p w14:paraId="5BB4938B" w14:textId="7175B57F" w:rsidR="00892D23" w:rsidRPr="00D50E9D" w:rsidRDefault="00892D23" w:rsidP="00D50E9D">
                            <w:pPr>
                              <w:jc w:val="center"/>
                              <w:rPr>
                                <w:color w:val="000000" w:themeColor="text1"/>
                              </w:rPr>
                            </w:pPr>
                            <w:r w:rsidRPr="00D50E9D">
                              <w:rPr>
                                <w:rFonts w:hint="eastAsia"/>
                                <w:color w:val="000000" w:themeColor="text1"/>
                              </w:rPr>
                              <w:t>コンセプト立案</w:t>
                            </w:r>
                          </w:p>
                        </w:txbxContent>
                      </v:textbox>
                    </v:rect>
                  </w:pict>
                </mc:Fallback>
              </mc:AlternateContent>
            </w:r>
          </w:p>
        </w:tc>
      </w:tr>
    </w:tbl>
    <w:p w14:paraId="4AD442AF" w14:textId="22EE25B3" w:rsidR="00481B91" w:rsidRDefault="00481B91" w:rsidP="00501B05"/>
    <w:p w14:paraId="25290A3D" w14:textId="77777777" w:rsidR="00481B91" w:rsidRDefault="00481B91">
      <w:r>
        <w:br w:type="page"/>
      </w:r>
    </w:p>
    <w:p w14:paraId="056586B9" w14:textId="77777777" w:rsidR="00501B05" w:rsidRDefault="00501B05" w:rsidP="00501B05"/>
    <w:p w14:paraId="56AE8732" w14:textId="1368AF68" w:rsidR="00C10B19" w:rsidRDefault="00501B05" w:rsidP="00F3525C">
      <w:pPr>
        <w:pStyle w:val="30"/>
      </w:pPr>
      <w:bookmarkStart w:id="50" w:name="_Toc8417098"/>
      <w:r>
        <w:rPr>
          <w:rFonts w:hint="eastAsia"/>
        </w:rPr>
        <w:t>ステークホルダー</w:t>
      </w:r>
      <w:bookmarkEnd w:id="50"/>
    </w:p>
    <w:p w14:paraId="6EEBC200" w14:textId="77777777" w:rsidR="00A633BE" w:rsidRDefault="00A633BE" w:rsidP="00EC3023"/>
    <w:tbl>
      <w:tblPr>
        <w:tblStyle w:val="afff5"/>
        <w:tblW w:w="9493" w:type="dxa"/>
        <w:tblLook w:val="04A0" w:firstRow="1" w:lastRow="0" w:firstColumn="1" w:lastColumn="0" w:noHBand="0" w:noVBand="1"/>
      </w:tblPr>
      <w:tblGrid>
        <w:gridCol w:w="4531"/>
        <w:gridCol w:w="4962"/>
      </w:tblGrid>
      <w:tr w:rsidR="008431F6" w14:paraId="12BFE49F" w14:textId="77777777" w:rsidTr="008431F6">
        <w:tc>
          <w:tcPr>
            <w:tcW w:w="4531" w:type="dxa"/>
          </w:tcPr>
          <w:p w14:paraId="1B4E15B2" w14:textId="701F66C9" w:rsidR="008431F6" w:rsidRDefault="008431F6" w:rsidP="00EC3023">
            <w:r>
              <w:rPr>
                <w:rFonts w:ascii="Century" w:hint="eastAsia"/>
              </w:rPr>
              <w:t>ステークホルダー</w:t>
            </w:r>
          </w:p>
        </w:tc>
        <w:tc>
          <w:tcPr>
            <w:tcW w:w="4962" w:type="dxa"/>
          </w:tcPr>
          <w:p w14:paraId="1DA309E9" w14:textId="24772005" w:rsidR="008431F6" w:rsidRDefault="008431F6" w:rsidP="00EC3023">
            <w:r>
              <w:rPr>
                <w:rFonts w:hint="eastAsia"/>
              </w:rPr>
              <w:t>何が欲しいのか</w:t>
            </w:r>
          </w:p>
        </w:tc>
      </w:tr>
      <w:tr w:rsidR="008431F6" w14:paraId="05E02744" w14:textId="77777777" w:rsidTr="008431F6">
        <w:tc>
          <w:tcPr>
            <w:tcW w:w="4531" w:type="dxa"/>
          </w:tcPr>
          <w:p w14:paraId="66B26B58" w14:textId="5D34AAD7" w:rsidR="008431F6" w:rsidRDefault="008431F6" w:rsidP="00EC3023"/>
        </w:tc>
        <w:tc>
          <w:tcPr>
            <w:tcW w:w="4962" w:type="dxa"/>
          </w:tcPr>
          <w:p w14:paraId="65CD0906" w14:textId="06509A1B" w:rsidR="008431F6" w:rsidRDefault="008431F6" w:rsidP="00EC3023"/>
        </w:tc>
      </w:tr>
      <w:tr w:rsidR="008431F6" w14:paraId="39D3695D" w14:textId="77777777" w:rsidTr="008431F6">
        <w:tc>
          <w:tcPr>
            <w:tcW w:w="4531" w:type="dxa"/>
          </w:tcPr>
          <w:p w14:paraId="034F0764" w14:textId="139F1FC7" w:rsidR="008431F6" w:rsidRDefault="008431F6" w:rsidP="00EC3023"/>
        </w:tc>
        <w:tc>
          <w:tcPr>
            <w:tcW w:w="4962" w:type="dxa"/>
          </w:tcPr>
          <w:p w14:paraId="09DB36D6" w14:textId="488AE5CF" w:rsidR="008431F6" w:rsidRDefault="008431F6" w:rsidP="00EC3023"/>
        </w:tc>
      </w:tr>
      <w:tr w:rsidR="008431F6" w14:paraId="4312B7B7" w14:textId="77777777" w:rsidTr="008431F6">
        <w:tc>
          <w:tcPr>
            <w:tcW w:w="4531" w:type="dxa"/>
          </w:tcPr>
          <w:p w14:paraId="7E7DF967" w14:textId="4BC863C4" w:rsidR="008431F6" w:rsidRDefault="008431F6" w:rsidP="00EC3023"/>
        </w:tc>
        <w:tc>
          <w:tcPr>
            <w:tcW w:w="4962" w:type="dxa"/>
          </w:tcPr>
          <w:p w14:paraId="41D5D32A" w14:textId="5A92C625" w:rsidR="008431F6" w:rsidRDefault="008431F6" w:rsidP="00EC3023"/>
        </w:tc>
      </w:tr>
      <w:tr w:rsidR="008431F6" w14:paraId="388488F0" w14:textId="77777777" w:rsidTr="008431F6">
        <w:tc>
          <w:tcPr>
            <w:tcW w:w="4531" w:type="dxa"/>
          </w:tcPr>
          <w:p w14:paraId="401ECFEE" w14:textId="61A82660" w:rsidR="008431F6" w:rsidRDefault="008431F6" w:rsidP="00EC3023"/>
        </w:tc>
        <w:tc>
          <w:tcPr>
            <w:tcW w:w="4962" w:type="dxa"/>
          </w:tcPr>
          <w:p w14:paraId="791BBF3D" w14:textId="41914E3F" w:rsidR="008431F6" w:rsidRDefault="008431F6" w:rsidP="00EC3023"/>
        </w:tc>
      </w:tr>
      <w:tr w:rsidR="008431F6" w14:paraId="2D6E1CAD" w14:textId="77777777" w:rsidTr="008431F6">
        <w:tc>
          <w:tcPr>
            <w:tcW w:w="4531" w:type="dxa"/>
          </w:tcPr>
          <w:p w14:paraId="4F8629BE" w14:textId="0AD5185B" w:rsidR="008431F6" w:rsidRDefault="008431F6" w:rsidP="00EC3023"/>
        </w:tc>
        <w:tc>
          <w:tcPr>
            <w:tcW w:w="4962" w:type="dxa"/>
          </w:tcPr>
          <w:p w14:paraId="68FC2D98" w14:textId="77777777" w:rsidR="008431F6" w:rsidRDefault="008431F6" w:rsidP="00EC3023"/>
        </w:tc>
      </w:tr>
      <w:tr w:rsidR="008431F6" w14:paraId="61442DEB" w14:textId="77777777" w:rsidTr="008431F6">
        <w:tc>
          <w:tcPr>
            <w:tcW w:w="4531" w:type="dxa"/>
          </w:tcPr>
          <w:p w14:paraId="2F8EDECD" w14:textId="2C14089E" w:rsidR="008431F6" w:rsidRDefault="008431F6" w:rsidP="00EC3023"/>
        </w:tc>
        <w:tc>
          <w:tcPr>
            <w:tcW w:w="4962" w:type="dxa"/>
          </w:tcPr>
          <w:p w14:paraId="1706219C" w14:textId="77777777" w:rsidR="008431F6" w:rsidRDefault="008431F6" w:rsidP="00EC3023"/>
        </w:tc>
      </w:tr>
      <w:tr w:rsidR="008431F6" w14:paraId="4D301942" w14:textId="77777777" w:rsidTr="008431F6">
        <w:tc>
          <w:tcPr>
            <w:tcW w:w="4531" w:type="dxa"/>
          </w:tcPr>
          <w:p w14:paraId="46B18F34" w14:textId="179B59A9" w:rsidR="008431F6" w:rsidRDefault="008431F6" w:rsidP="00EC3023"/>
        </w:tc>
        <w:tc>
          <w:tcPr>
            <w:tcW w:w="4962" w:type="dxa"/>
          </w:tcPr>
          <w:p w14:paraId="24CFA66B" w14:textId="77777777" w:rsidR="008431F6" w:rsidRDefault="008431F6" w:rsidP="00EC3023"/>
        </w:tc>
      </w:tr>
    </w:tbl>
    <w:p w14:paraId="74958771" w14:textId="77777777" w:rsidR="00D7137A" w:rsidRPr="00EC3023" w:rsidRDefault="00D7137A" w:rsidP="00EC3023"/>
    <w:p w14:paraId="69843823" w14:textId="77777777" w:rsidR="004C76DE" w:rsidRDefault="004C76DE" w:rsidP="00AA54B3">
      <w:pPr>
        <w:sectPr w:rsidR="004C76DE" w:rsidSect="004423A9">
          <w:pgSz w:w="11911" w:h="16848" w:code="9"/>
          <w:pgMar w:top="1588" w:right="1418" w:bottom="1588" w:left="1418" w:header="794" w:footer="567" w:gutter="0"/>
          <w:cols w:space="720"/>
          <w:docGrid w:linePitch="285"/>
        </w:sectPr>
      </w:pPr>
    </w:p>
    <w:p w14:paraId="4C0A5138" w14:textId="62EE42C4" w:rsidR="00AA54B3" w:rsidRDefault="00AA54B3" w:rsidP="00AA54B3"/>
    <w:p w14:paraId="58E1622B" w14:textId="3E4FFCB4" w:rsidR="00562CDC" w:rsidRDefault="00562CDC" w:rsidP="007A0981">
      <w:pPr>
        <w:pStyle w:val="30"/>
        <w:ind w:left="840"/>
      </w:pPr>
      <w:bookmarkStart w:id="51" w:name="_Toc8417099"/>
      <w:r>
        <w:rPr>
          <w:rFonts w:hint="eastAsia"/>
        </w:rPr>
        <w:t>システム構成</w:t>
      </w:r>
      <w:bookmarkEnd w:id="51"/>
    </w:p>
    <w:p w14:paraId="2C90FABD" w14:textId="77777777" w:rsidR="00562CDC" w:rsidRPr="00562CDC" w:rsidRDefault="00562CDC" w:rsidP="00562CDC"/>
    <w:p w14:paraId="13192539" w14:textId="597FF87E" w:rsidR="00A3311C" w:rsidRDefault="00562CDC" w:rsidP="00F3525C">
      <w:pPr>
        <w:pStyle w:val="30"/>
      </w:pPr>
      <w:bookmarkStart w:id="52" w:name="_Toc8417100"/>
      <w:r>
        <w:rPr>
          <w:rFonts w:hint="eastAsia"/>
        </w:rPr>
        <w:t>コンセプト</w:t>
      </w:r>
      <w:bookmarkEnd w:id="52"/>
    </w:p>
    <w:p w14:paraId="174B1C50" w14:textId="280C2401" w:rsidR="002F481C" w:rsidRDefault="002F481C" w:rsidP="00AA54B3"/>
    <w:tbl>
      <w:tblPr>
        <w:tblStyle w:val="afff5"/>
        <w:tblW w:w="0" w:type="auto"/>
        <w:tblLook w:val="04A0" w:firstRow="1" w:lastRow="0" w:firstColumn="1" w:lastColumn="0" w:noHBand="0" w:noVBand="1"/>
      </w:tblPr>
      <w:tblGrid>
        <w:gridCol w:w="2376"/>
        <w:gridCol w:w="8364"/>
      </w:tblGrid>
      <w:tr w:rsidR="00B34712" w14:paraId="76907BE5" w14:textId="77777777" w:rsidTr="00B34712">
        <w:tc>
          <w:tcPr>
            <w:tcW w:w="2376" w:type="dxa"/>
          </w:tcPr>
          <w:p w14:paraId="55D735A9" w14:textId="77777777" w:rsidR="00B34712" w:rsidRDefault="00B34712" w:rsidP="00B34712">
            <w:r>
              <w:rPr>
                <w:rFonts w:hint="eastAsia"/>
              </w:rPr>
              <w:t>システムの目的</w:t>
            </w:r>
          </w:p>
        </w:tc>
        <w:tc>
          <w:tcPr>
            <w:tcW w:w="8364" w:type="dxa"/>
          </w:tcPr>
          <w:p w14:paraId="3C3273C7" w14:textId="36E83963" w:rsidR="00B34712" w:rsidRDefault="00C22789" w:rsidP="00B34712">
            <w:r>
              <w:rPr>
                <w:rFonts w:hint="eastAsia"/>
              </w:rPr>
              <w:t>チャレンジの場の提供</w:t>
            </w:r>
          </w:p>
        </w:tc>
      </w:tr>
      <w:tr w:rsidR="00B34712" w14:paraId="7FDB92DB" w14:textId="77777777" w:rsidTr="00B34712">
        <w:tc>
          <w:tcPr>
            <w:tcW w:w="2376" w:type="dxa"/>
          </w:tcPr>
          <w:p w14:paraId="1FEE01E5" w14:textId="77777777" w:rsidR="00B34712" w:rsidRDefault="00B34712" w:rsidP="00B34712">
            <w:r>
              <w:rPr>
                <w:rFonts w:hint="eastAsia"/>
              </w:rPr>
              <w:t>目標①</w:t>
            </w:r>
          </w:p>
        </w:tc>
        <w:tc>
          <w:tcPr>
            <w:tcW w:w="8364" w:type="dxa"/>
          </w:tcPr>
          <w:p w14:paraId="08CB71DB" w14:textId="3E2C56AA" w:rsidR="00B34712" w:rsidRDefault="00C22789" w:rsidP="00B34712">
            <w:r>
              <w:rPr>
                <w:rFonts w:hint="eastAsia"/>
              </w:rPr>
              <w:t>リザルトタイム</w:t>
            </w:r>
            <w:r>
              <w:t>0</w:t>
            </w:r>
            <w:r>
              <w:rPr>
                <w:rFonts w:hint="eastAsia"/>
              </w:rPr>
              <w:t>秒以下を獲得</w:t>
            </w:r>
          </w:p>
        </w:tc>
      </w:tr>
      <w:tr w:rsidR="00B34712" w14:paraId="4D436FE0" w14:textId="77777777" w:rsidTr="00B34712">
        <w:tc>
          <w:tcPr>
            <w:tcW w:w="2376" w:type="dxa"/>
          </w:tcPr>
          <w:p w14:paraId="259DD385" w14:textId="77777777" w:rsidR="00B34712" w:rsidRDefault="00B34712" w:rsidP="00B34712">
            <w:r>
              <w:rPr>
                <w:rFonts w:hint="eastAsia"/>
              </w:rPr>
              <w:t>目標②</w:t>
            </w:r>
          </w:p>
        </w:tc>
        <w:tc>
          <w:tcPr>
            <w:tcW w:w="8364" w:type="dxa"/>
          </w:tcPr>
          <w:p w14:paraId="32C867D0" w14:textId="33BB48B8" w:rsidR="00B34712" w:rsidRDefault="00B34712" w:rsidP="00B34712"/>
        </w:tc>
      </w:tr>
      <w:tr w:rsidR="00B34712" w14:paraId="6A1DB431" w14:textId="77777777" w:rsidTr="00B34712">
        <w:tc>
          <w:tcPr>
            <w:tcW w:w="2376" w:type="dxa"/>
          </w:tcPr>
          <w:p w14:paraId="2F27D1FF" w14:textId="77777777" w:rsidR="00B34712" w:rsidRDefault="00B34712" w:rsidP="00B34712">
            <w:r>
              <w:rPr>
                <w:rFonts w:hint="eastAsia"/>
              </w:rPr>
              <w:t>目標③</w:t>
            </w:r>
          </w:p>
        </w:tc>
        <w:tc>
          <w:tcPr>
            <w:tcW w:w="8364" w:type="dxa"/>
          </w:tcPr>
          <w:p w14:paraId="25AFF383" w14:textId="32E1968F" w:rsidR="00B34712" w:rsidRDefault="00B34712" w:rsidP="00B34712"/>
        </w:tc>
      </w:tr>
    </w:tbl>
    <w:p w14:paraId="5BFD8543" w14:textId="29B1AD1A" w:rsidR="004C76DE" w:rsidRPr="0099042B" w:rsidRDefault="000A2B4A" w:rsidP="000A2B4A">
      <w:pPr>
        <w:tabs>
          <w:tab w:val="left" w:pos="19230"/>
        </w:tabs>
        <w:rPr>
          <w:color w:val="AEAAAA" w:themeColor="background2" w:themeShade="BF"/>
        </w:rPr>
      </w:pPr>
      <w:r>
        <w:rPr>
          <w:color w:val="AEAAAA" w:themeColor="background2" w:themeShade="BF"/>
        </w:rPr>
        <w:tab/>
      </w:r>
    </w:p>
    <w:p w14:paraId="001A834E" w14:textId="4F04207A" w:rsidR="00B34712" w:rsidRDefault="00B34712" w:rsidP="00AA54B3"/>
    <w:p w14:paraId="4B53BAE8" w14:textId="6C5EB74B" w:rsidR="004C76DE" w:rsidRPr="00BC71F4" w:rsidRDefault="00B70AA5" w:rsidP="00BC71F4">
      <w:pPr>
        <w:sectPr w:rsidR="004C76DE" w:rsidRPr="00BC71F4" w:rsidSect="00F60348">
          <w:pgSz w:w="23814" w:h="16839" w:orient="landscape" w:code="8"/>
          <w:pgMar w:top="1390" w:right="1588" w:bottom="1418" w:left="1588" w:header="794" w:footer="567" w:gutter="0"/>
          <w:cols w:space="720"/>
          <w:docGrid w:linePitch="286"/>
        </w:sectPr>
      </w:pPr>
      <w:r>
        <w:br w:type="page"/>
      </w:r>
    </w:p>
    <w:p w14:paraId="111DE799" w14:textId="7596987D" w:rsidR="00E01342" w:rsidRDefault="00396FFB" w:rsidP="00E01342">
      <w:pPr>
        <w:pStyle w:val="10"/>
      </w:pPr>
      <w:bookmarkStart w:id="53" w:name="_Toc8417101"/>
      <w:r>
        <w:rPr>
          <w:rFonts w:hint="eastAsia"/>
        </w:rPr>
        <w:lastRenderedPageBreak/>
        <w:t>システム設計</w:t>
      </w:r>
      <w:bookmarkEnd w:id="53"/>
    </w:p>
    <w:p w14:paraId="31932916" w14:textId="77777777" w:rsidR="00F81867" w:rsidRPr="00F81867" w:rsidRDefault="00F81867" w:rsidP="00F81867"/>
    <w:p w14:paraId="0BEE2195" w14:textId="69B59B7A" w:rsidR="00F81867" w:rsidRPr="00F81867" w:rsidRDefault="00396FFB" w:rsidP="00F81867">
      <w:pPr>
        <w:pStyle w:val="20"/>
      </w:pPr>
      <w:bookmarkStart w:id="54" w:name="_Toc8417102"/>
      <w:r>
        <w:rPr>
          <w:rFonts w:hint="eastAsia"/>
        </w:rPr>
        <w:t>システム設計とは</w:t>
      </w:r>
      <w:bookmarkEnd w:id="54"/>
    </w:p>
    <w:p w14:paraId="54C69D29" w14:textId="41BDA9C9" w:rsidR="00396FFB" w:rsidRDefault="003E793A" w:rsidP="00396FFB">
      <w:r>
        <w:rPr>
          <w:rFonts w:hint="eastAsia"/>
        </w:rPr>
        <w:t>ステークホルダの</w:t>
      </w:r>
      <w:r w:rsidR="00396FFB">
        <w:rPr>
          <w:rFonts w:hint="eastAsia"/>
        </w:rPr>
        <w:t>要求を要求分析し</w:t>
      </w:r>
      <w:r>
        <w:rPr>
          <w:rFonts w:hint="eastAsia"/>
        </w:rPr>
        <w:t>システム</w:t>
      </w:r>
      <w:r w:rsidR="00396FFB">
        <w:rPr>
          <w:rFonts w:hint="eastAsia"/>
        </w:rPr>
        <w:t>要件を定義、要件を満たすアーキテクチャ設計を行い、サブシステムへの要求（システム仕様書）を導く活動。</w:t>
      </w:r>
    </w:p>
    <w:p w14:paraId="49ACE1D4" w14:textId="77777777" w:rsidR="00590EFA" w:rsidRDefault="00590EFA" w:rsidP="00396FFB"/>
    <w:p w14:paraId="7D97B482" w14:textId="6113DA21" w:rsidR="00567B99" w:rsidRDefault="00567B99" w:rsidP="00396FFB">
      <w:r>
        <w:rPr>
          <w:rFonts w:hint="eastAsia"/>
        </w:rPr>
        <w:t>下記にシステム設計のプロセスと手法を示す。</w:t>
      </w:r>
    </w:p>
    <w:tbl>
      <w:tblPr>
        <w:tblStyle w:val="afff5"/>
        <w:tblW w:w="11403" w:type="dxa"/>
        <w:tblInd w:w="-1026" w:type="dxa"/>
        <w:tblLook w:val="04A0" w:firstRow="1" w:lastRow="0" w:firstColumn="1" w:lastColumn="0" w:noHBand="0" w:noVBand="1"/>
      </w:tblPr>
      <w:tblGrid>
        <w:gridCol w:w="11436"/>
      </w:tblGrid>
      <w:tr w:rsidR="00590EFA" w14:paraId="30299322" w14:textId="77777777" w:rsidTr="00590EFA">
        <w:trPr>
          <w:trHeight w:val="7715"/>
        </w:trPr>
        <w:tc>
          <w:tcPr>
            <w:tcW w:w="11403" w:type="dxa"/>
          </w:tcPr>
          <w:p w14:paraId="6793E79E" w14:textId="54484D71" w:rsidR="00590EFA" w:rsidRDefault="00590EFA" w:rsidP="00396FFB">
            <w:r>
              <w:rPr>
                <w:rFonts w:hint="eastAsia"/>
                <w:noProof/>
              </w:rPr>
              <w:drawing>
                <wp:inline distT="0" distB="0" distL="0" distR="0" wp14:anchorId="2D723F68" wp14:editId="33279E7C">
                  <wp:extent cx="7116023" cy="4719162"/>
                  <wp:effectExtent l="0" t="0" r="8890" b="571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15456" cy="4718786"/>
                          </a:xfrm>
                          <a:prstGeom prst="rect">
                            <a:avLst/>
                          </a:prstGeom>
                          <a:noFill/>
                          <a:ln>
                            <a:noFill/>
                          </a:ln>
                        </pic:spPr>
                      </pic:pic>
                    </a:graphicData>
                  </a:graphic>
                </wp:inline>
              </w:drawing>
            </w:r>
          </w:p>
        </w:tc>
      </w:tr>
    </w:tbl>
    <w:p w14:paraId="08604D8C" w14:textId="77777777" w:rsidR="00590EFA" w:rsidRDefault="00590EFA" w:rsidP="00396FFB"/>
    <w:p w14:paraId="718BAAEE" w14:textId="77777777" w:rsidR="00590EFA" w:rsidRDefault="00590EFA" w:rsidP="00396FFB"/>
    <w:p w14:paraId="4BB9C403" w14:textId="30A187C0" w:rsidR="00DA5727" w:rsidRDefault="00DA5727">
      <w:r>
        <w:br w:type="page"/>
      </w:r>
    </w:p>
    <w:p w14:paraId="3FE1905D" w14:textId="77777777" w:rsidR="00DA5727" w:rsidRPr="00396FFB" w:rsidRDefault="00DA5727" w:rsidP="00396FFB"/>
    <w:p w14:paraId="3091398B" w14:textId="642E5CAB" w:rsidR="00F81867" w:rsidRPr="00F81867" w:rsidRDefault="00396FFB" w:rsidP="00F81867">
      <w:pPr>
        <w:pStyle w:val="20"/>
      </w:pPr>
      <w:bookmarkStart w:id="55" w:name="_Toc8417103"/>
      <w:r>
        <w:rPr>
          <w:rFonts w:hint="eastAsia"/>
        </w:rPr>
        <w:t>要求分析</w:t>
      </w:r>
      <w:bookmarkEnd w:id="55"/>
    </w:p>
    <w:p w14:paraId="7D3EB7A1" w14:textId="0700BC40" w:rsidR="003E793A" w:rsidRDefault="003E793A" w:rsidP="00D15E60">
      <w:r>
        <w:rPr>
          <w:rFonts w:hint="eastAsia"/>
        </w:rPr>
        <w:t>要求分析とは、ステークホルダの要求をシステムの要件へと変換する作業である。</w:t>
      </w:r>
    </w:p>
    <w:p w14:paraId="19FCD71C" w14:textId="2D64E215" w:rsidR="003E793A" w:rsidRDefault="00CA0099" w:rsidP="00D15E60">
      <w:r>
        <w:rPr>
          <w:rFonts w:hint="eastAsia"/>
        </w:rPr>
        <w:t>システムの境界と成果物を明確にする作業である。</w:t>
      </w:r>
    </w:p>
    <w:p w14:paraId="771A73DB" w14:textId="77777777" w:rsidR="00F81867" w:rsidRDefault="00F81867" w:rsidP="00D15E60"/>
    <w:p w14:paraId="607DE17F" w14:textId="77777777" w:rsidR="00D84BED" w:rsidRDefault="00D84BED" w:rsidP="00D15E60"/>
    <w:p w14:paraId="775DB1E0" w14:textId="5840C065" w:rsidR="00D84BED" w:rsidRDefault="00D84BED" w:rsidP="00D15E60">
      <w:r>
        <w:rPr>
          <w:rFonts w:hint="eastAsia"/>
        </w:rPr>
        <w:t>下記に要求分析のプロセスを示す。</w:t>
      </w:r>
    </w:p>
    <w:tbl>
      <w:tblPr>
        <w:tblStyle w:val="afff5"/>
        <w:tblW w:w="0" w:type="auto"/>
        <w:tblLook w:val="04A0" w:firstRow="1" w:lastRow="0" w:firstColumn="1" w:lastColumn="0" w:noHBand="0" w:noVBand="1"/>
      </w:tblPr>
      <w:tblGrid>
        <w:gridCol w:w="9290"/>
      </w:tblGrid>
      <w:tr w:rsidR="00DB5019" w14:paraId="29671517" w14:textId="77777777" w:rsidTr="00DB5019">
        <w:tc>
          <w:tcPr>
            <w:tcW w:w="9273" w:type="dxa"/>
          </w:tcPr>
          <w:p w14:paraId="56056E58" w14:textId="2C40F0DB" w:rsidR="00DB5019" w:rsidRDefault="00DB5019" w:rsidP="00D15E60">
            <w:r>
              <w:rPr>
                <w:rFonts w:hint="eastAsia"/>
                <w:noProof/>
              </w:rPr>
              <w:drawing>
                <wp:inline distT="0" distB="0" distL="0" distR="0" wp14:anchorId="7E06DF13" wp14:editId="039CAA61">
                  <wp:extent cx="5761990" cy="5323840"/>
                  <wp:effectExtent l="0" t="0" r="0" b="0"/>
                  <wp:docPr id="407" name="図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1990" cy="5323840"/>
                          </a:xfrm>
                          <a:prstGeom prst="rect">
                            <a:avLst/>
                          </a:prstGeom>
                          <a:noFill/>
                          <a:ln>
                            <a:noFill/>
                          </a:ln>
                        </pic:spPr>
                      </pic:pic>
                    </a:graphicData>
                  </a:graphic>
                </wp:inline>
              </w:drawing>
            </w:r>
          </w:p>
        </w:tc>
      </w:tr>
    </w:tbl>
    <w:p w14:paraId="227F3D9E" w14:textId="77777777" w:rsidR="00DB5019" w:rsidRDefault="00DB5019" w:rsidP="00D15E60"/>
    <w:p w14:paraId="066B8FA6" w14:textId="67727E16" w:rsidR="00DB5019" w:rsidRDefault="00DB5019">
      <w:r>
        <w:br w:type="page"/>
      </w:r>
    </w:p>
    <w:p w14:paraId="2E5C0755" w14:textId="77777777" w:rsidR="00DB5019" w:rsidRPr="00D15E60" w:rsidRDefault="00DB5019" w:rsidP="00D15E60"/>
    <w:p w14:paraId="21C73F5F" w14:textId="62CF1264" w:rsidR="009C1681" w:rsidRDefault="00396FFB" w:rsidP="009C1681">
      <w:pPr>
        <w:pStyle w:val="30"/>
      </w:pPr>
      <w:bookmarkStart w:id="56" w:name="_Toc8417104"/>
      <w:r>
        <w:rPr>
          <w:rFonts w:hint="eastAsia"/>
        </w:rPr>
        <w:t>要求とは</w:t>
      </w:r>
      <w:bookmarkEnd w:id="56"/>
    </w:p>
    <w:p w14:paraId="78280EE6" w14:textId="09519952" w:rsidR="00D15E60" w:rsidRPr="00D15E60" w:rsidRDefault="00D15E60" w:rsidP="009C1681">
      <w:pPr>
        <w:rPr>
          <w:i/>
        </w:rPr>
      </w:pPr>
      <w:r w:rsidRPr="00D15E60">
        <w:rPr>
          <w:rFonts w:hint="eastAsia"/>
          <w:i/>
        </w:rPr>
        <w:t>製品が「何を、どれほどよく、どういった状態で」、与えられた目的を達成するかを決めるもの合意、計画、仕様のような標準となる文章</w:t>
      </w:r>
    </w:p>
    <w:p w14:paraId="649EEBA1" w14:textId="3FC2597A" w:rsidR="00D15E60" w:rsidRDefault="00D15E60" w:rsidP="00D15E60">
      <w:pPr>
        <w:jc w:val="right"/>
      </w:pPr>
      <w:r>
        <w:rPr>
          <w:rFonts w:hint="eastAsia"/>
        </w:rPr>
        <w:t>ANSI/EIA-632</w:t>
      </w:r>
    </w:p>
    <w:p w14:paraId="6D484AF9" w14:textId="77777777" w:rsidR="00563094" w:rsidRDefault="00563094" w:rsidP="00D15E60">
      <w:pPr>
        <w:jc w:val="right"/>
      </w:pPr>
    </w:p>
    <w:tbl>
      <w:tblPr>
        <w:tblStyle w:val="afff5"/>
        <w:tblW w:w="10490" w:type="dxa"/>
        <w:tblInd w:w="-714" w:type="dxa"/>
        <w:tblLook w:val="04A0" w:firstRow="1" w:lastRow="0" w:firstColumn="1" w:lastColumn="0" w:noHBand="0" w:noVBand="1"/>
      </w:tblPr>
      <w:tblGrid>
        <w:gridCol w:w="10490"/>
      </w:tblGrid>
      <w:tr w:rsidR="002E4B55" w14:paraId="3FB40601" w14:textId="77777777" w:rsidTr="00563094">
        <w:trPr>
          <w:trHeight w:val="8367"/>
        </w:trPr>
        <w:tc>
          <w:tcPr>
            <w:tcW w:w="10490" w:type="dxa"/>
          </w:tcPr>
          <w:p w14:paraId="68E8A2A2" w14:textId="6115E869" w:rsidR="002E4B55" w:rsidRDefault="003B6A8F" w:rsidP="00B23FAC">
            <w:pPr>
              <w:ind w:right="480"/>
            </w:pPr>
            <w:r>
              <w:rPr>
                <w:rFonts w:hint="eastAsia"/>
                <w:noProof/>
              </w:rPr>
              <mc:AlternateContent>
                <mc:Choice Requires="wps">
                  <w:drawing>
                    <wp:anchor distT="0" distB="0" distL="114300" distR="114300" simplePos="0" relativeHeight="251693056" behindDoc="0" locked="0" layoutInCell="1" allowOverlap="1" wp14:anchorId="309B0C34" wp14:editId="07EC4198">
                      <wp:simplePos x="0" y="0"/>
                      <wp:positionH relativeFrom="column">
                        <wp:posOffset>745229</wp:posOffset>
                      </wp:positionH>
                      <wp:positionV relativeFrom="paragraph">
                        <wp:posOffset>551703</wp:posOffset>
                      </wp:positionV>
                      <wp:extent cx="613410" cy="320675"/>
                      <wp:effectExtent l="12700" t="0" r="8890" b="22225"/>
                      <wp:wrapNone/>
                      <wp:docPr id="243" name="カギ線コネクタ 243"/>
                      <wp:cNvGraphicFramePr/>
                      <a:graphic xmlns:a="http://schemas.openxmlformats.org/drawingml/2006/main">
                        <a:graphicData uri="http://schemas.microsoft.com/office/word/2010/wordprocessingShape">
                          <wps:wsp>
                            <wps:cNvCnPr/>
                            <wps:spPr>
                              <a:xfrm>
                                <a:off x="0" y="0"/>
                                <a:ext cx="613410" cy="320675"/>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1EC7501"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243" o:spid="_x0000_s1026" type="#_x0000_t34" style="position:absolute;left:0;text-align:left;margin-left:58.7pt;margin-top:43.45pt;width:48.3pt;height:25.2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" adj="-185" strokecolor="black [3213]" strokeweight="1pt"/>
                  </w:pict>
                </mc:Fallback>
              </mc:AlternateContent>
            </w:r>
            <w:r>
              <w:rPr>
                <w:rFonts w:hint="eastAsia"/>
                <w:noProof/>
              </w:rPr>
              <mc:AlternateContent>
                <mc:Choice Requires="wps">
                  <w:drawing>
                    <wp:anchor distT="0" distB="0" distL="114300" distR="114300" simplePos="0" relativeHeight="251694080" behindDoc="0" locked="0" layoutInCell="1" allowOverlap="1" wp14:anchorId="5E70D8FD" wp14:editId="0D9D11C7">
                      <wp:simplePos x="0" y="0"/>
                      <wp:positionH relativeFrom="column">
                        <wp:posOffset>1361565</wp:posOffset>
                      </wp:positionH>
                      <wp:positionV relativeFrom="paragraph">
                        <wp:posOffset>662845</wp:posOffset>
                      </wp:positionV>
                      <wp:extent cx="1290320" cy="419100"/>
                      <wp:effectExtent l="12700" t="12700" r="17780" b="12700"/>
                      <wp:wrapNone/>
                      <wp:docPr id="242" name="角丸四角形 242"/>
                      <wp:cNvGraphicFramePr/>
                      <a:graphic xmlns:a="http://schemas.openxmlformats.org/drawingml/2006/main">
                        <a:graphicData uri="http://schemas.microsoft.com/office/word/2010/wordprocessingShape">
                          <wps:wsp>
                            <wps:cNvSpPr/>
                            <wps:spPr>
                              <a:xfrm>
                                <a:off x="0" y="0"/>
                                <a:ext cx="1290320" cy="419100"/>
                              </a:xfrm>
                              <a:prstGeom prst="roundRect">
                                <a:avLst/>
                              </a:prstGeom>
                              <a:solidFill>
                                <a:schemeClr val="accent1">
                                  <a:lumMod val="20000"/>
                                  <a:lumOff val="8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5E7630" w14:textId="421CF89B" w:rsidR="00892D23" w:rsidRPr="002E4B55" w:rsidRDefault="00892D23" w:rsidP="00D04061">
                                  <w:pPr>
                                    <w:jc w:val="center"/>
                                    <w:rPr>
                                      <w:color w:val="000000" w:themeColor="text1"/>
                                    </w:rPr>
                                  </w:pPr>
                                  <w:r>
                                    <w:rPr>
                                      <w:rFonts w:hint="eastAsia"/>
                                      <w:color w:val="000000" w:themeColor="text1"/>
                                    </w:rPr>
                                    <w:t>要求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E70D8FD" id="角丸四角形 242" o:spid="_x0000_s1053" style="position:absolute;margin-left:107.2pt;margin-top:52.2pt;width:101.6pt;height:33pt;z-index:251694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" fillcolor="#deeaf6 [660]" strokecolor="black [3213]" strokeweight="1.5pt">
                      <v:stroke joinstyle="miter"/>
                      <v:textbox>
                        <w:txbxContent>
                          <w:p w14:paraId="1B5E7630" w14:textId="421CF89B" w:rsidR="00892D23" w:rsidRPr="002E4B55" w:rsidRDefault="00892D23" w:rsidP="00D04061">
                            <w:pPr>
                              <w:jc w:val="center"/>
                              <w:rPr>
                                <w:color w:val="000000" w:themeColor="text1"/>
                              </w:rPr>
                            </w:pPr>
                            <w:r>
                              <w:rPr>
                                <w:rFonts w:hint="eastAsia"/>
                                <w:color w:val="000000" w:themeColor="text1"/>
                              </w:rPr>
                              <w:t>要求</w:t>
                            </w:r>
                          </w:p>
                        </w:txbxContent>
                      </v:textbox>
                    </v:roundrect>
                  </w:pict>
                </mc:Fallback>
              </mc:AlternateContent>
            </w:r>
            <w:r>
              <w:rPr>
                <w:rFonts w:hint="eastAsia"/>
                <w:noProof/>
              </w:rPr>
              <mc:AlternateContent>
                <mc:Choice Requires="wps">
                  <w:drawing>
                    <wp:anchor distT="0" distB="0" distL="114300" distR="114300" simplePos="0" relativeHeight="251695104" behindDoc="0" locked="0" layoutInCell="1" allowOverlap="1" wp14:anchorId="5055647F" wp14:editId="5DBFC38D">
                      <wp:simplePos x="0" y="0"/>
                      <wp:positionH relativeFrom="column">
                        <wp:posOffset>2008213</wp:posOffset>
                      </wp:positionH>
                      <wp:positionV relativeFrom="paragraph">
                        <wp:posOffset>1082156</wp:posOffset>
                      </wp:positionV>
                      <wp:extent cx="613410" cy="320675"/>
                      <wp:effectExtent l="12700" t="0" r="8890" b="22225"/>
                      <wp:wrapNone/>
                      <wp:docPr id="246" name="カギ線コネクタ 246"/>
                      <wp:cNvGraphicFramePr/>
                      <a:graphic xmlns:a="http://schemas.openxmlformats.org/drawingml/2006/main">
                        <a:graphicData uri="http://schemas.microsoft.com/office/word/2010/wordprocessingShape">
                          <wps:wsp>
                            <wps:cNvCnPr/>
                            <wps:spPr>
                              <a:xfrm>
                                <a:off x="0" y="0"/>
                                <a:ext cx="613410" cy="320675"/>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3BF378" id="カギ線コネクタ 246" o:spid="_x0000_s1026" type="#_x0000_t34" style="position:absolute;left:0;text-align:left;margin-left:158.15pt;margin-top:85.2pt;width:48.3pt;height:25.2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" adj="-185" strokecolor="black [3213]" strokeweight="1pt"/>
                  </w:pict>
                </mc:Fallback>
              </mc:AlternateContent>
            </w:r>
            <w:r>
              <w:rPr>
                <w:rFonts w:hint="eastAsia"/>
                <w:noProof/>
              </w:rPr>
              <mc:AlternateContent>
                <mc:Choice Requires="wpg">
                  <w:drawing>
                    <wp:anchor distT="0" distB="0" distL="114300" distR="114300" simplePos="0" relativeHeight="251696128" behindDoc="0" locked="0" layoutInCell="1" allowOverlap="1" wp14:anchorId="0CD5BF2F" wp14:editId="20BDE446">
                      <wp:simplePos x="0" y="0"/>
                      <wp:positionH relativeFrom="column">
                        <wp:posOffset>2614445</wp:posOffset>
                      </wp:positionH>
                      <wp:positionV relativeFrom="paragraph">
                        <wp:posOffset>1198350</wp:posOffset>
                      </wp:positionV>
                      <wp:extent cx="3329670" cy="983470"/>
                      <wp:effectExtent l="12700" t="12700" r="10795" b="7620"/>
                      <wp:wrapNone/>
                      <wp:docPr id="248" name="グループ化 248"/>
                      <wp:cNvGraphicFramePr/>
                      <a:graphic xmlns:a="http://schemas.openxmlformats.org/drawingml/2006/main">
                        <a:graphicData uri="http://schemas.microsoft.com/office/word/2010/wordprocessingGroup">
                          <wpg:wgp>
                            <wpg:cNvGrpSpPr/>
                            <wpg:grpSpPr>
                              <a:xfrm>
                                <a:off x="0" y="0"/>
                                <a:ext cx="3329670" cy="983470"/>
                                <a:chOff x="0" y="0"/>
                                <a:chExt cx="3329830" cy="983642"/>
                              </a:xfrm>
                            </wpg:grpSpPr>
                            <wps:wsp>
                              <wps:cNvPr id="237" name="角丸四角形 237"/>
                              <wps:cNvSpPr/>
                              <wps:spPr>
                                <a:xfrm>
                                  <a:off x="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74839D" w14:textId="62F92F78" w:rsidR="00892D23" w:rsidRPr="002E4B55" w:rsidRDefault="00892D23" w:rsidP="00D04061">
                                    <w:pPr>
                                      <w:jc w:val="center"/>
                                      <w:rPr>
                                        <w:color w:val="000000" w:themeColor="text1"/>
                                      </w:rPr>
                                    </w:pPr>
                                    <w:r>
                                      <w:rPr>
                                        <w:rFonts w:hint="eastAsia"/>
                                        <w:color w:val="000000" w:themeColor="text1"/>
                                      </w:rPr>
                                      <w:t>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角丸四角形 238"/>
                              <wps:cNvSpPr/>
                              <wps:spPr>
                                <a:xfrm>
                                  <a:off x="203951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3C5B3B" w14:textId="42D063D0" w:rsidR="00892D23" w:rsidRPr="002E4B55" w:rsidRDefault="00892D23" w:rsidP="00D04061">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角丸四角形 239"/>
                              <wps:cNvSpPr/>
                              <wps:spPr>
                                <a:xfrm>
                                  <a:off x="2031558" y="564542"/>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FE7FDB" w14:textId="77777777" w:rsidR="00892D23" w:rsidRPr="002E4B55" w:rsidRDefault="00892D23" w:rsidP="00D04061">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カギ線コネクタ 244"/>
                              <wps:cNvCnPr/>
                              <wps:spPr>
                                <a:xfrm>
                                  <a:off x="1649896" y="206733"/>
                                  <a:ext cx="385638" cy="572494"/>
                                </a:xfrm>
                                <a:prstGeom prst="bentConnector3">
                                  <a:avLst>
                                    <a:gd name="adj1" fmla="val -855"/>
                                  </a:avLst>
                                </a:prstGeom>
                                <a:ln w="12700">
                                  <a:solidFill>
                                    <a:schemeClr val="tx1"/>
                                  </a:solidFill>
                                  <a:headEnd type="oval" w="sm" len="sm"/>
                                  <a:tailEnd w="sm" len="sm"/>
                                </a:ln>
                              </wps:spPr>
                              <wps:style>
                                <a:lnRef idx="1">
                                  <a:schemeClr val="accent1"/>
                                </a:lnRef>
                                <a:fillRef idx="0">
                                  <a:schemeClr val="accent1"/>
                                </a:fillRef>
                                <a:effectRef idx="0">
                                  <a:schemeClr val="accent1"/>
                                </a:effectRef>
                                <a:fontRef idx="minor">
                                  <a:schemeClr val="tx1"/>
                                </a:fontRef>
                              </wps:style>
                              <wps:bodyPr/>
                            </wps:wsp>
                            <wps:wsp>
                              <wps:cNvPr id="247" name="直線コネクタ 247"/>
                              <wps:cNvCnPr/>
                              <wps:spPr>
                                <a:xfrm>
                                  <a:off x="1292087" y="206733"/>
                                  <a:ext cx="74919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CD5BF2F" id="グループ化 248" o:spid="_x0000_s1054" style="position:absolute;margin-left:205.85pt;margin-top:94.35pt;width:262.2pt;height:77.45pt;z-index:251696128" coordsize="33298,9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">
                      <v:roundrect id="角丸四角形 237" o:spid="_x0000_s1055" style="position:absolute;width:12903;height:4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" fillcolor="white [3212]" strokecolor="black [3213]" strokeweight="1.5pt">
                        <v:stroke joinstyle="miter"/>
                        <v:textbox>
                          <w:txbxContent>
                            <w:p w14:paraId="4874839D" w14:textId="62F92F78" w:rsidR="00892D23" w:rsidRPr="002E4B55" w:rsidRDefault="00892D23" w:rsidP="00D04061">
                              <w:pPr>
                                <w:jc w:val="center"/>
                                <w:rPr>
                                  <w:color w:val="000000" w:themeColor="text1"/>
                                </w:rPr>
                              </w:pPr>
                              <w:r>
                                <w:rPr>
                                  <w:rFonts w:hint="eastAsia"/>
                                  <w:color w:val="000000" w:themeColor="text1"/>
                                </w:rPr>
                                <w:t>機能</w:t>
                              </w:r>
                            </w:p>
                          </w:txbxContent>
                        </v:textbox>
                      </v:roundrect>
                      <v:roundrect id="角丸四角形 238" o:spid="_x0000_s1056" style="position:absolute;left:20395;width:12903;height:4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" fillcolor="white [3212]" strokecolor="black [3213]" strokeweight="1.5pt">
                        <v:stroke joinstyle="miter"/>
                        <v:textbox>
                          <w:txbxContent>
                            <w:p w14:paraId="603C5B3B" w14:textId="42D063D0" w:rsidR="00892D23" w:rsidRPr="002E4B55" w:rsidRDefault="00892D23" w:rsidP="00D04061">
                              <w:pPr>
                                <w:jc w:val="center"/>
                                <w:rPr>
                                  <w:color w:val="000000" w:themeColor="text1"/>
                                </w:rPr>
                              </w:pPr>
                              <w:r>
                                <w:rPr>
                                  <w:rFonts w:hint="eastAsia"/>
                                  <w:color w:val="000000" w:themeColor="text1"/>
                                </w:rPr>
                                <w:t>仕様</w:t>
                              </w:r>
                            </w:p>
                          </w:txbxContent>
                        </v:textbox>
                      </v:roundrect>
                      <v:roundrect id="角丸四角形 239" o:spid="_x0000_s1057" style="position:absolute;left:20315;top:5645;width:12903;height:4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" fillcolor="white [3212]" strokecolor="black [3213]" strokeweight="1.5pt">
                        <v:stroke joinstyle="miter"/>
                        <v:textbox>
                          <w:txbxContent>
                            <w:p w14:paraId="41FE7FDB" w14:textId="77777777" w:rsidR="00892D23" w:rsidRPr="002E4B55" w:rsidRDefault="00892D23" w:rsidP="00D04061">
                              <w:pPr>
                                <w:jc w:val="center"/>
                                <w:rPr>
                                  <w:color w:val="000000" w:themeColor="text1"/>
                                </w:rPr>
                              </w:pPr>
                              <w:r>
                                <w:rPr>
                                  <w:rFonts w:hint="eastAsia"/>
                                  <w:color w:val="000000" w:themeColor="text1"/>
                                </w:rPr>
                                <w:t>仕様</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244" o:spid="_x0000_s1058" type="#_x0000_t34" style="position:absolute;left:16498;top:2067;width:3857;height:572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" adj="-185" strokecolor="black [3213]" strokeweight="1pt">
                        <v:stroke startarrow="oval" startarrowwidth="narrow" startarrowlength="short" endarrowwidth="narrow" endarrowlength="short"/>
                      </v:shape>
                      <v:line id="直線コネクタ 247" o:spid="_x0000_s1059" style="position:absolute;visibility:visible;mso-wrap-style:square" from="12920,2067" to="20412,2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" strokecolor="black [3213]" strokeweight="1pt">
                        <v:stroke joinstyle="miter"/>
                      </v:line>
                    </v:group>
                  </w:pict>
                </mc:Fallback>
              </mc:AlternateContent>
            </w:r>
            <w:r>
              <w:rPr>
                <w:rFonts w:hint="eastAsia"/>
                <w:noProof/>
              </w:rPr>
              <mc:AlternateContent>
                <mc:Choice Requires="wpg">
                  <w:drawing>
                    <wp:anchor distT="0" distB="0" distL="114300" distR="114300" simplePos="0" relativeHeight="251697152" behindDoc="0" locked="0" layoutInCell="1" allowOverlap="1" wp14:anchorId="2081F3F1" wp14:editId="2FEB020F">
                      <wp:simplePos x="0" y="0"/>
                      <wp:positionH relativeFrom="column">
                        <wp:posOffset>2882197</wp:posOffset>
                      </wp:positionH>
                      <wp:positionV relativeFrom="paragraph">
                        <wp:posOffset>1612609</wp:posOffset>
                      </wp:positionV>
                      <wp:extent cx="3533317" cy="1136401"/>
                      <wp:effectExtent l="12700" t="0" r="10160" b="6985"/>
                      <wp:wrapNone/>
                      <wp:docPr id="274" name="グループ化 274"/>
                      <wp:cNvGraphicFramePr/>
                      <a:graphic xmlns:a="http://schemas.openxmlformats.org/drawingml/2006/main">
                        <a:graphicData uri="http://schemas.microsoft.com/office/word/2010/wordprocessingGroup">
                          <wpg:wgp>
                            <wpg:cNvGrpSpPr/>
                            <wpg:grpSpPr>
                              <a:xfrm>
                                <a:off x="0" y="0"/>
                                <a:ext cx="3533317" cy="1136401"/>
                                <a:chOff x="0" y="0"/>
                                <a:chExt cx="3533317" cy="1136401"/>
                              </a:xfrm>
                            </wpg:grpSpPr>
                            <wps:wsp>
                              <wps:cNvPr id="250" name="角丸四角形 250"/>
                              <wps:cNvSpPr/>
                              <wps:spPr>
                                <a:xfrm>
                                  <a:off x="202078"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CDBB0D" w14:textId="6BACA081" w:rsidR="00892D23" w:rsidRPr="002E4B55" w:rsidRDefault="00892D23" w:rsidP="00D04061">
                                    <w:pPr>
                                      <w:jc w:val="center"/>
                                      <w:rPr>
                                        <w:color w:val="000000" w:themeColor="text1"/>
                                      </w:rPr>
                                    </w:pPr>
                                    <w:r>
                                      <w:rPr>
                                        <w:rFonts w:hint="eastAsia"/>
                                        <w:color w:val="000000" w:themeColor="text1"/>
                                      </w:rPr>
                                      <w:t>機能の品質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角丸四角形 251"/>
                              <wps:cNvSpPr/>
                              <wps:spPr>
                                <a:xfrm>
                                  <a:off x="2243059"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8D8E9C" w14:textId="77777777" w:rsidR="00892D23" w:rsidRPr="002E4B55" w:rsidRDefault="00892D23" w:rsidP="00D04061">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直線コネクタ 254"/>
                              <wps:cNvCnPr/>
                              <wps:spPr>
                                <a:xfrm>
                                  <a:off x="1495373" y="919452"/>
                                  <a:ext cx="74915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5" name="カギ線コネクタ 255"/>
                              <wps:cNvCnPr/>
                              <wps:spPr>
                                <a:xfrm>
                                  <a:off x="0" y="0"/>
                                  <a:ext cx="203093" cy="915473"/>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081F3F1" id="グループ化 274" o:spid="_x0000_s1060" style="position:absolute;margin-left:226.95pt;margin-top:127pt;width:278.2pt;height:89.5pt;z-index:251697152" coordsize="35333,11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">
                      <v:roundrect id="角丸四角形 250" o:spid="_x0000_s1061" style="position:absolute;left:2020;top:7173;width:12903;height:4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" fillcolor="white [3212]" strokecolor="black [3213]" strokeweight="1.5pt">
                        <v:stroke joinstyle="miter"/>
                        <v:textbox>
                          <w:txbxContent>
                            <w:p w14:paraId="19CDBB0D" w14:textId="6BACA081" w:rsidR="00892D23" w:rsidRPr="002E4B55" w:rsidRDefault="00892D23" w:rsidP="00D04061">
                              <w:pPr>
                                <w:jc w:val="center"/>
                                <w:rPr>
                                  <w:color w:val="000000" w:themeColor="text1"/>
                                </w:rPr>
                              </w:pPr>
                              <w:r>
                                <w:rPr>
                                  <w:rFonts w:hint="eastAsia"/>
                                  <w:color w:val="000000" w:themeColor="text1"/>
                                </w:rPr>
                                <w:t>機能の品質</w:t>
                              </w:r>
                            </w:p>
                          </w:txbxContent>
                        </v:textbox>
                      </v:roundrect>
                      <v:roundrect id="角丸四角形 251" o:spid="_x0000_s1062" style="position:absolute;left:22430;top:7173;width:12903;height:4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" fillcolor="white [3212]" strokecolor="black [3213]" strokeweight="1.5pt">
                        <v:stroke joinstyle="miter"/>
                        <v:textbox>
                          <w:txbxContent>
                            <w:p w14:paraId="048D8E9C" w14:textId="77777777" w:rsidR="00892D23" w:rsidRPr="002E4B55" w:rsidRDefault="00892D23" w:rsidP="00D04061">
                              <w:pPr>
                                <w:jc w:val="center"/>
                                <w:rPr>
                                  <w:color w:val="000000" w:themeColor="text1"/>
                                </w:rPr>
                              </w:pPr>
                              <w:r>
                                <w:rPr>
                                  <w:rFonts w:hint="eastAsia"/>
                                  <w:color w:val="000000" w:themeColor="text1"/>
                                </w:rPr>
                                <w:t>仕様</w:t>
                              </w:r>
                            </w:p>
                          </w:txbxContent>
                        </v:textbox>
                      </v:roundrect>
                      <v:line id="直線コネクタ 254" o:spid="_x0000_s1063" style="position:absolute;visibility:visible;mso-wrap-style:square" from="14953,9194" to="22445,9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" strokecolor="black [3213]" strokeweight="1pt">
                        <v:stroke joinstyle="miter"/>
                      </v:line>
                      <v:shape id="カギ線コネクタ 255" o:spid="_x0000_s1064" type="#_x0000_t34" style="position:absolute;width:2030;height:915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" adj="-185" strokecolor="black [3213]" strokeweight="1pt"/>
                    </v:group>
                  </w:pict>
                </mc:Fallback>
              </mc:AlternateContent>
            </w:r>
            <w:r w:rsidR="006F6F90">
              <w:rPr>
                <w:rFonts w:hint="eastAsia"/>
                <w:noProof/>
              </w:rPr>
              <mc:AlternateContent>
                <mc:Choice Requires="wps">
                  <w:drawing>
                    <wp:anchor distT="0" distB="0" distL="114300" distR="114300" simplePos="0" relativeHeight="251698176" behindDoc="0" locked="0" layoutInCell="1" allowOverlap="1" wp14:anchorId="1C09D472" wp14:editId="65BACEDE">
                      <wp:simplePos x="0" y="0"/>
                      <wp:positionH relativeFrom="column">
                        <wp:posOffset>745229</wp:posOffset>
                      </wp:positionH>
                      <wp:positionV relativeFrom="paragraph">
                        <wp:posOffset>872610</wp:posOffset>
                      </wp:positionV>
                      <wp:extent cx="613410" cy="2357748"/>
                      <wp:effectExtent l="25400" t="25400" r="8890" b="17780"/>
                      <wp:wrapNone/>
                      <wp:docPr id="277" name="カギ線コネクタ 277"/>
                      <wp:cNvGraphicFramePr/>
                      <a:graphic xmlns:a="http://schemas.openxmlformats.org/drawingml/2006/main">
                        <a:graphicData uri="http://schemas.microsoft.com/office/word/2010/wordprocessingShape">
                          <wps:wsp>
                            <wps:cNvCnPr/>
                            <wps:spPr>
                              <a:xfrm>
                                <a:off x="0" y="0"/>
                                <a:ext cx="613410" cy="2357748"/>
                              </a:xfrm>
                              <a:prstGeom prst="bentConnector3">
                                <a:avLst>
                                  <a:gd name="adj1" fmla="val -855"/>
                                </a:avLst>
                              </a:prstGeom>
                              <a:ln w="12700">
                                <a:solidFill>
                                  <a:schemeClr val="tx1"/>
                                </a:solidFill>
                                <a:headEnd type="oval" w="sm" len="s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F056497" id="カギ線コネクタ 277" o:spid="_x0000_s1026" type="#_x0000_t34" style="position:absolute;left:0;text-align:left;margin-left:58.7pt;margin-top:68.7pt;width:48.3pt;height:185.6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" adj="-185" strokecolor="black [3213]" strokeweight="1pt">
                      <v:stroke startarrow="oval" startarrowwidth="narrow" startarrowlength="short"/>
                    </v:shape>
                  </w:pict>
                </mc:Fallback>
              </mc:AlternateContent>
            </w:r>
            <w:r w:rsidR="006F6F90">
              <w:rPr>
                <w:rFonts w:hint="eastAsia"/>
                <w:noProof/>
              </w:rPr>
              <mc:AlternateContent>
                <mc:Choice Requires="wps">
                  <w:drawing>
                    <wp:anchor distT="0" distB="0" distL="114300" distR="114300" simplePos="0" relativeHeight="251699200" behindDoc="0" locked="0" layoutInCell="1" allowOverlap="1" wp14:anchorId="2277C953" wp14:editId="4A9EF72F">
                      <wp:simplePos x="0" y="0"/>
                      <wp:positionH relativeFrom="column">
                        <wp:posOffset>1361565</wp:posOffset>
                      </wp:positionH>
                      <wp:positionV relativeFrom="paragraph">
                        <wp:posOffset>3020824</wp:posOffset>
                      </wp:positionV>
                      <wp:extent cx="1290320" cy="419100"/>
                      <wp:effectExtent l="12700" t="12700" r="17780" b="12700"/>
                      <wp:wrapNone/>
                      <wp:docPr id="278" name="角丸四角形 278"/>
                      <wp:cNvGraphicFramePr/>
                      <a:graphic xmlns:a="http://schemas.openxmlformats.org/drawingml/2006/main">
                        <a:graphicData uri="http://schemas.microsoft.com/office/word/2010/wordprocessingShape">
                          <wps:wsp>
                            <wps:cNvSpPr/>
                            <wps:spPr>
                              <a:xfrm>
                                <a:off x="0" y="0"/>
                                <a:ext cx="1290320" cy="419100"/>
                              </a:xfrm>
                              <a:prstGeom prst="roundRect">
                                <a:avLst/>
                              </a:prstGeom>
                              <a:solidFill>
                                <a:schemeClr val="accent1">
                                  <a:lumMod val="20000"/>
                                  <a:lumOff val="8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B76841" w14:textId="77777777" w:rsidR="00892D23" w:rsidRPr="002E4B55" w:rsidRDefault="00892D23" w:rsidP="006F6F90">
                                  <w:pPr>
                                    <w:jc w:val="center"/>
                                    <w:rPr>
                                      <w:color w:val="000000" w:themeColor="text1"/>
                                    </w:rPr>
                                  </w:pPr>
                                  <w:r>
                                    <w:rPr>
                                      <w:rFonts w:hint="eastAsia"/>
                                      <w:color w:val="000000" w:themeColor="text1"/>
                                    </w:rPr>
                                    <w:t>要求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277C953" id="角丸四角形 278" o:spid="_x0000_s1065" style="position:absolute;margin-left:107.2pt;margin-top:237.85pt;width:101.6pt;height:33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" fillcolor="#deeaf6 [660]" strokecolor="black [3213]" strokeweight="1.5pt">
                      <v:stroke joinstyle="miter"/>
                      <v:textbox>
                        <w:txbxContent>
                          <w:p w14:paraId="0FB76841" w14:textId="77777777" w:rsidR="00892D23" w:rsidRPr="002E4B55" w:rsidRDefault="00892D23" w:rsidP="006F6F90">
                            <w:pPr>
                              <w:jc w:val="center"/>
                              <w:rPr>
                                <w:color w:val="000000" w:themeColor="text1"/>
                              </w:rPr>
                            </w:pPr>
                            <w:r>
                              <w:rPr>
                                <w:rFonts w:hint="eastAsia"/>
                                <w:color w:val="000000" w:themeColor="text1"/>
                              </w:rPr>
                              <w:t>要求</w:t>
                            </w:r>
                          </w:p>
                        </w:txbxContent>
                      </v:textbox>
                    </v:roundrect>
                  </w:pict>
                </mc:Fallback>
              </mc:AlternateContent>
            </w:r>
            <w:r w:rsidR="006F6F90">
              <w:rPr>
                <w:rFonts w:hint="eastAsia"/>
                <w:noProof/>
              </w:rPr>
              <mc:AlternateContent>
                <mc:Choice Requires="wps">
                  <w:drawing>
                    <wp:anchor distT="0" distB="0" distL="114300" distR="114300" simplePos="0" relativeHeight="251700224" behindDoc="0" locked="0" layoutInCell="1" allowOverlap="1" wp14:anchorId="29B25A91" wp14:editId="4F7DAC6D">
                      <wp:simplePos x="0" y="0"/>
                      <wp:positionH relativeFrom="column">
                        <wp:posOffset>2008213</wp:posOffset>
                      </wp:positionH>
                      <wp:positionV relativeFrom="paragraph">
                        <wp:posOffset>3440135</wp:posOffset>
                      </wp:positionV>
                      <wp:extent cx="613410" cy="320675"/>
                      <wp:effectExtent l="12700" t="0" r="8890" b="22225"/>
                      <wp:wrapNone/>
                      <wp:docPr id="279" name="カギ線コネクタ 279"/>
                      <wp:cNvGraphicFramePr/>
                      <a:graphic xmlns:a="http://schemas.openxmlformats.org/drawingml/2006/main">
                        <a:graphicData uri="http://schemas.microsoft.com/office/word/2010/wordprocessingShape">
                          <wps:wsp>
                            <wps:cNvCnPr/>
                            <wps:spPr>
                              <a:xfrm>
                                <a:off x="0" y="0"/>
                                <a:ext cx="613410" cy="320675"/>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831E332" id="カギ線コネクタ 279" o:spid="_x0000_s1026" type="#_x0000_t34" style="position:absolute;left:0;text-align:left;margin-left:158.15pt;margin-top:270.9pt;width:48.3pt;height:25.2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" adj="-185" strokecolor="black [3213]" strokeweight="1pt"/>
                  </w:pict>
                </mc:Fallback>
              </mc:AlternateContent>
            </w:r>
            <w:r w:rsidR="006F6F90">
              <w:rPr>
                <w:rFonts w:hint="eastAsia"/>
                <w:noProof/>
              </w:rPr>
              <mc:AlternateContent>
                <mc:Choice Requires="wpg">
                  <w:drawing>
                    <wp:anchor distT="0" distB="0" distL="114300" distR="114300" simplePos="0" relativeHeight="251701248" behindDoc="0" locked="0" layoutInCell="1" allowOverlap="1" wp14:anchorId="00A601FE" wp14:editId="234CB016">
                      <wp:simplePos x="0" y="0"/>
                      <wp:positionH relativeFrom="column">
                        <wp:posOffset>2614445</wp:posOffset>
                      </wp:positionH>
                      <wp:positionV relativeFrom="paragraph">
                        <wp:posOffset>3556329</wp:posOffset>
                      </wp:positionV>
                      <wp:extent cx="3329670" cy="983470"/>
                      <wp:effectExtent l="12700" t="12700" r="10795" b="7620"/>
                      <wp:wrapNone/>
                      <wp:docPr id="280" name="グループ化 280"/>
                      <wp:cNvGraphicFramePr/>
                      <a:graphic xmlns:a="http://schemas.openxmlformats.org/drawingml/2006/main">
                        <a:graphicData uri="http://schemas.microsoft.com/office/word/2010/wordprocessingGroup">
                          <wpg:wgp>
                            <wpg:cNvGrpSpPr/>
                            <wpg:grpSpPr>
                              <a:xfrm>
                                <a:off x="0" y="0"/>
                                <a:ext cx="3329670" cy="983470"/>
                                <a:chOff x="0" y="0"/>
                                <a:chExt cx="3329830" cy="983642"/>
                              </a:xfrm>
                            </wpg:grpSpPr>
                            <wps:wsp>
                              <wps:cNvPr id="281" name="角丸四角形 281"/>
                              <wps:cNvSpPr/>
                              <wps:spPr>
                                <a:xfrm>
                                  <a:off x="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273472" w14:textId="77777777" w:rsidR="00892D23" w:rsidRPr="002E4B55" w:rsidRDefault="00892D23" w:rsidP="006F6F90">
                                    <w:pPr>
                                      <w:jc w:val="center"/>
                                      <w:rPr>
                                        <w:color w:val="000000" w:themeColor="text1"/>
                                      </w:rPr>
                                    </w:pPr>
                                    <w:r>
                                      <w:rPr>
                                        <w:rFonts w:hint="eastAsia"/>
                                        <w:color w:val="000000" w:themeColor="text1"/>
                                      </w:rPr>
                                      <w:t>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角丸四角形 282"/>
                              <wps:cNvSpPr/>
                              <wps:spPr>
                                <a:xfrm>
                                  <a:off x="203951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13C10C" w14:textId="77777777" w:rsidR="00892D23" w:rsidRPr="002E4B55" w:rsidRDefault="00892D23" w:rsidP="006F6F90">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角丸四角形 283"/>
                              <wps:cNvSpPr/>
                              <wps:spPr>
                                <a:xfrm>
                                  <a:off x="2031558" y="564542"/>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E1B5B7" w14:textId="77777777" w:rsidR="00892D23" w:rsidRPr="002E4B55" w:rsidRDefault="00892D23" w:rsidP="006F6F90">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カギ線コネクタ 284"/>
                              <wps:cNvCnPr/>
                              <wps:spPr>
                                <a:xfrm>
                                  <a:off x="1649896" y="206733"/>
                                  <a:ext cx="385638" cy="572494"/>
                                </a:xfrm>
                                <a:prstGeom prst="bentConnector3">
                                  <a:avLst>
                                    <a:gd name="adj1" fmla="val -855"/>
                                  </a:avLst>
                                </a:prstGeom>
                                <a:ln w="12700">
                                  <a:solidFill>
                                    <a:schemeClr val="tx1"/>
                                  </a:solidFill>
                                  <a:headEnd type="oval" w="sm" len="sm"/>
                                  <a:tailEnd w="sm" len="sm"/>
                                </a:ln>
                              </wps:spPr>
                              <wps:style>
                                <a:lnRef idx="1">
                                  <a:schemeClr val="accent1"/>
                                </a:lnRef>
                                <a:fillRef idx="0">
                                  <a:schemeClr val="accent1"/>
                                </a:fillRef>
                                <a:effectRef idx="0">
                                  <a:schemeClr val="accent1"/>
                                </a:effectRef>
                                <a:fontRef idx="minor">
                                  <a:schemeClr val="tx1"/>
                                </a:fontRef>
                              </wps:style>
                              <wps:bodyPr/>
                            </wps:wsp>
                            <wps:wsp>
                              <wps:cNvPr id="285" name="直線コネクタ 285"/>
                              <wps:cNvCnPr/>
                              <wps:spPr>
                                <a:xfrm>
                                  <a:off x="1292087" y="206733"/>
                                  <a:ext cx="74919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0A601FE" id="グループ化 280" o:spid="_x0000_s1066" style="position:absolute;margin-left:205.85pt;margin-top:280.05pt;width:262.2pt;height:77.45pt;z-index:251701248" coordsize="33298,9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">
                      <v:roundrect id="角丸四角形 281" o:spid="_x0000_s1067" style="position:absolute;width:12903;height:4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" fillcolor="white [3212]" strokecolor="black [3213]" strokeweight="1.5pt">
                        <v:stroke joinstyle="miter"/>
                        <v:textbox>
                          <w:txbxContent>
                            <w:p w14:paraId="0A273472" w14:textId="77777777" w:rsidR="00892D23" w:rsidRPr="002E4B55" w:rsidRDefault="00892D23" w:rsidP="006F6F90">
                              <w:pPr>
                                <w:jc w:val="center"/>
                                <w:rPr>
                                  <w:color w:val="000000" w:themeColor="text1"/>
                                </w:rPr>
                              </w:pPr>
                              <w:r>
                                <w:rPr>
                                  <w:rFonts w:hint="eastAsia"/>
                                  <w:color w:val="000000" w:themeColor="text1"/>
                                </w:rPr>
                                <w:t>機能</w:t>
                              </w:r>
                            </w:p>
                          </w:txbxContent>
                        </v:textbox>
                      </v:roundrect>
                      <v:roundrect id="角丸四角形 282" o:spid="_x0000_s1068" style="position:absolute;left:20395;width:12903;height:4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" fillcolor="white [3212]" strokecolor="black [3213]" strokeweight="1.5pt">
                        <v:stroke joinstyle="miter"/>
                        <v:textbox>
                          <w:txbxContent>
                            <w:p w14:paraId="1D13C10C" w14:textId="77777777" w:rsidR="00892D23" w:rsidRPr="002E4B55" w:rsidRDefault="00892D23" w:rsidP="006F6F90">
                              <w:pPr>
                                <w:jc w:val="center"/>
                                <w:rPr>
                                  <w:color w:val="000000" w:themeColor="text1"/>
                                </w:rPr>
                              </w:pPr>
                              <w:r>
                                <w:rPr>
                                  <w:rFonts w:hint="eastAsia"/>
                                  <w:color w:val="000000" w:themeColor="text1"/>
                                </w:rPr>
                                <w:t>仕様</w:t>
                              </w:r>
                            </w:p>
                          </w:txbxContent>
                        </v:textbox>
                      </v:roundrect>
                      <v:roundrect id="角丸四角形 283" o:spid="_x0000_s1069" style="position:absolute;left:20315;top:5645;width:12903;height:4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" fillcolor="white [3212]" strokecolor="black [3213]" strokeweight="1.5pt">
                        <v:stroke joinstyle="miter"/>
                        <v:textbox>
                          <w:txbxContent>
                            <w:p w14:paraId="19E1B5B7" w14:textId="77777777" w:rsidR="00892D23" w:rsidRPr="002E4B55" w:rsidRDefault="00892D23" w:rsidP="006F6F90">
                              <w:pPr>
                                <w:jc w:val="center"/>
                                <w:rPr>
                                  <w:color w:val="000000" w:themeColor="text1"/>
                                </w:rPr>
                              </w:pPr>
                              <w:r>
                                <w:rPr>
                                  <w:rFonts w:hint="eastAsia"/>
                                  <w:color w:val="000000" w:themeColor="text1"/>
                                </w:rPr>
                                <w:t>仕様</w:t>
                              </w:r>
                            </w:p>
                          </w:txbxContent>
                        </v:textbox>
                      </v:roundrect>
                      <v:shape id="カギ線コネクタ 284" o:spid="_x0000_s1070" type="#_x0000_t34" style="position:absolute;left:16498;top:2067;width:3857;height:572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" adj="-185" strokecolor="black [3213]" strokeweight="1pt">
                        <v:stroke startarrow="oval" startarrowwidth="narrow" startarrowlength="short" endarrowwidth="narrow" endarrowlength="short"/>
                      </v:shape>
                      <v:line id="直線コネクタ 285" o:spid="_x0000_s1071" style="position:absolute;visibility:visible;mso-wrap-style:square" from="12920,2067" to="20412,2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" strokecolor="black [3213]" strokeweight="1pt">
                        <v:stroke joinstyle="miter"/>
                      </v:line>
                    </v:group>
                  </w:pict>
                </mc:Fallback>
              </mc:AlternateContent>
            </w:r>
            <w:r w:rsidR="006F6F90">
              <w:rPr>
                <w:rFonts w:hint="eastAsia"/>
                <w:noProof/>
              </w:rPr>
              <mc:AlternateContent>
                <mc:Choice Requires="wpg">
                  <w:drawing>
                    <wp:anchor distT="0" distB="0" distL="114300" distR="114300" simplePos="0" relativeHeight="251702272" behindDoc="0" locked="0" layoutInCell="1" allowOverlap="1" wp14:anchorId="4E781A0C" wp14:editId="500BF157">
                      <wp:simplePos x="0" y="0"/>
                      <wp:positionH relativeFrom="column">
                        <wp:posOffset>2882197</wp:posOffset>
                      </wp:positionH>
                      <wp:positionV relativeFrom="paragraph">
                        <wp:posOffset>3970588</wp:posOffset>
                      </wp:positionV>
                      <wp:extent cx="3533317" cy="1136401"/>
                      <wp:effectExtent l="12700" t="0" r="10160" b="6985"/>
                      <wp:wrapNone/>
                      <wp:docPr id="286" name="グループ化 286"/>
                      <wp:cNvGraphicFramePr/>
                      <a:graphic xmlns:a="http://schemas.openxmlformats.org/drawingml/2006/main">
                        <a:graphicData uri="http://schemas.microsoft.com/office/word/2010/wordprocessingGroup">
                          <wpg:wgp>
                            <wpg:cNvGrpSpPr/>
                            <wpg:grpSpPr>
                              <a:xfrm>
                                <a:off x="0" y="0"/>
                                <a:ext cx="3533317" cy="1136401"/>
                                <a:chOff x="0" y="0"/>
                                <a:chExt cx="3533317" cy="1136401"/>
                              </a:xfrm>
                            </wpg:grpSpPr>
                            <wps:wsp>
                              <wps:cNvPr id="287" name="角丸四角形 287"/>
                              <wps:cNvSpPr/>
                              <wps:spPr>
                                <a:xfrm>
                                  <a:off x="202078"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04E47B" w14:textId="77777777" w:rsidR="00892D23" w:rsidRPr="002E4B55" w:rsidRDefault="00892D23" w:rsidP="006F6F90">
                                    <w:pPr>
                                      <w:jc w:val="center"/>
                                      <w:rPr>
                                        <w:color w:val="000000" w:themeColor="text1"/>
                                      </w:rPr>
                                    </w:pPr>
                                    <w:r>
                                      <w:rPr>
                                        <w:rFonts w:hint="eastAsia"/>
                                        <w:color w:val="000000" w:themeColor="text1"/>
                                      </w:rPr>
                                      <w:t>機能の品質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角丸四角形 288"/>
                              <wps:cNvSpPr/>
                              <wps:spPr>
                                <a:xfrm>
                                  <a:off x="2243059"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E0298" w14:textId="77777777" w:rsidR="00892D23" w:rsidRPr="002E4B55" w:rsidRDefault="00892D23" w:rsidP="006F6F90">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直線コネクタ 289"/>
                              <wps:cNvCnPr/>
                              <wps:spPr>
                                <a:xfrm>
                                  <a:off x="1495373" y="919452"/>
                                  <a:ext cx="74915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0" name="カギ線コネクタ 290"/>
                              <wps:cNvCnPr/>
                              <wps:spPr>
                                <a:xfrm>
                                  <a:off x="0" y="0"/>
                                  <a:ext cx="203093" cy="915473"/>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E781A0C" id="グループ化 286" o:spid="_x0000_s1072" style="position:absolute;margin-left:226.95pt;margin-top:312.65pt;width:278.2pt;height:89.5pt;z-index:251702272" coordsize="35333,11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">
                      <v:roundrect id="角丸四角形 287" o:spid="_x0000_s1073" style="position:absolute;left:2020;top:7173;width:12903;height:4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" fillcolor="white [3212]" strokecolor="black [3213]" strokeweight="1.5pt">
                        <v:stroke joinstyle="miter"/>
                        <v:textbox>
                          <w:txbxContent>
                            <w:p w14:paraId="0304E47B" w14:textId="77777777" w:rsidR="00892D23" w:rsidRPr="002E4B55" w:rsidRDefault="00892D23" w:rsidP="006F6F90">
                              <w:pPr>
                                <w:jc w:val="center"/>
                                <w:rPr>
                                  <w:color w:val="000000" w:themeColor="text1"/>
                                </w:rPr>
                              </w:pPr>
                              <w:r>
                                <w:rPr>
                                  <w:rFonts w:hint="eastAsia"/>
                                  <w:color w:val="000000" w:themeColor="text1"/>
                                </w:rPr>
                                <w:t>機能の品質</w:t>
                              </w:r>
                            </w:p>
                          </w:txbxContent>
                        </v:textbox>
                      </v:roundrect>
                      <v:roundrect id="角丸四角形 288" o:spid="_x0000_s1074" style="position:absolute;left:22430;top:7173;width:12903;height:4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" fillcolor="white [3212]" strokecolor="black [3213]" strokeweight="1.5pt">
                        <v:stroke joinstyle="miter"/>
                        <v:textbox>
                          <w:txbxContent>
                            <w:p w14:paraId="6DBE0298" w14:textId="77777777" w:rsidR="00892D23" w:rsidRPr="002E4B55" w:rsidRDefault="00892D23" w:rsidP="006F6F90">
                              <w:pPr>
                                <w:jc w:val="center"/>
                                <w:rPr>
                                  <w:color w:val="000000" w:themeColor="text1"/>
                                </w:rPr>
                              </w:pPr>
                              <w:r>
                                <w:rPr>
                                  <w:rFonts w:hint="eastAsia"/>
                                  <w:color w:val="000000" w:themeColor="text1"/>
                                </w:rPr>
                                <w:t>仕様</w:t>
                              </w:r>
                            </w:p>
                          </w:txbxContent>
                        </v:textbox>
                      </v:roundrect>
                      <v:line id="直線コネクタ 289" o:spid="_x0000_s1075" style="position:absolute;visibility:visible;mso-wrap-style:square" from="14953,9194" to="22445,9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" strokecolor="black [3213]" strokeweight="1pt">
                        <v:stroke joinstyle="miter"/>
                      </v:line>
                      <v:shape id="カギ線コネクタ 290" o:spid="_x0000_s1076" type="#_x0000_t34" style="position:absolute;width:2030;height:915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" adj="-185" strokecolor="black [3213]" strokeweight="1pt"/>
                    </v:group>
                  </w:pict>
                </mc:Fallback>
              </mc:AlternateContent>
            </w:r>
            <w:r w:rsidR="006F6F90">
              <w:rPr>
                <w:rFonts w:hint="eastAsia"/>
                <w:noProof/>
              </w:rPr>
              <mc:AlternateContent>
                <mc:Choice Requires="wps">
                  <w:drawing>
                    <wp:anchor distT="0" distB="0" distL="114300" distR="114300" simplePos="0" relativeHeight="251692032" behindDoc="0" locked="0" layoutInCell="1" allowOverlap="1" wp14:anchorId="5D646F27" wp14:editId="75367D08">
                      <wp:simplePos x="0" y="0"/>
                      <wp:positionH relativeFrom="column">
                        <wp:posOffset>114300</wp:posOffset>
                      </wp:positionH>
                      <wp:positionV relativeFrom="paragraph">
                        <wp:posOffset>131445</wp:posOffset>
                      </wp:positionV>
                      <wp:extent cx="1290320" cy="419100"/>
                      <wp:effectExtent l="12700" t="12700" r="17780" b="12700"/>
                      <wp:wrapNone/>
                      <wp:docPr id="235" name="角丸四角形 235"/>
                      <wp:cNvGraphicFramePr/>
                      <a:graphic xmlns:a="http://schemas.openxmlformats.org/drawingml/2006/main">
                        <a:graphicData uri="http://schemas.microsoft.com/office/word/2010/wordprocessingShape">
                          <wps:wsp>
                            <wps:cNvSpPr/>
                            <wps:spPr>
                              <a:xfrm>
                                <a:off x="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AB3B8B" w14:textId="6C2B5BD7" w:rsidR="00892D23" w:rsidRPr="002E4B55" w:rsidRDefault="00892D23" w:rsidP="00D04061">
                                  <w:pPr>
                                    <w:jc w:val="center"/>
                                    <w:rPr>
                                      <w:color w:val="000000" w:themeColor="text1"/>
                                    </w:rPr>
                                  </w:pPr>
                                  <w:r>
                                    <w:rPr>
                                      <w:rFonts w:hint="eastAsia"/>
                                      <w:color w:val="000000" w:themeColor="text1"/>
                                    </w:rPr>
                                    <w:t>目標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D646F27" id="角丸四角形 235" o:spid="_x0000_s1077" style="position:absolute;margin-left:9pt;margin-top:10.35pt;width:101.6pt;height:3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" fillcolor="white [3212]" strokecolor="black [3213]" strokeweight="1.5pt">
                      <v:stroke joinstyle="miter"/>
                      <v:textbox>
                        <w:txbxContent>
                          <w:p w14:paraId="08AB3B8B" w14:textId="6C2B5BD7" w:rsidR="00892D23" w:rsidRPr="002E4B55" w:rsidRDefault="00892D23" w:rsidP="00D04061">
                            <w:pPr>
                              <w:jc w:val="center"/>
                              <w:rPr>
                                <w:color w:val="000000" w:themeColor="text1"/>
                              </w:rPr>
                            </w:pPr>
                            <w:r>
                              <w:rPr>
                                <w:rFonts w:hint="eastAsia"/>
                                <w:color w:val="000000" w:themeColor="text1"/>
                              </w:rPr>
                              <w:t>目標</w:t>
                            </w:r>
                          </w:p>
                        </w:txbxContent>
                      </v:textbox>
                    </v:roundrect>
                  </w:pict>
                </mc:Fallback>
              </mc:AlternateContent>
            </w:r>
          </w:p>
        </w:tc>
      </w:tr>
    </w:tbl>
    <w:p w14:paraId="28AC40D1" w14:textId="733F5A87" w:rsidR="00B23FAC" w:rsidRDefault="00B23FAC">
      <w:pPr>
        <w:rPr>
          <w:b/>
        </w:rPr>
      </w:pPr>
      <w:r>
        <w:rPr>
          <w:b/>
        </w:rPr>
        <w:br w:type="page"/>
      </w:r>
    </w:p>
    <w:p w14:paraId="6080ED9E" w14:textId="77777777" w:rsidR="00B23FAC" w:rsidRDefault="00B23FAC" w:rsidP="009C1681">
      <w:pPr>
        <w:rPr>
          <w:b/>
        </w:rPr>
      </w:pPr>
    </w:p>
    <w:p w14:paraId="610D9387" w14:textId="6343AE17" w:rsidR="009C1681" w:rsidRPr="00E6333D" w:rsidRDefault="00D47518" w:rsidP="009C1681">
      <w:pPr>
        <w:rPr>
          <w:b/>
        </w:rPr>
      </w:pPr>
      <w:r w:rsidRPr="00E6333D">
        <w:rPr>
          <w:rFonts w:hint="eastAsia"/>
          <w:b/>
        </w:rPr>
        <w:t>要求の種類</w:t>
      </w:r>
    </w:p>
    <w:tbl>
      <w:tblPr>
        <w:tblStyle w:val="afff5"/>
        <w:tblW w:w="0" w:type="auto"/>
        <w:tblLook w:val="04A0" w:firstRow="1" w:lastRow="0" w:firstColumn="1" w:lastColumn="0" w:noHBand="0" w:noVBand="1"/>
      </w:tblPr>
      <w:tblGrid>
        <w:gridCol w:w="2405"/>
        <w:gridCol w:w="6660"/>
      </w:tblGrid>
      <w:tr w:rsidR="00ED73B0" w14:paraId="22BC5DDF" w14:textId="77777777" w:rsidTr="00ED73B0">
        <w:tc>
          <w:tcPr>
            <w:tcW w:w="2405" w:type="dxa"/>
          </w:tcPr>
          <w:p w14:paraId="5A78FA98" w14:textId="075E483E" w:rsidR="00ED73B0" w:rsidRDefault="00ED73B0" w:rsidP="00E6333D">
            <w:pPr>
              <w:wordWrap/>
              <w:jc w:val="center"/>
            </w:pPr>
            <w:r>
              <w:rPr>
                <w:rFonts w:ascii="Century" w:hint="eastAsia"/>
              </w:rPr>
              <w:t>要求</w:t>
            </w:r>
          </w:p>
        </w:tc>
        <w:tc>
          <w:tcPr>
            <w:tcW w:w="6660" w:type="dxa"/>
          </w:tcPr>
          <w:p w14:paraId="6E328244" w14:textId="1B287960" w:rsidR="00ED73B0" w:rsidRDefault="00ED73B0" w:rsidP="00E6333D">
            <w:pPr>
              <w:jc w:val="center"/>
            </w:pPr>
            <w:r>
              <w:rPr>
                <w:rFonts w:hint="eastAsia"/>
              </w:rPr>
              <w:t>説明</w:t>
            </w:r>
          </w:p>
        </w:tc>
      </w:tr>
      <w:tr w:rsidR="00ED73B0" w14:paraId="650078BD" w14:textId="77777777" w:rsidTr="00ED73B0">
        <w:tc>
          <w:tcPr>
            <w:tcW w:w="2405" w:type="dxa"/>
          </w:tcPr>
          <w:p w14:paraId="2F69EE88" w14:textId="5B30C29E" w:rsidR="00ED73B0" w:rsidRDefault="00ED73B0" w:rsidP="009C1681">
            <w:r>
              <w:rPr>
                <w:rFonts w:hint="eastAsia"/>
              </w:rPr>
              <w:t>機能</w:t>
            </w:r>
          </w:p>
        </w:tc>
        <w:tc>
          <w:tcPr>
            <w:tcW w:w="6660" w:type="dxa"/>
          </w:tcPr>
          <w:p w14:paraId="0DF0ABEE" w14:textId="08B07BB6" w:rsidR="00ED73B0" w:rsidRDefault="00ED73B0" w:rsidP="009C1681">
            <w:r>
              <w:rPr>
                <w:rFonts w:hint="eastAsia"/>
              </w:rPr>
              <w:t>システムが目的を実現するために持つべき機能に対する要求</w:t>
            </w:r>
          </w:p>
        </w:tc>
      </w:tr>
      <w:tr w:rsidR="00ED73B0" w14:paraId="31E9A0EF" w14:textId="77777777" w:rsidTr="00ED73B0">
        <w:tc>
          <w:tcPr>
            <w:tcW w:w="2405" w:type="dxa"/>
          </w:tcPr>
          <w:p w14:paraId="5E24DC1A" w14:textId="1BEC1613" w:rsidR="00ED73B0" w:rsidRDefault="00ED73B0" w:rsidP="009C1681">
            <w:r>
              <w:rPr>
                <w:rFonts w:hint="eastAsia"/>
              </w:rPr>
              <w:t>性能</w:t>
            </w:r>
          </w:p>
        </w:tc>
        <w:tc>
          <w:tcPr>
            <w:tcW w:w="6660" w:type="dxa"/>
          </w:tcPr>
          <w:p w14:paraId="471CAB6F" w14:textId="079A2814" w:rsidR="00ED73B0" w:rsidRDefault="00ED73B0" w:rsidP="009C1681">
            <w:r>
              <w:rPr>
                <w:rFonts w:hint="eastAsia"/>
              </w:rPr>
              <w:t>システムが目的を実現するために持つべき性能に対する要求</w:t>
            </w:r>
          </w:p>
        </w:tc>
      </w:tr>
      <w:tr w:rsidR="00ED73B0" w14:paraId="2A88332F" w14:textId="77777777" w:rsidTr="00ED73B0">
        <w:tc>
          <w:tcPr>
            <w:tcW w:w="2405" w:type="dxa"/>
          </w:tcPr>
          <w:p w14:paraId="6ACFC1F8" w14:textId="17D5E09B" w:rsidR="00ED73B0" w:rsidRPr="00ED73B0" w:rsidRDefault="00ED73B0" w:rsidP="009C1681">
            <w:r>
              <w:rPr>
                <w:rFonts w:hint="eastAsia"/>
              </w:rPr>
              <w:t>外部インタフェース</w:t>
            </w:r>
          </w:p>
        </w:tc>
        <w:tc>
          <w:tcPr>
            <w:tcW w:w="6660" w:type="dxa"/>
          </w:tcPr>
          <w:p w14:paraId="3F513C6F" w14:textId="1BE39329" w:rsidR="00ED73B0" w:rsidRDefault="00ED73B0" w:rsidP="009C1681">
            <w:r>
              <w:rPr>
                <w:rFonts w:hint="eastAsia"/>
              </w:rPr>
              <w:t>システムと外界とのインタフェースに対する要求</w:t>
            </w:r>
          </w:p>
        </w:tc>
      </w:tr>
      <w:tr w:rsidR="00ED73B0" w14:paraId="7A5DBBA5" w14:textId="77777777" w:rsidTr="00ED73B0">
        <w:tc>
          <w:tcPr>
            <w:tcW w:w="2405" w:type="dxa"/>
          </w:tcPr>
          <w:p w14:paraId="46206924" w14:textId="57065B58" w:rsidR="00ED73B0" w:rsidRDefault="00ED73B0" w:rsidP="009C1681">
            <w:r>
              <w:rPr>
                <w:rFonts w:hint="eastAsia"/>
              </w:rPr>
              <w:t>環境</w:t>
            </w:r>
          </w:p>
        </w:tc>
        <w:tc>
          <w:tcPr>
            <w:tcW w:w="6660" w:type="dxa"/>
          </w:tcPr>
          <w:p w14:paraId="646E6676" w14:textId="58ECE07F" w:rsidR="00ED73B0" w:rsidRDefault="00ED73B0" w:rsidP="009C1681">
            <w:r>
              <w:rPr>
                <w:rFonts w:hint="eastAsia"/>
              </w:rPr>
              <w:t>システムが動作する環境に関する要求</w:t>
            </w:r>
          </w:p>
        </w:tc>
      </w:tr>
      <w:tr w:rsidR="00ED73B0" w14:paraId="64E6E90B" w14:textId="77777777" w:rsidTr="00ED73B0">
        <w:tc>
          <w:tcPr>
            <w:tcW w:w="2405" w:type="dxa"/>
          </w:tcPr>
          <w:p w14:paraId="78F48FAA" w14:textId="37116450" w:rsidR="00ED73B0" w:rsidRDefault="00ED73B0" w:rsidP="009C1681">
            <w:r>
              <w:rPr>
                <w:rFonts w:hint="eastAsia"/>
              </w:rPr>
              <w:t>リソース</w:t>
            </w:r>
          </w:p>
        </w:tc>
        <w:tc>
          <w:tcPr>
            <w:tcW w:w="6660" w:type="dxa"/>
          </w:tcPr>
          <w:p w14:paraId="59386E28" w14:textId="2E75454E" w:rsidR="00ED73B0" w:rsidRDefault="00ED73B0" w:rsidP="009C1681">
            <w:r>
              <w:rPr>
                <w:rFonts w:hint="eastAsia"/>
              </w:rPr>
              <w:t>システムが目的を実現するためにリソースに関する要求</w:t>
            </w:r>
          </w:p>
        </w:tc>
      </w:tr>
      <w:tr w:rsidR="00ED73B0" w14:paraId="425603A4" w14:textId="77777777" w:rsidTr="00ED73B0">
        <w:tc>
          <w:tcPr>
            <w:tcW w:w="2405" w:type="dxa"/>
          </w:tcPr>
          <w:p w14:paraId="09873626" w14:textId="19BCBF34" w:rsidR="00ED73B0" w:rsidRDefault="00ED73B0" w:rsidP="009C1681">
            <w:r>
              <w:rPr>
                <w:rFonts w:hint="eastAsia"/>
              </w:rPr>
              <w:t>物理的</w:t>
            </w:r>
          </w:p>
        </w:tc>
        <w:tc>
          <w:tcPr>
            <w:tcW w:w="6660" w:type="dxa"/>
          </w:tcPr>
          <w:p w14:paraId="2334F98B" w14:textId="2C13D715" w:rsidR="00ED73B0" w:rsidRDefault="00ED73B0" w:rsidP="009C1681">
            <w:r>
              <w:rPr>
                <w:rFonts w:hint="eastAsia"/>
              </w:rPr>
              <w:t>システムに対する物理的要求</w:t>
            </w:r>
            <w:r>
              <w:t>(</w:t>
            </w:r>
            <w:r>
              <w:rPr>
                <w:rFonts w:hint="eastAsia"/>
              </w:rPr>
              <w:t>容積、サイズ、重量</w:t>
            </w:r>
            <w:r>
              <w:t>)</w:t>
            </w:r>
          </w:p>
        </w:tc>
      </w:tr>
      <w:tr w:rsidR="00ED73B0" w14:paraId="224096A9" w14:textId="77777777" w:rsidTr="00ED73B0">
        <w:tc>
          <w:tcPr>
            <w:tcW w:w="2405" w:type="dxa"/>
          </w:tcPr>
          <w:p w14:paraId="78D6829E" w14:textId="7ABCF344" w:rsidR="00ED73B0" w:rsidRPr="00ED73B0" w:rsidRDefault="00691D42" w:rsidP="009C1681">
            <w:r>
              <w:rPr>
                <w:rFonts w:hint="eastAsia"/>
              </w:rPr>
              <w:t>設計</w:t>
            </w:r>
          </w:p>
        </w:tc>
        <w:tc>
          <w:tcPr>
            <w:tcW w:w="6660" w:type="dxa"/>
          </w:tcPr>
          <w:p w14:paraId="585DD1A5" w14:textId="624BB880" w:rsidR="00691D42" w:rsidRDefault="00691D42" w:rsidP="009C1681">
            <w:r>
              <w:rPr>
                <w:rFonts w:hint="eastAsia"/>
              </w:rPr>
              <w:t>設計基準の要求</w:t>
            </w:r>
          </w:p>
        </w:tc>
      </w:tr>
      <w:tr w:rsidR="00ED73B0" w14:paraId="75D4D12C" w14:textId="77777777" w:rsidTr="00ED73B0">
        <w:tc>
          <w:tcPr>
            <w:tcW w:w="2405" w:type="dxa"/>
          </w:tcPr>
          <w:p w14:paraId="7A4DA4AD" w14:textId="5484C279" w:rsidR="00ED73B0" w:rsidRDefault="00691D42" w:rsidP="009C1681">
            <w:r>
              <w:rPr>
                <w:rFonts w:hint="eastAsia"/>
              </w:rPr>
              <w:t>プロセスと手法</w:t>
            </w:r>
          </w:p>
        </w:tc>
        <w:tc>
          <w:tcPr>
            <w:tcW w:w="6660" w:type="dxa"/>
          </w:tcPr>
          <w:p w14:paraId="0FB38A7F" w14:textId="5894DF0C" w:rsidR="00ED73B0" w:rsidRDefault="00691D42" w:rsidP="009C1681">
            <w:r>
              <w:rPr>
                <w:rFonts w:hint="eastAsia"/>
              </w:rPr>
              <w:t>製造プロセスおよび品質管理要求</w:t>
            </w:r>
          </w:p>
        </w:tc>
      </w:tr>
    </w:tbl>
    <w:p w14:paraId="0CAD665F" w14:textId="77777777" w:rsidR="000B0AB6" w:rsidRDefault="000B0AB6" w:rsidP="009C1681"/>
    <w:p w14:paraId="64F2387F" w14:textId="77777777" w:rsidR="00C25787" w:rsidRDefault="00C25787" w:rsidP="009C1681"/>
    <w:p w14:paraId="24B9466E" w14:textId="2DEBA14A" w:rsidR="000B0AB6" w:rsidRDefault="004B397D">
      <w:pPr>
        <w:rPr>
          <w:b/>
        </w:rPr>
      </w:pPr>
      <w:r w:rsidRPr="004B397D">
        <w:rPr>
          <w:b/>
        </w:rPr>
        <w:t>ISO9126:</w:t>
      </w:r>
      <w:r w:rsidRPr="004B397D">
        <w:rPr>
          <w:rFonts w:hint="eastAsia"/>
          <w:b/>
        </w:rPr>
        <w:t>品質特性</w:t>
      </w:r>
      <w:r>
        <w:rPr>
          <w:rFonts w:hint="eastAsia"/>
          <w:b/>
        </w:rPr>
        <w:t xml:space="preserve">　機能要求と非機能要求</w:t>
      </w:r>
      <w:r w:rsidR="000B0AB6">
        <w:rPr>
          <w:rFonts w:hint="eastAsia"/>
          <w:b/>
        </w:rPr>
        <w:t xml:space="preserve">　</w:t>
      </w:r>
      <w:r>
        <w:rPr>
          <w:b/>
        </w:rPr>
        <w:t>(</w:t>
      </w:r>
      <w:r w:rsidR="000B0AB6">
        <w:rPr>
          <w:rFonts w:hint="eastAsia"/>
          <w:b/>
        </w:rPr>
        <w:t>ソフトウェアの</w:t>
      </w:r>
      <w:r>
        <w:rPr>
          <w:rFonts w:hint="eastAsia"/>
          <w:b/>
        </w:rPr>
        <w:t>品質要求</w:t>
      </w:r>
      <w:r>
        <w:rPr>
          <w:b/>
        </w:rPr>
        <w:t>)</w:t>
      </w:r>
    </w:p>
    <w:tbl>
      <w:tblPr>
        <w:tblStyle w:val="afff5"/>
        <w:tblW w:w="0" w:type="auto"/>
        <w:tblLook w:val="04A0" w:firstRow="1" w:lastRow="0" w:firstColumn="1" w:lastColumn="0" w:noHBand="0" w:noVBand="1"/>
      </w:tblPr>
      <w:tblGrid>
        <w:gridCol w:w="4532"/>
        <w:gridCol w:w="4533"/>
      </w:tblGrid>
      <w:tr w:rsidR="004B397D" w14:paraId="5731210E" w14:textId="77777777" w:rsidTr="004B397D">
        <w:tc>
          <w:tcPr>
            <w:tcW w:w="4532" w:type="dxa"/>
          </w:tcPr>
          <w:p w14:paraId="745C5EA9" w14:textId="41A4E36C" w:rsidR="004B397D" w:rsidRPr="004B397D" w:rsidRDefault="004B397D" w:rsidP="000B0AB6">
            <w:pPr>
              <w:wordWrap/>
              <w:spacing w:line="240" w:lineRule="auto"/>
              <w:jc w:val="center"/>
              <w:textAlignment w:val="auto"/>
            </w:pPr>
            <w:r w:rsidRPr="004B397D">
              <w:rPr>
                <w:rFonts w:hint="eastAsia"/>
              </w:rPr>
              <w:t>機能要求</w:t>
            </w:r>
          </w:p>
        </w:tc>
        <w:tc>
          <w:tcPr>
            <w:tcW w:w="4533" w:type="dxa"/>
          </w:tcPr>
          <w:p w14:paraId="16A8722F" w14:textId="533345AE" w:rsidR="004B397D" w:rsidRPr="004B397D" w:rsidRDefault="004B397D" w:rsidP="000B0AB6">
            <w:pPr>
              <w:spacing w:line="240" w:lineRule="auto"/>
              <w:jc w:val="center"/>
              <w:textAlignment w:val="auto"/>
            </w:pPr>
            <w:r w:rsidRPr="004B397D">
              <w:rPr>
                <w:rFonts w:hint="eastAsia"/>
              </w:rPr>
              <w:t>非機能要求</w:t>
            </w:r>
          </w:p>
        </w:tc>
      </w:tr>
      <w:tr w:rsidR="004B397D" w14:paraId="3038DA14" w14:textId="77777777" w:rsidTr="004B397D">
        <w:tc>
          <w:tcPr>
            <w:tcW w:w="4532" w:type="dxa"/>
          </w:tcPr>
          <w:p w14:paraId="12CE07D5" w14:textId="0661BB2B" w:rsidR="004B397D" w:rsidRPr="004B397D" w:rsidRDefault="000B0AB6">
            <w:pPr>
              <w:spacing w:line="240" w:lineRule="auto"/>
              <w:textAlignment w:val="auto"/>
            </w:pPr>
            <w:r>
              <w:rPr>
                <w:rFonts w:hint="eastAsia"/>
              </w:rPr>
              <w:t>機能性要求</w:t>
            </w:r>
          </w:p>
        </w:tc>
        <w:tc>
          <w:tcPr>
            <w:tcW w:w="4533" w:type="dxa"/>
          </w:tcPr>
          <w:p w14:paraId="231505AA" w14:textId="77777777" w:rsidR="004B397D" w:rsidRDefault="000B0AB6">
            <w:pPr>
              <w:spacing w:line="240" w:lineRule="auto"/>
              <w:textAlignment w:val="auto"/>
            </w:pPr>
            <w:r>
              <w:rPr>
                <w:rFonts w:hint="eastAsia"/>
              </w:rPr>
              <w:t>信頼性要求</w:t>
            </w:r>
          </w:p>
          <w:p w14:paraId="5A8C4FE1" w14:textId="77777777" w:rsidR="000B0AB6" w:rsidRDefault="000B0AB6">
            <w:pPr>
              <w:spacing w:line="240" w:lineRule="auto"/>
              <w:textAlignment w:val="auto"/>
            </w:pPr>
            <w:r>
              <w:rPr>
                <w:rFonts w:hint="eastAsia"/>
              </w:rPr>
              <w:t>使用性要求</w:t>
            </w:r>
          </w:p>
          <w:p w14:paraId="25A22851" w14:textId="77777777" w:rsidR="000B0AB6" w:rsidRDefault="000B0AB6">
            <w:pPr>
              <w:spacing w:line="240" w:lineRule="auto"/>
              <w:textAlignment w:val="auto"/>
            </w:pPr>
            <w:r>
              <w:rPr>
                <w:rFonts w:hint="eastAsia"/>
              </w:rPr>
              <w:t>効率性要求</w:t>
            </w:r>
          </w:p>
          <w:p w14:paraId="0F7B3DAB" w14:textId="77777777" w:rsidR="000B0AB6" w:rsidRDefault="000B0AB6">
            <w:pPr>
              <w:spacing w:line="240" w:lineRule="auto"/>
              <w:textAlignment w:val="auto"/>
            </w:pPr>
            <w:r>
              <w:rPr>
                <w:rFonts w:hint="eastAsia"/>
              </w:rPr>
              <w:t>保守性要求</w:t>
            </w:r>
          </w:p>
          <w:p w14:paraId="050F1F85" w14:textId="39C1BFAE" w:rsidR="000B0AB6" w:rsidRPr="004B397D" w:rsidRDefault="000B0AB6">
            <w:pPr>
              <w:spacing w:line="240" w:lineRule="auto"/>
              <w:textAlignment w:val="auto"/>
            </w:pPr>
            <w:r>
              <w:rPr>
                <w:rFonts w:hint="eastAsia"/>
              </w:rPr>
              <w:t>移植性要求</w:t>
            </w:r>
          </w:p>
        </w:tc>
      </w:tr>
    </w:tbl>
    <w:p w14:paraId="7A859192" w14:textId="77777777" w:rsidR="004B397D" w:rsidRPr="004B397D" w:rsidRDefault="004B397D">
      <w:pPr>
        <w:rPr>
          <w:b/>
        </w:rPr>
      </w:pPr>
    </w:p>
    <w:p w14:paraId="778D294D" w14:textId="1B44DA1C" w:rsidR="004B397D" w:rsidRDefault="000B0AB6">
      <w:r>
        <w:rPr>
          <w:rFonts w:hint="eastAsia"/>
        </w:rPr>
        <w:t>要求には機能要求と非機能要求がある。</w:t>
      </w:r>
    </w:p>
    <w:p w14:paraId="3B701E77" w14:textId="632EB565" w:rsidR="000B0AB6" w:rsidRDefault="000B0AB6">
      <w:r>
        <w:rPr>
          <w:rFonts w:hint="eastAsia"/>
        </w:rPr>
        <w:t>機能要求はシステムが「何を」を実行する必要があるかを示す。</w:t>
      </w:r>
    </w:p>
    <w:p w14:paraId="11F1E159" w14:textId="59C8C7AF" w:rsidR="000B0AB6" w:rsidRDefault="000B0AB6">
      <w:r>
        <w:rPr>
          <w:rFonts w:hint="eastAsia"/>
        </w:rPr>
        <w:t>非機能要求は機能上の局面が「どの程度」達成されるかを示す。</w:t>
      </w:r>
    </w:p>
    <w:p w14:paraId="07CD3315" w14:textId="23E3BD74" w:rsidR="004B397D" w:rsidRDefault="004B397D"/>
    <w:p w14:paraId="6FF0BF3F" w14:textId="77777777" w:rsidR="004B397D" w:rsidRDefault="004B397D" w:rsidP="009C1681"/>
    <w:p w14:paraId="1714F07E" w14:textId="6EB5C252" w:rsidR="00D47518" w:rsidRPr="00E6333D" w:rsidRDefault="00E6333D" w:rsidP="009C1681">
      <w:pPr>
        <w:rPr>
          <w:b/>
        </w:rPr>
      </w:pPr>
      <w:r w:rsidRPr="00E6333D">
        <w:rPr>
          <w:rFonts w:hint="eastAsia"/>
          <w:b/>
        </w:rPr>
        <w:t>要求の品質</w:t>
      </w:r>
    </w:p>
    <w:tbl>
      <w:tblPr>
        <w:tblStyle w:val="afff5"/>
        <w:tblW w:w="9067" w:type="dxa"/>
        <w:tblLook w:val="04A0" w:firstRow="1" w:lastRow="0" w:firstColumn="1" w:lastColumn="0" w:noHBand="0" w:noVBand="1"/>
      </w:tblPr>
      <w:tblGrid>
        <w:gridCol w:w="2405"/>
        <w:gridCol w:w="6662"/>
      </w:tblGrid>
      <w:tr w:rsidR="00E6333D" w14:paraId="5FFE0131" w14:textId="77777777" w:rsidTr="00D80AC0">
        <w:tc>
          <w:tcPr>
            <w:tcW w:w="2405" w:type="dxa"/>
          </w:tcPr>
          <w:p w14:paraId="2B35EAD3" w14:textId="04856ADB" w:rsidR="00E6333D" w:rsidRDefault="00E6333D" w:rsidP="00E6333D">
            <w:pPr>
              <w:wordWrap/>
              <w:jc w:val="center"/>
            </w:pPr>
            <w:r>
              <w:rPr>
                <w:rFonts w:ascii="Century" w:hint="eastAsia"/>
              </w:rPr>
              <w:t>要求の品質</w:t>
            </w:r>
          </w:p>
        </w:tc>
        <w:tc>
          <w:tcPr>
            <w:tcW w:w="6662" w:type="dxa"/>
          </w:tcPr>
          <w:p w14:paraId="4E7E57E0" w14:textId="407AC697" w:rsidR="00E6333D" w:rsidRDefault="00E6333D" w:rsidP="003370AD">
            <w:pPr>
              <w:wordWrap/>
              <w:jc w:val="center"/>
            </w:pPr>
            <w:r>
              <w:rPr>
                <w:rFonts w:hint="eastAsia"/>
              </w:rPr>
              <w:t>説明</w:t>
            </w:r>
          </w:p>
        </w:tc>
      </w:tr>
      <w:tr w:rsidR="00E6333D" w14:paraId="015A5518" w14:textId="77777777" w:rsidTr="00D80AC0">
        <w:tc>
          <w:tcPr>
            <w:tcW w:w="2405" w:type="dxa"/>
          </w:tcPr>
          <w:p w14:paraId="2E80A652" w14:textId="53001F7F" w:rsidR="00E6333D" w:rsidRDefault="00E6333D" w:rsidP="009C1681">
            <w:r>
              <w:rPr>
                <w:rFonts w:hint="eastAsia"/>
              </w:rPr>
              <w:t>完全性</w:t>
            </w:r>
          </w:p>
        </w:tc>
        <w:tc>
          <w:tcPr>
            <w:tcW w:w="6662" w:type="dxa"/>
          </w:tcPr>
          <w:p w14:paraId="18795263" w14:textId="14AD4923" w:rsidR="00E6333D" w:rsidRDefault="00E6333D" w:rsidP="009C1681">
            <w:r>
              <w:rPr>
                <w:rFonts w:hint="eastAsia"/>
              </w:rPr>
              <w:t>各要求は、当該要求を実現するために必要となる</w:t>
            </w:r>
            <w:r w:rsidR="00D80AC0">
              <w:rPr>
                <w:rFonts w:hint="eastAsia"/>
              </w:rPr>
              <w:t>、制約および条件を含んだ、全ての情報を含んでいること</w:t>
            </w:r>
          </w:p>
        </w:tc>
      </w:tr>
      <w:tr w:rsidR="00E6333D" w14:paraId="48D314C4" w14:textId="77777777" w:rsidTr="00D80AC0">
        <w:tc>
          <w:tcPr>
            <w:tcW w:w="2405" w:type="dxa"/>
          </w:tcPr>
          <w:p w14:paraId="017F24E2" w14:textId="350232F5" w:rsidR="00E6333D" w:rsidRDefault="00D80AC0" w:rsidP="009C1681">
            <w:r>
              <w:rPr>
                <w:rFonts w:hint="eastAsia"/>
              </w:rPr>
              <w:t>無矛盾性</w:t>
            </w:r>
          </w:p>
        </w:tc>
        <w:tc>
          <w:tcPr>
            <w:tcW w:w="6662" w:type="dxa"/>
          </w:tcPr>
          <w:p w14:paraId="05B69732" w14:textId="238E3B32" w:rsidR="00E6333D" w:rsidRDefault="00D80AC0" w:rsidP="009C1681">
            <w:r>
              <w:rPr>
                <w:rFonts w:hint="eastAsia"/>
              </w:rPr>
              <w:t>要求は、矛盾が無いこと</w:t>
            </w:r>
          </w:p>
        </w:tc>
      </w:tr>
      <w:tr w:rsidR="00E6333D" w14:paraId="34880DA0" w14:textId="77777777" w:rsidTr="00D80AC0">
        <w:tc>
          <w:tcPr>
            <w:tcW w:w="2405" w:type="dxa"/>
          </w:tcPr>
          <w:p w14:paraId="64D08C39" w14:textId="25E4FCE7" w:rsidR="00E6333D" w:rsidRDefault="00D80AC0" w:rsidP="009C1681">
            <w:r>
              <w:rPr>
                <w:rFonts w:hint="eastAsia"/>
              </w:rPr>
              <w:t>トレース可能性</w:t>
            </w:r>
          </w:p>
        </w:tc>
        <w:tc>
          <w:tcPr>
            <w:tcW w:w="6662" w:type="dxa"/>
          </w:tcPr>
          <w:p w14:paraId="2FA05275" w14:textId="5214B29F" w:rsidR="00D80AC0" w:rsidRDefault="00D80AC0" w:rsidP="009C1681">
            <w:r>
              <w:rPr>
                <w:rFonts w:hint="eastAsia"/>
              </w:rPr>
              <w:t>要求は、上位および下位要求がトレース可能であること</w:t>
            </w:r>
          </w:p>
        </w:tc>
      </w:tr>
      <w:tr w:rsidR="00E6333D" w14:paraId="23CA6630" w14:textId="77777777" w:rsidTr="00D80AC0">
        <w:tc>
          <w:tcPr>
            <w:tcW w:w="2405" w:type="dxa"/>
          </w:tcPr>
          <w:p w14:paraId="627F72AA" w14:textId="41A21DCB" w:rsidR="00E6333D" w:rsidRDefault="00D80AC0" w:rsidP="009C1681">
            <w:r>
              <w:rPr>
                <w:rFonts w:hint="eastAsia"/>
              </w:rPr>
              <w:t>テスト可能性</w:t>
            </w:r>
          </w:p>
        </w:tc>
        <w:tc>
          <w:tcPr>
            <w:tcW w:w="6662" w:type="dxa"/>
          </w:tcPr>
          <w:p w14:paraId="4E5EBECC" w14:textId="15B47E07" w:rsidR="00E6333D" w:rsidRDefault="00D80AC0" w:rsidP="009C1681">
            <w:r>
              <w:rPr>
                <w:rFonts w:hint="eastAsia"/>
              </w:rPr>
              <w:t>要求は、検証可能であること</w:t>
            </w:r>
          </w:p>
        </w:tc>
      </w:tr>
      <w:tr w:rsidR="00E6333D" w14:paraId="7BA31D82" w14:textId="77777777" w:rsidTr="00D80AC0">
        <w:tc>
          <w:tcPr>
            <w:tcW w:w="2405" w:type="dxa"/>
          </w:tcPr>
          <w:p w14:paraId="26BEFD41" w14:textId="44F45B2A" w:rsidR="00E6333D" w:rsidRDefault="00D80AC0" w:rsidP="009C1681">
            <w:r>
              <w:rPr>
                <w:rFonts w:hint="eastAsia"/>
              </w:rPr>
              <w:t>単一性</w:t>
            </w:r>
          </w:p>
        </w:tc>
        <w:tc>
          <w:tcPr>
            <w:tcW w:w="6662" w:type="dxa"/>
          </w:tcPr>
          <w:p w14:paraId="08067AD6" w14:textId="6C13773D" w:rsidR="00E6333D" w:rsidRDefault="00D80AC0" w:rsidP="009C1681">
            <w:r>
              <w:rPr>
                <w:rFonts w:hint="eastAsia"/>
              </w:rPr>
              <w:t>要求は、二重定義されていないこと</w:t>
            </w:r>
          </w:p>
        </w:tc>
      </w:tr>
    </w:tbl>
    <w:p w14:paraId="49EC3E52" w14:textId="77777777" w:rsidR="009B3B80" w:rsidRDefault="009B3B80" w:rsidP="009B3B80"/>
    <w:p w14:paraId="1ADAFFD3" w14:textId="6FFC6024" w:rsidR="002D4831" w:rsidRPr="00B0140E" w:rsidRDefault="00B0140E" w:rsidP="009B3B80">
      <w:pPr>
        <w:rPr>
          <w:b/>
        </w:rPr>
      </w:pPr>
      <w:r w:rsidRPr="00B0140E">
        <w:rPr>
          <w:rFonts w:hint="eastAsia"/>
          <w:b/>
        </w:rPr>
        <w:t>品質要素</w:t>
      </w:r>
    </w:p>
    <w:tbl>
      <w:tblPr>
        <w:tblStyle w:val="afff5"/>
        <w:tblW w:w="0" w:type="auto"/>
        <w:tblLook w:val="04A0" w:firstRow="1" w:lastRow="0" w:firstColumn="1" w:lastColumn="0" w:noHBand="0" w:noVBand="1"/>
      </w:tblPr>
      <w:tblGrid>
        <w:gridCol w:w="1980"/>
        <w:gridCol w:w="7085"/>
      </w:tblGrid>
      <w:tr w:rsidR="00B0140E" w14:paraId="0E328D07" w14:textId="77777777" w:rsidTr="00521BEA">
        <w:tc>
          <w:tcPr>
            <w:tcW w:w="1980" w:type="dxa"/>
          </w:tcPr>
          <w:p w14:paraId="555E7D76" w14:textId="3EFB5380" w:rsidR="00B0140E" w:rsidRDefault="003370AD" w:rsidP="003370AD">
            <w:pPr>
              <w:wordWrap/>
              <w:jc w:val="center"/>
            </w:pPr>
            <w:r>
              <w:rPr>
                <w:rFonts w:hint="eastAsia"/>
              </w:rPr>
              <w:t>品質要素</w:t>
            </w:r>
          </w:p>
        </w:tc>
        <w:tc>
          <w:tcPr>
            <w:tcW w:w="7085" w:type="dxa"/>
          </w:tcPr>
          <w:p w14:paraId="25000E55" w14:textId="3B7BDA64" w:rsidR="00B0140E" w:rsidRDefault="003370AD" w:rsidP="003370AD">
            <w:pPr>
              <w:wordWrap/>
              <w:jc w:val="center"/>
            </w:pPr>
            <w:r>
              <w:rPr>
                <w:rFonts w:hint="eastAsia"/>
              </w:rPr>
              <w:t>説明</w:t>
            </w:r>
          </w:p>
        </w:tc>
      </w:tr>
      <w:tr w:rsidR="00B0140E" w14:paraId="3CA9D56D" w14:textId="77777777" w:rsidTr="00521BEA">
        <w:tc>
          <w:tcPr>
            <w:tcW w:w="1980" w:type="dxa"/>
          </w:tcPr>
          <w:p w14:paraId="4458F738" w14:textId="01F0272B" w:rsidR="00B0140E" w:rsidRPr="00B0140E" w:rsidRDefault="00B0140E" w:rsidP="009B3B80">
            <w:r w:rsidRPr="00B0140E">
              <w:rPr>
                <w:rFonts w:hint="eastAsia"/>
              </w:rPr>
              <w:t>当たり前品質</w:t>
            </w:r>
          </w:p>
        </w:tc>
        <w:tc>
          <w:tcPr>
            <w:tcW w:w="7085" w:type="dxa"/>
          </w:tcPr>
          <w:p w14:paraId="24110998" w14:textId="1903425F" w:rsidR="00B0140E" w:rsidRPr="00B0140E" w:rsidRDefault="00521BEA" w:rsidP="009B3B80">
            <w:r>
              <w:rPr>
                <w:rFonts w:hint="eastAsia"/>
              </w:rPr>
              <w:t>できていて当たり前、</w:t>
            </w:r>
            <w:r w:rsidR="00B0140E" w:rsidRPr="00B0140E">
              <w:rPr>
                <w:rFonts w:hint="eastAsia"/>
              </w:rPr>
              <w:t>できなければ不満を引き起こすもの</w:t>
            </w:r>
          </w:p>
        </w:tc>
      </w:tr>
      <w:tr w:rsidR="00B0140E" w14:paraId="3769E4E1" w14:textId="77777777" w:rsidTr="00521BEA">
        <w:tc>
          <w:tcPr>
            <w:tcW w:w="1980" w:type="dxa"/>
          </w:tcPr>
          <w:p w14:paraId="5A6D7BD5" w14:textId="633F11DE" w:rsidR="00B0140E" w:rsidRDefault="003370AD" w:rsidP="009B3B80">
            <w:r>
              <w:rPr>
                <w:rFonts w:hint="eastAsia"/>
              </w:rPr>
              <w:t>一元的品質</w:t>
            </w:r>
          </w:p>
        </w:tc>
        <w:tc>
          <w:tcPr>
            <w:tcW w:w="7085" w:type="dxa"/>
          </w:tcPr>
          <w:p w14:paraId="35346DED" w14:textId="4B5D44A1" w:rsidR="00B0140E" w:rsidRDefault="00521BEA" w:rsidP="009B3B80">
            <w:r>
              <w:rPr>
                <w:rFonts w:hint="eastAsia"/>
              </w:rPr>
              <w:t>できていれば満足、</w:t>
            </w:r>
            <w:r w:rsidR="003370AD">
              <w:rPr>
                <w:rFonts w:hint="eastAsia"/>
              </w:rPr>
              <w:t>できていなければ不満を引き起こすもの</w:t>
            </w:r>
          </w:p>
        </w:tc>
      </w:tr>
      <w:tr w:rsidR="00B0140E" w14:paraId="61230D6B" w14:textId="77777777" w:rsidTr="00521BEA">
        <w:tc>
          <w:tcPr>
            <w:tcW w:w="1980" w:type="dxa"/>
          </w:tcPr>
          <w:p w14:paraId="747E6606" w14:textId="3B5B5646" w:rsidR="00B0140E" w:rsidRDefault="003370AD" w:rsidP="009B3B80">
            <w:r>
              <w:rPr>
                <w:rFonts w:hint="eastAsia"/>
              </w:rPr>
              <w:t>魅力的品質</w:t>
            </w:r>
          </w:p>
        </w:tc>
        <w:tc>
          <w:tcPr>
            <w:tcW w:w="7085" w:type="dxa"/>
          </w:tcPr>
          <w:p w14:paraId="301CEFAA" w14:textId="1ED329FF" w:rsidR="00B0140E" w:rsidRDefault="00521BEA" w:rsidP="009B3B80">
            <w:r>
              <w:rPr>
                <w:rFonts w:hint="eastAsia"/>
              </w:rPr>
              <w:t>できていれば満足、</w:t>
            </w:r>
            <w:r w:rsidR="003370AD">
              <w:rPr>
                <w:rFonts w:hint="eastAsia"/>
              </w:rPr>
              <w:t>できていなくても仕方がないと受けとられるもの</w:t>
            </w:r>
          </w:p>
        </w:tc>
      </w:tr>
    </w:tbl>
    <w:p w14:paraId="2A0DC82D" w14:textId="77777777" w:rsidR="00802401" w:rsidRDefault="00802401"/>
    <w:p w14:paraId="3F0373BC" w14:textId="77777777" w:rsidR="00802401" w:rsidRDefault="00802401">
      <w:r>
        <w:br w:type="page"/>
      </w:r>
    </w:p>
    <w:p w14:paraId="0B03F268" w14:textId="77777777" w:rsidR="0089610A" w:rsidRDefault="00802401">
      <w:r>
        <w:rPr>
          <w:rFonts w:hint="eastAsia"/>
        </w:rPr>
        <w:lastRenderedPageBreak/>
        <w:t>製品品質特性</w:t>
      </w:r>
      <w:r>
        <w:t>(ISO/IEC25000</w:t>
      </w:r>
      <w:r>
        <w:rPr>
          <w:rFonts w:hint="eastAsia"/>
        </w:rPr>
        <w:t>シリーズ</w:t>
      </w:r>
      <w:r>
        <w:t>)</w:t>
      </w:r>
    </w:p>
    <w:p w14:paraId="47D61B8A" w14:textId="77777777" w:rsidR="0089610A" w:rsidRDefault="0089610A"/>
    <w:tbl>
      <w:tblPr>
        <w:tblStyle w:val="afff5"/>
        <w:tblpPr w:leftFromText="142" w:rightFromText="142" w:vertAnchor="text" w:horzAnchor="margin" w:tblpY="171"/>
        <w:tblW w:w="9067" w:type="dxa"/>
        <w:tblLook w:val="04A0" w:firstRow="1" w:lastRow="0" w:firstColumn="1" w:lastColumn="0" w:noHBand="0" w:noVBand="1"/>
      </w:tblPr>
      <w:tblGrid>
        <w:gridCol w:w="1896"/>
        <w:gridCol w:w="7171"/>
      </w:tblGrid>
      <w:tr w:rsidR="007D45AF" w14:paraId="37CD732A" w14:textId="77777777" w:rsidTr="007D45AF">
        <w:tc>
          <w:tcPr>
            <w:tcW w:w="1896" w:type="dxa"/>
          </w:tcPr>
          <w:p w14:paraId="726702DF" w14:textId="77777777" w:rsidR="007D45AF" w:rsidRPr="0089610A" w:rsidRDefault="007D45AF" w:rsidP="007D45AF">
            <w:pPr>
              <w:wordWrap/>
              <w:jc w:val="center"/>
            </w:pPr>
            <w:r w:rsidRPr="0089610A">
              <w:rPr>
                <w:rFonts w:hint="eastAsia"/>
              </w:rPr>
              <w:t>製品品質特性</w:t>
            </w:r>
          </w:p>
        </w:tc>
        <w:tc>
          <w:tcPr>
            <w:tcW w:w="7171" w:type="dxa"/>
          </w:tcPr>
          <w:p w14:paraId="74E607FD" w14:textId="77777777" w:rsidR="007D45AF" w:rsidRDefault="007D45AF" w:rsidP="007D45AF">
            <w:pPr>
              <w:jc w:val="center"/>
            </w:pPr>
            <w:r>
              <w:rPr>
                <w:rFonts w:hint="eastAsia"/>
              </w:rPr>
              <w:t>説明</w:t>
            </w:r>
          </w:p>
        </w:tc>
      </w:tr>
      <w:tr w:rsidR="007D45AF" w14:paraId="6C1C71C8" w14:textId="77777777" w:rsidTr="007D45AF">
        <w:tc>
          <w:tcPr>
            <w:tcW w:w="1896" w:type="dxa"/>
          </w:tcPr>
          <w:p w14:paraId="5FC7EEA5" w14:textId="77777777" w:rsidR="007D45AF" w:rsidRDefault="007D45AF" w:rsidP="007D45AF">
            <w:r>
              <w:rPr>
                <w:rFonts w:hint="eastAsia"/>
              </w:rPr>
              <w:t>機能適合性</w:t>
            </w:r>
          </w:p>
        </w:tc>
        <w:tc>
          <w:tcPr>
            <w:tcW w:w="7171" w:type="dxa"/>
          </w:tcPr>
          <w:p w14:paraId="141B085C" w14:textId="77777777" w:rsidR="007D45AF" w:rsidRDefault="007D45AF" w:rsidP="007D45AF">
            <w:r>
              <w:rPr>
                <w:rFonts w:hint="eastAsia"/>
              </w:rPr>
              <w:t>機能が利用者のニーズにどれくらい合っているか</w:t>
            </w:r>
          </w:p>
        </w:tc>
      </w:tr>
      <w:tr w:rsidR="007D45AF" w14:paraId="4A6C86B6" w14:textId="77777777" w:rsidTr="007D45AF">
        <w:tc>
          <w:tcPr>
            <w:tcW w:w="1896" w:type="dxa"/>
          </w:tcPr>
          <w:p w14:paraId="1A4606FC" w14:textId="77777777" w:rsidR="007D45AF" w:rsidRDefault="007D45AF" w:rsidP="007D45AF">
            <w:r>
              <w:rPr>
                <w:rFonts w:hint="eastAsia"/>
              </w:rPr>
              <w:t>性能効率性</w:t>
            </w:r>
          </w:p>
        </w:tc>
        <w:tc>
          <w:tcPr>
            <w:tcW w:w="7171" w:type="dxa"/>
          </w:tcPr>
          <w:p w14:paraId="0B86B8CF" w14:textId="77777777" w:rsidR="007D45AF" w:rsidRDefault="007D45AF" w:rsidP="007D45AF">
            <w:r>
              <w:rPr>
                <w:rFonts w:hint="eastAsia"/>
              </w:rPr>
              <w:t>システムの実行時間が効率的か、資源の使い方が効率的か</w:t>
            </w:r>
          </w:p>
        </w:tc>
      </w:tr>
      <w:tr w:rsidR="007D45AF" w14:paraId="3F448C03" w14:textId="77777777" w:rsidTr="007D45AF">
        <w:tc>
          <w:tcPr>
            <w:tcW w:w="1896" w:type="dxa"/>
          </w:tcPr>
          <w:p w14:paraId="4078BFB8" w14:textId="77777777" w:rsidR="007D45AF" w:rsidRDefault="007D45AF" w:rsidP="007D45AF">
            <w:r>
              <w:rPr>
                <w:rFonts w:hint="eastAsia"/>
              </w:rPr>
              <w:t>互換性</w:t>
            </w:r>
          </w:p>
        </w:tc>
        <w:tc>
          <w:tcPr>
            <w:tcW w:w="7171" w:type="dxa"/>
          </w:tcPr>
          <w:p w14:paraId="735FDA3F" w14:textId="77777777" w:rsidR="007D45AF" w:rsidRDefault="007D45AF" w:rsidP="007D45AF">
            <w:r>
              <w:rPr>
                <w:rFonts w:hint="eastAsia"/>
              </w:rPr>
              <w:t>ほかのシステムと適切につながるか、共存できるか</w:t>
            </w:r>
          </w:p>
        </w:tc>
      </w:tr>
      <w:tr w:rsidR="007D45AF" w14:paraId="28594E7D" w14:textId="77777777" w:rsidTr="007D45AF">
        <w:tc>
          <w:tcPr>
            <w:tcW w:w="1896" w:type="dxa"/>
          </w:tcPr>
          <w:p w14:paraId="43BC22EF" w14:textId="77777777" w:rsidR="007D45AF" w:rsidRDefault="007D45AF" w:rsidP="007D45AF">
            <w:r>
              <w:rPr>
                <w:rFonts w:hint="eastAsia"/>
              </w:rPr>
              <w:t>使用性</w:t>
            </w:r>
          </w:p>
        </w:tc>
        <w:tc>
          <w:tcPr>
            <w:tcW w:w="7171" w:type="dxa"/>
          </w:tcPr>
          <w:p w14:paraId="23950E7B" w14:textId="77777777" w:rsidR="007D45AF" w:rsidRDefault="007D45AF" w:rsidP="007D45AF">
            <w:r>
              <w:rPr>
                <w:rFonts w:hint="eastAsia"/>
              </w:rPr>
              <w:t>システムがどの程度使いやすいか</w:t>
            </w:r>
          </w:p>
        </w:tc>
      </w:tr>
      <w:tr w:rsidR="007D45AF" w14:paraId="606BB8D3" w14:textId="77777777" w:rsidTr="007D45AF">
        <w:tc>
          <w:tcPr>
            <w:tcW w:w="1896" w:type="dxa"/>
          </w:tcPr>
          <w:p w14:paraId="0524E808" w14:textId="77777777" w:rsidR="007D45AF" w:rsidRDefault="007D45AF" w:rsidP="007D45AF">
            <w:r>
              <w:rPr>
                <w:rFonts w:hint="eastAsia"/>
              </w:rPr>
              <w:t>信頼性</w:t>
            </w:r>
          </w:p>
        </w:tc>
        <w:tc>
          <w:tcPr>
            <w:tcW w:w="7171" w:type="dxa"/>
          </w:tcPr>
          <w:p w14:paraId="73E62D7B" w14:textId="77777777" w:rsidR="007D45AF" w:rsidRDefault="007D45AF" w:rsidP="007D45AF">
            <w:r>
              <w:rPr>
                <w:rFonts w:hint="eastAsia"/>
              </w:rPr>
              <w:t>不具合が起きない度合い</w:t>
            </w:r>
          </w:p>
        </w:tc>
      </w:tr>
      <w:tr w:rsidR="007D45AF" w14:paraId="162C5610" w14:textId="77777777" w:rsidTr="007D45AF">
        <w:tc>
          <w:tcPr>
            <w:tcW w:w="1896" w:type="dxa"/>
          </w:tcPr>
          <w:p w14:paraId="1F9E5B49" w14:textId="77777777" w:rsidR="007D45AF" w:rsidRDefault="007D45AF" w:rsidP="007D45AF">
            <w:r>
              <w:rPr>
                <w:rFonts w:hint="eastAsia"/>
              </w:rPr>
              <w:t>セキュリティ</w:t>
            </w:r>
          </w:p>
        </w:tc>
        <w:tc>
          <w:tcPr>
            <w:tcW w:w="7171" w:type="dxa"/>
          </w:tcPr>
          <w:p w14:paraId="1920B0D3" w14:textId="77777777" w:rsidR="007D45AF" w:rsidRDefault="007D45AF" w:rsidP="007D45AF">
            <w:r>
              <w:rPr>
                <w:rFonts w:hint="eastAsia"/>
              </w:rPr>
              <w:t>情報資産へのアクセス制御、保全性を保つ度合い</w:t>
            </w:r>
          </w:p>
        </w:tc>
      </w:tr>
      <w:tr w:rsidR="007D45AF" w14:paraId="5332A42E" w14:textId="77777777" w:rsidTr="007D45AF">
        <w:tc>
          <w:tcPr>
            <w:tcW w:w="1896" w:type="dxa"/>
          </w:tcPr>
          <w:p w14:paraId="3DEE5B43" w14:textId="77777777" w:rsidR="007D45AF" w:rsidRDefault="007D45AF" w:rsidP="007D45AF">
            <w:r>
              <w:rPr>
                <w:rFonts w:hint="eastAsia"/>
              </w:rPr>
              <w:t>保守性</w:t>
            </w:r>
          </w:p>
        </w:tc>
        <w:tc>
          <w:tcPr>
            <w:tcW w:w="7171" w:type="dxa"/>
          </w:tcPr>
          <w:p w14:paraId="7C2FDCB2" w14:textId="77777777" w:rsidR="007D45AF" w:rsidRDefault="007D45AF" w:rsidP="007D45AF">
            <w:r>
              <w:rPr>
                <w:rFonts w:hint="eastAsia"/>
              </w:rPr>
              <w:t>システムの保守、修正が容易か</w:t>
            </w:r>
          </w:p>
        </w:tc>
      </w:tr>
      <w:tr w:rsidR="007D45AF" w14:paraId="3321CA56" w14:textId="77777777" w:rsidTr="007D45AF">
        <w:tc>
          <w:tcPr>
            <w:tcW w:w="1896" w:type="dxa"/>
          </w:tcPr>
          <w:p w14:paraId="58D15AF1" w14:textId="77777777" w:rsidR="007D45AF" w:rsidRDefault="007D45AF" w:rsidP="007D45AF">
            <w:r>
              <w:rPr>
                <w:rFonts w:hint="eastAsia"/>
              </w:rPr>
              <w:t>移植性</w:t>
            </w:r>
          </w:p>
        </w:tc>
        <w:tc>
          <w:tcPr>
            <w:tcW w:w="7171" w:type="dxa"/>
          </w:tcPr>
          <w:p w14:paraId="729AAE68" w14:textId="77777777" w:rsidR="007D45AF" w:rsidRDefault="007D45AF" w:rsidP="007D45AF">
            <w:r>
              <w:rPr>
                <w:rFonts w:hint="eastAsia"/>
              </w:rPr>
              <w:t>違う環境へシステムを移すことがどの程度容易にできるか</w:t>
            </w:r>
          </w:p>
        </w:tc>
      </w:tr>
    </w:tbl>
    <w:p w14:paraId="14CF40FB" w14:textId="77777777" w:rsidR="007D45AF" w:rsidRDefault="007D45AF"/>
    <w:p w14:paraId="2AE953C9" w14:textId="77777777" w:rsidR="002D52BC" w:rsidRPr="00D15E60" w:rsidRDefault="002D52BC" w:rsidP="002D52BC"/>
    <w:p w14:paraId="3D5251E0" w14:textId="5877270C" w:rsidR="00EE6915" w:rsidRPr="003B4250" w:rsidRDefault="006409E2" w:rsidP="00BC04A0">
      <w:pPr>
        <w:pStyle w:val="30"/>
        <w:rPr>
          <w:strike/>
        </w:rPr>
      </w:pPr>
      <w:bookmarkStart w:id="57" w:name="_Toc8417105"/>
      <w:r w:rsidRPr="006409E2">
        <w:rPr>
          <w:rFonts w:hint="eastAsia"/>
        </w:rPr>
        <w:t>要求分析に用いられる図やモデル</w:t>
      </w:r>
      <w:r w:rsidR="00D55A92">
        <w:rPr>
          <w:rFonts w:hint="eastAsia"/>
        </w:rPr>
        <w:t xml:space="preserve">　</w:t>
      </w:r>
      <w:r w:rsidRPr="003B4250">
        <w:rPr>
          <w:rFonts w:hint="eastAsia"/>
          <w:strike/>
        </w:rPr>
        <w:t>要求分析の成果物</w:t>
      </w:r>
      <w:bookmarkEnd w:id="57"/>
    </w:p>
    <w:p w14:paraId="3AA9D77D" w14:textId="77777777" w:rsidR="00BC04A0" w:rsidRPr="003B4250" w:rsidRDefault="00BC04A0" w:rsidP="00BC04A0">
      <w:pPr>
        <w:rPr>
          <w:strike/>
        </w:rPr>
      </w:pPr>
    </w:p>
    <w:p w14:paraId="5337E38C" w14:textId="77777777" w:rsidR="00BC04A0" w:rsidRPr="003B4250" w:rsidRDefault="00BC04A0" w:rsidP="00BC04A0">
      <w:pPr>
        <w:rPr>
          <w:strike/>
        </w:rPr>
      </w:pPr>
      <w:r w:rsidRPr="003B4250">
        <w:rPr>
          <w:rFonts w:hint="eastAsia"/>
          <w:strike/>
        </w:rPr>
        <w:t>要件定義書</w:t>
      </w:r>
    </w:p>
    <w:p w14:paraId="6A26DB69" w14:textId="5316B816" w:rsidR="00BC04A0" w:rsidRPr="003B4250" w:rsidRDefault="00BC04A0" w:rsidP="00BC04A0">
      <w:pPr>
        <w:rPr>
          <w:strike/>
        </w:rPr>
      </w:pPr>
      <w:r w:rsidRPr="003B4250">
        <w:rPr>
          <w:rFonts w:hint="eastAsia"/>
          <w:strike/>
        </w:rPr>
        <w:t>・システムが持つ機能とその機能の仕様が明確になっている事。</w:t>
      </w:r>
    </w:p>
    <w:p w14:paraId="48FAEFEC" w14:textId="77777777" w:rsidR="00BC04A0" w:rsidRPr="003B4250" w:rsidRDefault="00BC04A0" w:rsidP="00BC04A0">
      <w:pPr>
        <w:rPr>
          <w:strike/>
        </w:rPr>
      </w:pPr>
      <w:r w:rsidRPr="003B4250">
        <w:rPr>
          <w:rFonts w:hint="eastAsia"/>
          <w:strike/>
        </w:rPr>
        <w:t>・制約や性能・品質の要件が明確になっている事。</w:t>
      </w:r>
    </w:p>
    <w:p w14:paraId="5DD31DAE" w14:textId="77777777" w:rsidR="00BC04A0" w:rsidRDefault="00BC04A0" w:rsidP="00BC04A0"/>
    <w:p w14:paraId="07267A1A" w14:textId="09600DE6" w:rsidR="00BC04A0" w:rsidRDefault="00BC04A0" w:rsidP="00BC04A0">
      <w:r>
        <w:rPr>
          <w:rFonts w:hint="eastAsia"/>
        </w:rPr>
        <w:t>用いられる図やモデル、表、記述法</w:t>
      </w:r>
    </w:p>
    <w:p w14:paraId="70BD5D71" w14:textId="77777777" w:rsidR="00BC04A0" w:rsidRDefault="00BC04A0" w:rsidP="00BC04A0"/>
    <w:tbl>
      <w:tblPr>
        <w:tblStyle w:val="afff5"/>
        <w:tblW w:w="9301" w:type="dxa"/>
        <w:tblLook w:val="04A0" w:firstRow="1" w:lastRow="0" w:firstColumn="1" w:lastColumn="0" w:noHBand="0" w:noVBand="1"/>
      </w:tblPr>
      <w:tblGrid>
        <w:gridCol w:w="3964"/>
        <w:gridCol w:w="3686"/>
        <w:gridCol w:w="1651"/>
      </w:tblGrid>
      <w:tr w:rsidR="005D1F54" w14:paraId="05A0905E" w14:textId="77777777" w:rsidTr="00DC556A">
        <w:tc>
          <w:tcPr>
            <w:tcW w:w="3964" w:type="dxa"/>
          </w:tcPr>
          <w:p w14:paraId="5D9557CB" w14:textId="77777777" w:rsidR="005D1F54" w:rsidRDefault="005D1F54" w:rsidP="00DC556A">
            <w:r>
              <w:rPr>
                <w:rFonts w:hint="eastAsia"/>
              </w:rPr>
              <w:t>項目</w:t>
            </w:r>
          </w:p>
        </w:tc>
        <w:tc>
          <w:tcPr>
            <w:tcW w:w="3686" w:type="dxa"/>
          </w:tcPr>
          <w:p w14:paraId="4555DE0A" w14:textId="77777777" w:rsidR="005D1F54" w:rsidRDefault="005D1F54" w:rsidP="00DC556A">
            <w:r>
              <w:t>Systems Engineering (</w:t>
            </w:r>
            <w:proofErr w:type="spellStart"/>
            <w:r>
              <w:t>SysML</w:t>
            </w:r>
            <w:proofErr w:type="spellEnd"/>
            <w:r>
              <w:t>)</w:t>
            </w:r>
          </w:p>
        </w:tc>
        <w:tc>
          <w:tcPr>
            <w:tcW w:w="1651" w:type="dxa"/>
          </w:tcPr>
          <w:p w14:paraId="0A33F091" w14:textId="77777777" w:rsidR="005D1F54" w:rsidRDefault="005D1F54" w:rsidP="00DC556A">
            <w:r>
              <w:rPr>
                <w:rFonts w:hint="eastAsia"/>
              </w:rPr>
              <w:t>UML</w:t>
            </w:r>
          </w:p>
        </w:tc>
      </w:tr>
      <w:tr w:rsidR="005D1F54" w14:paraId="14DF3184" w14:textId="77777777" w:rsidTr="00DC556A">
        <w:tc>
          <w:tcPr>
            <w:tcW w:w="3964" w:type="dxa"/>
          </w:tcPr>
          <w:p w14:paraId="7BCF27A2" w14:textId="77777777" w:rsidR="005D1F54" w:rsidRDefault="005D1F54" w:rsidP="00DC556A">
            <w:pPr>
              <w:wordWrap/>
            </w:pPr>
            <w:r>
              <w:rPr>
                <w:rFonts w:hint="eastAsia"/>
              </w:rPr>
              <w:t>要求図</w:t>
            </w:r>
          </w:p>
        </w:tc>
        <w:tc>
          <w:tcPr>
            <w:tcW w:w="3686" w:type="dxa"/>
          </w:tcPr>
          <w:p w14:paraId="5530689D" w14:textId="77777777" w:rsidR="005D1F54" w:rsidRDefault="005D1F54" w:rsidP="00DC556A">
            <w:pPr>
              <w:jc w:val="center"/>
            </w:pPr>
            <w:r>
              <w:rPr>
                <w:rFonts w:hint="eastAsia"/>
              </w:rPr>
              <w:t>●</w:t>
            </w:r>
          </w:p>
        </w:tc>
        <w:tc>
          <w:tcPr>
            <w:tcW w:w="1651" w:type="dxa"/>
          </w:tcPr>
          <w:p w14:paraId="3D2A2521" w14:textId="77777777" w:rsidR="005D1F54" w:rsidRDefault="005D1F54" w:rsidP="00DC556A">
            <w:pPr>
              <w:jc w:val="center"/>
            </w:pPr>
          </w:p>
        </w:tc>
      </w:tr>
      <w:tr w:rsidR="005D1F54" w14:paraId="77AF3B0E" w14:textId="77777777" w:rsidTr="00DC556A">
        <w:tc>
          <w:tcPr>
            <w:tcW w:w="3964" w:type="dxa"/>
          </w:tcPr>
          <w:p w14:paraId="517B5637" w14:textId="77777777" w:rsidR="005D1F54" w:rsidRDefault="005D1F54" w:rsidP="00DC556A">
            <w:r>
              <w:t>D-CASE</w:t>
            </w:r>
          </w:p>
        </w:tc>
        <w:tc>
          <w:tcPr>
            <w:tcW w:w="3686" w:type="dxa"/>
          </w:tcPr>
          <w:p w14:paraId="03A75DD7" w14:textId="77777777" w:rsidR="005D1F54" w:rsidRDefault="005D1F54" w:rsidP="00DC556A">
            <w:pPr>
              <w:jc w:val="center"/>
            </w:pPr>
          </w:p>
        </w:tc>
        <w:tc>
          <w:tcPr>
            <w:tcW w:w="1651" w:type="dxa"/>
          </w:tcPr>
          <w:p w14:paraId="46C7BD1F" w14:textId="77777777" w:rsidR="005D1F54" w:rsidRDefault="005D1F54" w:rsidP="00DC556A">
            <w:pPr>
              <w:jc w:val="center"/>
            </w:pPr>
          </w:p>
        </w:tc>
      </w:tr>
      <w:tr w:rsidR="005D1F54" w14:paraId="4AF1C42C" w14:textId="77777777" w:rsidTr="00DC556A">
        <w:tc>
          <w:tcPr>
            <w:tcW w:w="3964" w:type="dxa"/>
          </w:tcPr>
          <w:p w14:paraId="18797E67" w14:textId="77777777" w:rsidR="005D1F54" w:rsidRDefault="005D1F54" w:rsidP="00DC556A">
            <w:r>
              <w:rPr>
                <w:rFonts w:hint="eastAsia"/>
              </w:rPr>
              <w:t>マインドマップ</w:t>
            </w:r>
          </w:p>
        </w:tc>
        <w:tc>
          <w:tcPr>
            <w:tcW w:w="3686" w:type="dxa"/>
          </w:tcPr>
          <w:p w14:paraId="07F2E1B4" w14:textId="77777777" w:rsidR="005D1F54" w:rsidRDefault="005D1F54" w:rsidP="00DC556A">
            <w:pPr>
              <w:jc w:val="center"/>
            </w:pPr>
          </w:p>
        </w:tc>
        <w:tc>
          <w:tcPr>
            <w:tcW w:w="1651" w:type="dxa"/>
          </w:tcPr>
          <w:p w14:paraId="0BC97748" w14:textId="77777777" w:rsidR="005D1F54" w:rsidRDefault="005D1F54" w:rsidP="00DC556A">
            <w:pPr>
              <w:jc w:val="center"/>
            </w:pPr>
          </w:p>
        </w:tc>
      </w:tr>
      <w:tr w:rsidR="005D1F54" w14:paraId="22F6C7C8" w14:textId="77777777" w:rsidTr="00DC556A">
        <w:tc>
          <w:tcPr>
            <w:tcW w:w="3964" w:type="dxa"/>
          </w:tcPr>
          <w:p w14:paraId="37FF9C9C" w14:textId="77777777" w:rsidR="005D1F54" w:rsidRDefault="005D1F54" w:rsidP="00DC556A">
            <w:r>
              <w:rPr>
                <w:rFonts w:hint="eastAsia"/>
              </w:rPr>
              <w:t>ユースケース図</w:t>
            </w:r>
          </w:p>
        </w:tc>
        <w:tc>
          <w:tcPr>
            <w:tcW w:w="3686" w:type="dxa"/>
          </w:tcPr>
          <w:p w14:paraId="6427D13B" w14:textId="77777777" w:rsidR="005D1F54" w:rsidRDefault="005D1F54" w:rsidP="00DC556A">
            <w:pPr>
              <w:jc w:val="center"/>
            </w:pPr>
            <w:r>
              <w:rPr>
                <w:rFonts w:hint="eastAsia"/>
              </w:rPr>
              <w:t>●</w:t>
            </w:r>
          </w:p>
        </w:tc>
        <w:tc>
          <w:tcPr>
            <w:tcW w:w="1651" w:type="dxa"/>
          </w:tcPr>
          <w:p w14:paraId="6692A5FD" w14:textId="77777777" w:rsidR="005D1F54" w:rsidRDefault="005D1F54" w:rsidP="00DC556A">
            <w:pPr>
              <w:jc w:val="center"/>
            </w:pPr>
            <w:r>
              <w:rPr>
                <w:rFonts w:hint="eastAsia"/>
              </w:rPr>
              <w:t>●</w:t>
            </w:r>
          </w:p>
        </w:tc>
      </w:tr>
      <w:tr w:rsidR="005D1F54" w14:paraId="7A0FAF1D" w14:textId="77777777" w:rsidTr="00DC556A">
        <w:tc>
          <w:tcPr>
            <w:tcW w:w="3964" w:type="dxa"/>
          </w:tcPr>
          <w:p w14:paraId="705B1A92" w14:textId="77777777" w:rsidR="005D1F54" w:rsidRDefault="005D1F54" w:rsidP="00DC556A">
            <w:r>
              <w:rPr>
                <w:rFonts w:hint="eastAsia"/>
              </w:rPr>
              <w:t>ユースケース記述</w:t>
            </w:r>
          </w:p>
        </w:tc>
        <w:tc>
          <w:tcPr>
            <w:tcW w:w="3686" w:type="dxa"/>
          </w:tcPr>
          <w:p w14:paraId="721747D9" w14:textId="77777777" w:rsidR="005D1F54" w:rsidRDefault="005D1F54" w:rsidP="00DC556A">
            <w:pPr>
              <w:jc w:val="center"/>
            </w:pPr>
          </w:p>
        </w:tc>
        <w:tc>
          <w:tcPr>
            <w:tcW w:w="1651" w:type="dxa"/>
          </w:tcPr>
          <w:p w14:paraId="022C56EF" w14:textId="77777777" w:rsidR="005D1F54" w:rsidRDefault="005D1F54" w:rsidP="00DC556A">
            <w:pPr>
              <w:jc w:val="center"/>
            </w:pPr>
          </w:p>
        </w:tc>
      </w:tr>
      <w:tr w:rsidR="005D1F54" w14:paraId="525EF26C" w14:textId="77777777" w:rsidTr="00DC556A">
        <w:tc>
          <w:tcPr>
            <w:tcW w:w="3964" w:type="dxa"/>
          </w:tcPr>
          <w:p w14:paraId="46BDF6C1" w14:textId="77777777" w:rsidR="005D1F54" w:rsidRDefault="005D1F54" w:rsidP="00DC556A">
            <w:r>
              <w:rPr>
                <w:rFonts w:hint="eastAsia"/>
              </w:rPr>
              <w:t>コンテキスト図</w:t>
            </w:r>
          </w:p>
        </w:tc>
        <w:tc>
          <w:tcPr>
            <w:tcW w:w="3686" w:type="dxa"/>
          </w:tcPr>
          <w:p w14:paraId="00B02767" w14:textId="77777777" w:rsidR="005D1F54" w:rsidRDefault="005D1F54" w:rsidP="00DC556A">
            <w:pPr>
              <w:jc w:val="center"/>
            </w:pPr>
            <w:r>
              <w:rPr>
                <w:rFonts w:hint="eastAsia"/>
              </w:rPr>
              <w:t>●</w:t>
            </w:r>
          </w:p>
        </w:tc>
        <w:tc>
          <w:tcPr>
            <w:tcW w:w="1651" w:type="dxa"/>
          </w:tcPr>
          <w:p w14:paraId="00E4535E" w14:textId="77777777" w:rsidR="005D1F54" w:rsidRDefault="005D1F54" w:rsidP="00DC556A">
            <w:pPr>
              <w:jc w:val="center"/>
            </w:pPr>
          </w:p>
        </w:tc>
      </w:tr>
      <w:tr w:rsidR="005D1F54" w14:paraId="48AFA1D1" w14:textId="77777777" w:rsidTr="00DC556A">
        <w:tc>
          <w:tcPr>
            <w:tcW w:w="3964" w:type="dxa"/>
          </w:tcPr>
          <w:p w14:paraId="1F870432" w14:textId="77777777" w:rsidR="005D1F54" w:rsidRDefault="005D1F54" w:rsidP="00DC556A">
            <w:r>
              <w:rPr>
                <w:rFonts w:hint="eastAsia"/>
              </w:rPr>
              <w:t>シナリオ</w:t>
            </w:r>
            <w:r>
              <w:t>/</w:t>
            </w:r>
            <w:r>
              <w:rPr>
                <w:rFonts w:hint="eastAsia"/>
              </w:rPr>
              <w:t>基本フロー</w:t>
            </w:r>
          </w:p>
        </w:tc>
        <w:tc>
          <w:tcPr>
            <w:tcW w:w="3686" w:type="dxa"/>
          </w:tcPr>
          <w:p w14:paraId="19B8AD0F" w14:textId="77777777" w:rsidR="005D1F54" w:rsidRDefault="005D1F54" w:rsidP="00DC556A">
            <w:pPr>
              <w:jc w:val="center"/>
            </w:pPr>
          </w:p>
        </w:tc>
        <w:tc>
          <w:tcPr>
            <w:tcW w:w="1651" w:type="dxa"/>
          </w:tcPr>
          <w:p w14:paraId="5CD3E972" w14:textId="77777777" w:rsidR="005D1F54" w:rsidRDefault="005D1F54" w:rsidP="00DC556A">
            <w:pPr>
              <w:jc w:val="center"/>
            </w:pPr>
          </w:p>
        </w:tc>
      </w:tr>
      <w:tr w:rsidR="005D1F54" w14:paraId="0CAAC48E" w14:textId="77777777" w:rsidTr="00DC556A">
        <w:tc>
          <w:tcPr>
            <w:tcW w:w="3964" w:type="dxa"/>
          </w:tcPr>
          <w:p w14:paraId="14DF9BE1" w14:textId="77777777" w:rsidR="005D1F54" w:rsidRDefault="005D1F54" w:rsidP="00DC556A">
            <w:r>
              <w:rPr>
                <w:rFonts w:hint="eastAsia"/>
              </w:rPr>
              <w:t>アクティビティ図</w:t>
            </w:r>
          </w:p>
        </w:tc>
        <w:tc>
          <w:tcPr>
            <w:tcW w:w="3686" w:type="dxa"/>
          </w:tcPr>
          <w:p w14:paraId="616BCF1E" w14:textId="77777777" w:rsidR="005D1F54" w:rsidRDefault="005D1F54" w:rsidP="00DC556A">
            <w:pPr>
              <w:jc w:val="center"/>
            </w:pPr>
            <w:r>
              <w:rPr>
                <w:rFonts w:hint="eastAsia"/>
              </w:rPr>
              <w:t>●</w:t>
            </w:r>
          </w:p>
        </w:tc>
        <w:tc>
          <w:tcPr>
            <w:tcW w:w="1651" w:type="dxa"/>
          </w:tcPr>
          <w:p w14:paraId="7FF59D91" w14:textId="77777777" w:rsidR="005D1F54" w:rsidRDefault="005D1F54" w:rsidP="00DC556A">
            <w:pPr>
              <w:jc w:val="center"/>
            </w:pPr>
            <w:r>
              <w:rPr>
                <w:rFonts w:hint="eastAsia"/>
              </w:rPr>
              <w:t>●</w:t>
            </w:r>
          </w:p>
        </w:tc>
      </w:tr>
      <w:tr w:rsidR="005D1F54" w14:paraId="6CD552B5" w14:textId="77777777" w:rsidTr="00DC556A">
        <w:tc>
          <w:tcPr>
            <w:tcW w:w="3964" w:type="dxa"/>
          </w:tcPr>
          <w:p w14:paraId="0E433F40" w14:textId="77777777" w:rsidR="005D1F54" w:rsidRDefault="005D1F54" w:rsidP="00DC556A">
            <w:r>
              <w:rPr>
                <w:rFonts w:hint="eastAsia"/>
              </w:rPr>
              <w:t>図解</w:t>
            </w:r>
          </w:p>
        </w:tc>
        <w:tc>
          <w:tcPr>
            <w:tcW w:w="3686" w:type="dxa"/>
          </w:tcPr>
          <w:p w14:paraId="44DE2E8D" w14:textId="77777777" w:rsidR="005D1F54" w:rsidRDefault="005D1F54" w:rsidP="00DC556A">
            <w:pPr>
              <w:jc w:val="center"/>
            </w:pPr>
          </w:p>
        </w:tc>
        <w:tc>
          <w:tcPr>
            <w:tcW w:w="1651" w:type="dxa"/>
          </w:tcPr>
          <w:p w14:paraId="1AACA8D2" w14:textId="77777777" w:rsidR="005D1F54" w:rsidRDefault="005D1F54" w:rsidP="00DC556A">
            <w:pPr>
              <w:jc w:val="center"/>
            </w:pPr>
          </w:p>
        </w:tc>
      </w:tr>
      <w:tr w:rsidR="005D1F54" w14:paraId="1C794B00" w14:textId="77777777" w:rsidTr="00DC556A">
        <w:tc>
          <w:tcPr>
            <w:tcW w:w="3964" w:type="dxa"/>
          </w:tcPr>
          <w:p w14:paraId="4ED2E276" w14:textId="77777777" w:rsidR="005D1F54" w:rsidRDefault="005D1F54" w:rsidP="00DC556A">
            <w:r>
              <w:rPr>
                <w:rFonts w:hint="eastAsia"/>
              </w:rPr>
              <w:t>機能一覧表</w:t>
            </w:r>
          </w:p>
        </w:tc>
        <w:tc>
          <w:tcPr>
            <w:tcW w:w="3686" w:type="dxa"/>
          </w:tcPr>
          <w:p w14:paraId="0B46BAB0" w14:textId="77777777" w:rsidR="005D1F54" w:rsidRDefault="005D1F54" w:rsidP="00DC556A">
            <w:pPr>
              <w:jc w:val="center"/>
            </w:pPr>
          </w:p>
        </w:tc>
        <w:tc>
          <w:tcPr>
            <w:tcW w:w="1651" w:type="dxa"/>
          </w:tcPr>
          <w:p w14:paraId="3374A20B" w14:textId="77777777" w:rsidR="005D1F54" w:rsidRDefault="005D1F54" w:rsidP="00DC556A">
            <w:pPr>
              <w:jc w:val="center"/>
            </w:pPr>
          </w:p>
        </w:tc>
      </w:tr>
      <w:tr w:rsidR="005D1F54" w14:paraId="47E80D38" w14:textId="77777777" w:rsidTr="00DC556A">
        <w:tc>
          <w:tcPr>
            <w:tcW w:w="3964" w:type="dxa"/>
          </w:tcPr>
          <w:p w14:paraId="743F1205" w14:textId="77777777" w:rsidR="005D1F54" w:rsidRDefault="005D1F54" w:rsidP="00DC556A">
            <w:r>
              <w:rPr>
                <w:rFonts w:hint="eastAsia"/>
              </w:rPr>
              <w:t>ミスユースケース図</w:t>
            </w:r>
          </w:p>
        </w:tc>
        <w:tc>
          <w:tcPr>
            <w:tcW w:w="3686" w:type="dxa"/>
          </w:tcPr>
          <w:p w14:paraId="32A32D8C" w14:textId="77777777" w:rsidR="005D1F54" w:rsidRDefault="005D1F54" w:rsidP="00DC556A">
            <w:pPr>
              <w:jc w:val="center"/>
            </w:pPr>
            <w:r>
              <w:rPr>
                <w:rFonts w:hint="eastAsia"/>
              </w:rPr>
              <w:t>●</w:t>
            </w:r>
          </w:p>
        </w:tc>
        <w:tc>
          <w:tcPr>
            <w:tcW w:w="1651" w:type="dxa"/>
          </w:tcPr>
          <w:p w14:paraId="391724B5" w14:textId="77777777" w:rsidR="005D1F54" w:rsidRDefault="005D1F54" w:rsidP="00DC556A">
            <w:pPr>
              <w:jc w:val="center"/>
            </w:pPr>
            <w:r>
              <w:rPr>
                <w:rFonts w:hint="eastAsia"/>
              </w:rPr>
              <w:t>●</w:t>
            </w:r>
          </w:p>
        </w:tc>
      </w:tr>
      <w:tr w:rsidR="005D1F54" w14:paraId="501B5AF2" w14:textId="77777777" w:rsidTr="00DC556A">
        <w:tc>
          <w:tcPr>
            <w:tcW w:w="3964" w:type="dxa"/>
          </w:tcPr>
          <w:p w14:paraId="2C4FF28A" w14:textId="77777777" w:rsidR="005D1F54" w:rsidRDefault="005D1F54" w:rsidP="00DC556A">
            <w:r>
              <w:rPr>
                <w:rFonts w:hint="eastAsia"/>
              </w:rPr>
              <w:t>ミスユースケース記述</w:t>
            </w:r>
          </w:p>
        </w:tc>
        <w:tc>
          <w:tcPr>
            <w:tcW w:w="3686" w:type="dxa"/>
          </w:tcPr>
          <w:p w14:paraId="12185FC4" w14:textId="77777777" w:rsidR="005D1F54" w:rsidRDefault="005D1F54" w:rsidP="00DC556A">
            <w:pPr>
              <w:jc w:val="center"/>
            </w:pPr>
          </w:p>
        </w:tc>
        <w:tc>
          <w:tcPr>
            <w:tcW w:w="1651" w:type="dxa"/>
          </w:tcPr>
          <w:p w14:paraId="4C1EAE8E" w14:textId="77777777" w:rsidR="005D1F54" w:rsidRDefault="005D1F54" w:rsidP="00DC556A">
            <w:pPr>
              <w:jc w:val="center"/>
            </w:pPr>
          </w:p>
        </w:tc>
      </w:tr>
    </w:tbl>
    <w:p w14:paraId="2BB6BE8C" w14:textId="77777777" w:rsidR="005D1F54" w:rsidRPr="005D1F54" w:rsidRDefault="005D1F54" w:rsidP="00BC04A0"/>
    <w:p w14:paraId="1CB8DC80" w14:textId="77777777" w:rsidR="005D1F54" w:rsidRDefault="005D1F54" w:rsidP="00BC04A0"/>
    <w:p w14:paraId="7AEFD398" w14:textId="447CDC31" w:rsidR="005D1F54" w:rsidRDefault="005D1F54">
      <w:r>
        <w:br w:type="page"/>
      </w:r>
    </w:p>
    <w:p w14:paraId="4F89BBBC" w14:textId="119E3287" w:rsidR="005D1F54" w:rsidRDefault="003B4250" w:rsidP="005D1F54">
      <w:pPr>
        <w:pStyle w:val="30"/>
      </w:pPr>
      <w:bookmarkStart w:id="58" w:name="_Toc8417106"/>
      <w:r>
        <w:rPr>
          <w:rFonts w:hint="eastAsia"/>
        </w:rPr>
        <w:lastRenderedPageBreak/>
        <w:t>コンテクスト分析</w:t>
      </w:r>
      <w:bookmarkEnd w:id="58"/>
    </w:p>
    <w:p w14:paraId="441098B0" w14:textId="7048124E" w:rsidR="003B4250" w:rsidRDefault="003B4250" w:rsidP="003B4250"/>
    <w:p w14:paraId="17F339F1" w14:textId="53BD48BC" w:rsidR="003B4250" w:rsidRDefault="003B4250" w:rsidP="003B4250">
      <w:pPr>
        <w:ind w:firstLineChars="100" w:firstLine="240"/>
      </w:pPr>
      <w:r>
        <w:rPr>
          <w:rFonts w:hint="eastAsia"/>
        </w:rPr>
        <w:t>ライフサイクルのステップ毎にコンテクスト図を作成することで、外部から受ける影響、外部に与える影響を把握する。</w:t>
      </w:r>
    </w:p>
    <w:p w14:paraId="02E2C019" w14:textId="77777777" w:rsidR="005463B8" w:rsidRDefault="005463B8" w:rsidP="003B4250">
      <w:pPr>
        <w:ind w:firstLineChars="100" w:firstLine="240"/>
      </w:pPr>
    </w:p>
    <w:p w14:paraId="4BBE68EF" w14:textId="3ADE1487" w:rsidR="003B4250" w:rsidRDefault="00FD6DF6" w:rsidP="003B4250">
      <w:r>
        <w:rPr>
          <w:rFonts w:hint="eastAsia"/>
        </w:rPr>
        <w:t>・カテゴリごとにアイテムを抽出。　力学的、電気的、電磁気的、作業的、対環境など</w:t>
      </w:r>
    </w:p>
    <w:p w14:paraId="373F7AD7" w14:textId="1F7DD789" w:rsidR="00FD6DF6" w:rsidRDefault="00FD6DF6" w:rsidP="003B4250">
      <w:r>
        <w:rPr>
          <w:rFonts w:hint="eastAsia"/>
        </w:rPr>
        <w:t>・インターフェース条件を書き込む。</w:t>
      </w:r>
    </w:p>
    <w:p w14:paraId="5EABE0FA" w14:textId="77777777" w:rsidR="005463B8" w:rsidRDefault="005463B8" w:rsidP="003B4250"/>
    <w:tbl>
      <w:tblPr>
        <w:tblStyle w:val="afff5"/>
        <w:tblW w:w="0" w:type="auto"/>
        <w:tblLook w:val="04A0" w:firstRow="1" w:lastRow="0" w:firstColumn="1" w:lastColumn="0" w:noHBand="0" w:noVBand="1"/>
      </w:tblPr>
      <w:tblGrid>
        <w:gridCol w:w="9273"/>
      </w:tblGrid>
      <w:tr w:rsidR="00562197" w14:paraId="0B9749FE" w14:textId="77777777" w:rsidTr="00562197">
        <w:trPr>
          <w:trHeight w:val="5193"/>
        </w:trPr>
        <w:tc>
          <w:tcPr>
            <w:tcW w:w="9273" w:type="dxa"/>
          </w:tcPr>
          <w:p w14:paraId="2008C5C1" w14:textId="447164EA" w:rsidR="00562197" w:rsidRDefault="00562197" w:rsidP="003B4250">
            <w:r>
              <w:rPr>
                <w:noProof/>
              </w:rPr>
              <mc:AlternateContent>
                <mc:Choice Requires="wps">
                  <w:drawing>
                    <wp:anchor distT="0" distB="0" distL="114300" distR="114300" simplePos="0" relativeHeight="251743232" behindDoc="0" locked="0" layoutInCell="1" allowOverlap="1" wp14:anchorId="2FA5C83D" wp14:editId="338531D4">
                      <wp:simplePos x="0" y="0"/>
                      <wp:positionH relativeFrom="column">
                        <wp:posOffset>4535170</wp:posOffset>
                      </wp:positionH>
                      <wp:positionV relativeFrom="paragraph">
                        <wp:posOffset>-2319</wp:posOffset>
                      </wp:positionV>
                      <wp:extent cx="1282065" cy="337820"/>
                      <wp:effectExtent l="0" t="0" r="13335" b="24130"/>
                      <wp:wrapNone/>
                      <wp:docPr id="403" name="正方形/長方形 403"/>
                      <wp:cNvGraphicFramePr/>
                      <a:graphic xmlns:a="http://schemas.openxmlformats.org/drawingml/2006/main">
                        <a:graphicData uri="http://schemas.microsoft.com/office/word/2010/wordprocessingShape">
                          <wps:wsp>
                            <wps:cNvSpPr/>
                            <wps:spPr>
                              <a:xfrm>
                                <a:off x="0" y="0"/>
                                <a:ext cx="1282065" cy="337820"/>
                              </a:xfrm>
                              <a:prstGeom prst="rec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6EA6F2" w14:textId="7EA7A854" w:rsidR="00892D23" w:rsidRPr="00562197" w:rsidRDefault="00892D23" w:rsidP="00562197">
                                  <w:pPr>
                                    <w:jc w:val="center"/>
                                    <w:rPr>
                                      <w:color w:val="000000" w:themeColor="text1"/>
                                    </w:rPr>
                                  </w:pPr>
                                  <w:r w:rsidRPr="00562197">
                                    <w:rPr>
                                      <w:rFonts w:hint="eastAsia"/>
                                      <w:color w:val="000000" w:themeColor="text1"/>
                                    </w:rPr>
                                    <w:t>競技ステージ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FA5C83D" id="正方形/長方形 403" o:spid="_x0000_s1078" style="position:absolute;margin-left:357.1pt;margin-top:-.2pt;width:100.95pt;height:26.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" fillcolor="#deeaf6 [660]" strokecolor="black [3213]" strokeweight="1pt">
                      <v:textbox>
                        <w:txbxContent>
                          <w:p w14:paraId="506EA6F2" w14:textId="7EA7A854" w:rsidR="00892D23" w:rsidRPr="00562197" w:rsidRDefault="00892D23" w:rsidP="00562197">
                            <w:pPr>
                              <w:jc w:val="center"/>
                              <w:rPr>
                                <w:color w:val="000000" w:themeColor="text1"/>
                              </w:rPr>
                            </w:pPr>
                            <w:r w:rsidRPr="00562197">
                              <w:rPr>
                                <w:rFonts w:hint="eastAsia"/>
                                <w:color w:val="000000" w:themeColor="text1"/>
                              </w:rPr>
                              <w:t>競技ステージ</w:t>
                            </w:r>
                          </w:p>
                        </w:txbxContent>
                      </v:textbox>
                    </v:rect>
                  </w:pict>
                </mc:Fallback>
              </mc:AlternateContent>
            </w:r>
            <w:r>
              <w:rPr>
                <w:noProof/>
              </w:rPr>
              <w:drawing>
                <wp:inline distT="0" distB="0" distL="0" distR="0" wp14:anchorId="153B403A" wp14:editId="67283E4A">
                  <wp:extent cx="5667375" cy="4526915"/>
                  <wp:effectExtent l="0" t="0" r="9525" b="6985"/>
                  <wp:docPr id="402" name="図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7375" cy="4526915"/>
                          </a:xfrm>
                          <a:prstGeom prst="rect">
                            <a:avLst/>
                          </a:prstGeom>
                          <a:noFill/>
                          <a:ln>
                            <a:noFill/>
                          </a:ln>
                        </pic:spPr>
                      </pic:pic>
                    </a:graphicData>
                  </a:graphic>
                </wp:inline>
              </w:drawing>
            </w:r>
          </w:p>
        </w:tc>
      </w:tr>
    </w:tbl>
    <w:p w14:paraId="4CE8AA65" w14:textId="77777777" w:rsidR="00C20AC1" w:rsidRDefault="00C20AC1" w:rsidP="003B4250"/>
    <w:p w14:paraId="77692269" w14:textId="3B5B9BB6" w:rsidR="00562197" w:rsidRDefault="00562197" w:rsidP="003B4250"/>
    <w:p w14:paraId="62CC8039" w14:textId="3F8BAA34" w:rsidR="003B4250" w:rsidRDefault="003B4250">
      <w:r>
        <w:br w:type="page"/>
      </w:r>
    </w:p>
    <w:p w14:paraId="6C0D727E" w14:textId="77777777" w:rsidR="003B4250" w:rsidRPr="003B4250" w:rsidRDefault="003B4250" w:rsidP="003B4250"/>
    <w:p w14:paraId="57968246" w14:textId="77777777" w:rsidR="003B4250" w:rsidRDefault="003B4250" w:rsidP="003B4250">
      <w:pPr>
        <w:pStyle w:val="30"/>
      </w:pPr>
      <w:bookmarkStart w:id="59" w:name="_Toc8417107"/>
      <w:r>
        <w:rPr>
          <w:rFonts w:hint="eastAsia"/>
        </w:rPr>
        <w:t>ユースケース分析</w:t>
      </w:r>
      <w:bookmarkEnd w:id="59"/>
    </w:p>
    <w:p w14:paraId="0C096087" w14:textId="77777777" w:rsidR="003B4250" w:rsidRDefault="003B4250" w:rsidP="005D1F54"/>
    <w:p w14:paraId="0D1AA69D" w14:textId="68E09501" w:rsidR="005D1F54" w:rsidRDefault="005D1F54" w:rsidP="005D1F54">
      <w:r>
        <w:rPr>
          <w:rFonts w:hint="eastAsia"/>
        </w:rPr>
        <w:t>システムが利用者に提供すべき働きやサービスをモデル化します。</w:t>
      </w:r>
    </w:p>
    <w:p w14:paraId="0AC12D92" w14:textId="77777777" w:rsidR="005D1F54" w:rsidRDefault="005D1F54" w:rsidP="005D1F54"/>
    <w:tbl>
      <w:tblPr>
        <w:tblStyle w:val="afff5"/>
        <w:tblW w:w="0" w:type="auto"/>
        <w:tblLook w:val="04A0" w:firstRow="1" w:lastRow="0" w:firstColumn="1" w:lastColumn="0" w:noHBand="0" w:noVBand="1"/>
      </w:tblPr>
      <w:tblGrid>
        <w:gridCol w:w="9065"/>
      </w:tblGrid>
      <w:tr w:rsidR="006F4082" w14:paraId="44F21D9A" w14:textId="77777777" w:rsidTr="006F4082">
        <w:tc>
          <w:tcPr>
            <w:tcW w:w="9065" w:type="dxa"/>
          </w:tcPr>
          <w:p w14:paraId="07DD0414" w14:textId="32A19299" w:rsidR="006F4082" w:rsidRDefault="00D64730" w:rsidP="005D1F54">
            <w:r w:rsidRPr="00D64730">
              <w:rPr>
                <w:noProof/>
              </w:rPr>
              <w:drawing>
                <wp:inline distT="0" distB="0" distL="0" distR="0" wp14:anchorId="7B81C8BA" wp14:editId="4667815C">
                  <wp:extent cx="5295014" cy="3303421"/>
                  <wp:effectExtent l="0" t="0" r="1270" b="0"/>
                  <wp:docPr id="272" name="図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4854" cy="3309560"/>
                          </a:xfrm>
                          <a:prstGeom prst="rect">
                            <a:avLst/>
                          </a:prstGeom>
                        </pic:spPr>
                      </pic:pic>
                    </a:graphicData>
                  </a:graphic>
                </wp:inline>
              </w:drawing>
            </w:r>
          </w:p>
        </w:tc>
      </w:tr>
    </w:tbl>
    <w:p w14:paraId="527691F3" w14:textId="77777777" w:rsidR="005D1F54" w:rsidRPr="005D1F54" w:rsidRDefault="005D1F54" w:rsidP="005D1F54"/>
    <w:p w14:paraId="71F3E878" w14:textId="1141CFA9" w:rsidR="005D1F54" w:rsidRDefault="00091732" w:rsidP="005D1F54">
      <w:r>
        <w:rPr>
          <w:rFonts w:hint="eastAsia"/>
        </w:rPr>
        <w:t>ユースケース記述の例</w:t>
      </w:r>
    </w:p>
    <w:tbl>
      <w:tblPr>
        <w:tblStyle w:val="afff5"/>
        <w:tblW w:w="0" w:type="auto"/>
        <w:tblLook w:val="04A0" w:firstRow="1" w:lastRow="0" w:firstColumn="1" w:lastColumn="0" w:noHBand="0" w:noVBand="1"/>
      </w:tblPr>
      <w:tblGrid>
        <w:gridCol w:w="1416"/>
        <w:gridCol w:w="6997"/>
      </w:tblGrid>
      <w:tr w:rsidR="000E3567" w14:paraId="54AAC8E5" w14:textId="77777777" w:rsidTr="00DC556A">
        <w:tc>
          <w:tcPr>
            <w:tcW w:w="1416" w:type="dxa"/>
          </w:tcPr>
          <w:p w14:paraId="3A97B8BB" w14:textId="77777777" w:rsidR="000E3567" w:rsidRDefault="000E3567" w:rsidP="00DC556A">
            <w:r>
              <w:t>UC</w:t>
            </w:r>
            <w:r>
              <w:rPr>
                <w:rFonts w:hint="eastAsia"/>
              </w:rPr>
              <w:t>名</w:t>
            </w:r>
          </w:p>
        </w:tc>
        <w:tc>
          <w:tcPr>
            <w:tcW w:w="6997" w:type="dxa"/>
          </w:tcPr>
          <w:p w14:paraId="6996AE54" w14:textId="77777777" w:rsidR="000E3567" w:rsidRDefault="000E3567" w:rsidP="00DC556A">
            <w:r>
              <w:rPr>
                <w:rFonts w:hint="eastAsia"/>
              </w:rPr>
              <w:t>光環境のキャリブレーションをする</w:t>
            </w:r>
          </w:p>
        </w:tc>
      </w:tr>
      <w:tr w:rsidR="000E3567" w14:paraId="20E700DB" w14:textId="77777777" w:rsidTr="00DC556A">
        <w:tc>
          <w:tcPr>
            <w:tcW w:w="1416" w:type="dxa"/>
          </w:tcPr>
          <w:p w14:paraId="36E9E71D" w14:textId="77777777" w:rsidR="000E3567" w:rsidRDefault="000E3567" w:rsidP="00DC556A">
            <w:r>
              <w:rPr>
                <w:rFonts w:hint="eastAsia"/>
              </w:rPr>
              <w:t>概要</w:t>
            </w:r>
          </w:p>
        </w:tc>
        <w:tc>
          <w:tcPr>
            <w:tcW w:w="6997" w:type="dxa"/>
          </w:tcPr>
          <w:p w14:paraId="465408EB" w14:textId="77777777" w:rsidR="000E3567" w:rsidRDefault="000E3567" w:rsidP="00DC556A">
            <w:r>
              <w:rPr>
                <w:rFonts w:hint="eastAsia"/>
              </w:rPr>
              <w:t>走行に必要な各種センサ値を取得し保存する</w:t>
            </w:r>
          </w:p>
        </w:tc>
      </w:tr>
      <w:tr w:rsidR="000E3567" w14:paraId="2D4C3E57" w14:textId="77777777" w:rsidTr="00DC556A">
        <w:tc>
          <w:tcPr>
            <w:tcW w:w="1416" w:type="dxa"/>
          </w:tcPr>
          <w:p w14:paraId="59189119" w14:textId="77777777" w:rsidR="000E3567" w:rsidRDefault="000E3567" w:rsidP="00DC556A">
            <w:r>
              <w:rPr>
                <w:rFonts w:hint="eastAsia"/>
              </w:rPr>
              <w:t>アクター</w:t>
            </w:r>
          </w:p>
        </w:tc>
        <w:tc>
          <w:tcPr>
            <w:tcW w:w="6997" w:type="dxa"/>
          </w:tcPr>
          <w:p w14:paraId="1E83471F" w14:textId="77777777" w:rsidR="000E3567" w:rsidRDefault="000E3567" w:rsidP="00DC556A">
            <w:r>
              <w:rPr>
                <w:rFonts w:hint="eastAsia"/>
              </w:rPr>
              <w:t>ユーザー</w:t>
            </w:r>
          </w:p>
        </w:tc>
      </w:tr>
      <w:tr w:rsidR="000E3567" w14:paraId="182FCE47" w14:textId="77777777" w:rsidTr="00DC556A">
        <w:tc>
          <w:tcPr>
            <w:tcW w:w="1416" w:type="dxa"/>
          </w:tcPr>
          <w:p w14:paraId="61004D6B" w14:textId="77777777" w:rsidR="000E3567" w:rsidRDefault="000E3567" w:rsidP="00DC556A">
            <w:r>
              <w:rPr>
                <w:rFonts w:hint="eastAsia"/>
              </w:rPr>
              <w:t>事前条件</w:t>
            </w:r>
          </w:p>
        </w:tc>
        <w:tc>
          <w:tcPr>
            <w:tcW w:w="6997" w:type="dxa"/>
          </w:tcPr>
          <w:p w14:paraId="63A6FC74" w14:textId="77777777" w:rsidR="000E3567" w:rsidRDefault="000E3567" w:rsidP="00DC556A">
            <w:r>
              <w:rPr>
                <w:rFonts w:hint="eastAsia"/>
              </w:rPr>
              <w:t>ユーザーが走行するコースを選択していること</w:t>
            </w:r>
          </w:p>
        </w:tc>
      </w:tr>
      <w:tr w:rsidR="000E3567" w14:paraId="50438C9C" w14:textId="77777777" w:rsidTr="00DC556A">
        <w:tc>
          <w:tcPr>
            <w:tcW w:w="1416" w:type="dxa"/>
          </w:tcPr>
          <w:p w14:paraId="7D092EFD" w14:textId="77777777" w:rsidR="000E3567" w:rsidRDefault="000E3567" w:rsidP="00DC556A">
            <w:r>
              <w:rPr>
                <w:rFonts w:hint="eastAsia"/>
              </w:rPr>
              <w:t>事後条件</w:t>
            </w:r>
          </w:p>
        </w:tc>
        <w:tc>
          <w:tcPr>
            <w:tcW w:w="6997" w:type="dxa"/>
          </w:tcPr>
          <w:p w14:paraId="645C9EC3" w14:textId="77777777" w:rsidR="000E3567" w:rsidRDefault="000E3567" w:rsidP="00DC556A">
            <w:r>
              <w:rPr>
                <w:rFonts w:hint="eastAsia"/>
              </w:rPr>
              <w:t>白黒基準値に異常がなく保存が完了していること</w:t>
            </w:r>
          </w:p>
        </w:tc>
      </w:tr>
      <w:tr w:rsidR="000E3567" w:rsidRPr="00573D6B" w14:paraId="2D514014" w14:textId="77777777" w:rsidTr="00DC556A">
        <w:tc>
          <w:tcPr>
            <w:tcW w:w="1416" w:type="dxa"/>
          </w:tcPr>
          <w:p w14:paraId="4A761A7B" w14:textId="77777777" w:rsidR="000E3567" w:rsidRDefault="000E3567" w:rsidP="00DC556A">
            <w:r>
              <w:rPr>
                <w:rFonts w:hint="eastAsia"/>
              </w:rPr>
              <w:t>基本系列</w:t>
            </w:r>
          </w:p>
        </w:tc>
        <w:tc>
          <w:tcPr>
            <w:tcW w:w="6997" w:type="dxa"/>
          </w:tcPr>
          <w:p w14:paraId="2FE2CA69"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1.ユーザは、白線上に走行体を設置し、タッチセンサを押下する</w:t>
            </w:r>
          </w:p>
          <w:p w14:paraId="2A7BDCF0"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2.システムは、光センサ値を取得し白色基準値として保存する</w:t>
            </w:r>
          </w:p>
          <w:p w14:paraId="6CD79EE7"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3.ユーザは、黒線上に走行体を設置し、光センサを押下する</w:t>
            </w:r>
          </w:p>
          <w:p w14:paraId="26F7FB35"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4.システムは、光センサ値を取得し黒色基準値として保存する</w:t>
            </w:r>
          </w:p>
          <w:p w14:paraId="75007339" w14:textId="7E84AF73" w:rsidR="000E3567" w:rsidRPr="00573D6B" w:rsidRDefault="000E3567" w:rsidP="00573D6B">
            <w:pPr>
              <w:widowControl w:val="0"/>
              <w:autoSpaceDE w:val="0"/>
              <w:autoSpaceDN w:val="0"/>
              <w:adjustRightInd w:val="0"/>
              <w:spacing w:after="240" w:line="276" w:lineRule="auto"/>
            </w:pPr>
            <w:r w:rsidRPr="00573D6B">
              <w:rPr>
                <w:rFonts w:cs="Times"/>
                <w:color w:val="000000"/>
              </w:rPr>
              <w:t>5.システムは、白色基準値が黒色基準値より大きいことを 確認する</w:t>
            </w:r>
            <w:r w:rsidRPr="00573D6B">
              <w:rPr>
                <w:rFonts w:cs="ＭＳ 明朝" w:hint="eastAsia"/>
                <w:color w:val="000000"/>
              </w:rPr>
              <w:t> </w:t>
            </w:r>
          </w:p>
        </w:tc>
      </w:tr>
      <w:tr w:rsidR="000E3567" w14:paraId="0D20B6C9" w14:textId="77777777" w:rsidTr="00DC556A">
        <w:tc>
          <w:tcPr>
            <w:tcW w:w="1416" w:type="dxa"/>
          </w:tcPr>
          <w:p w14:paraId="2114082C" w14:textId="77777777" w:rsidR="000E3567" w:rsidRDefault="000E3567" w:rsidP="00DC556A">
            <w:r>
              <w:rPr>
                <w:rFonts w:hint="eastAsia"/>
              </w:rPr>
              <w:t>代替系列</w:t>
            </w:r>
          </w:p>
        </w:tc>
        <w:tc>
          <w:tcPr>
            <w:tcW w:w="6997" w:type="dxa"/>
          </w:tcPr>
          <w:p w14:paraId="188A4FB6" w14:textId="77777777" w:rsidR="000E3567" w:rsidRPr="005A3A25" w:rsidRDefault="000E3567" w:rsidP="00DC556A">
            <w:pPr>
              <w:widowControl w:val="0"/>
              <w:autoSpaceDE w:val="0"/>
              <w:autoSpaceDN w:val="0"/>
              <w:adjustRightInd w:val="0"/>
              <w:spacing w:after="240" w:line="180" w:lineRule="atLeast"/>
              <w:rPr>
                <w:rFonts w:cs="Times"/>
                <w:color w:val="000000"/>
              </w:rPr>
            </w:pPr>
            <w:r w:rsidRPr="005A3A25">
              <w:rPr>
                <w:rFonts w:cs="Times"/>
                <w:color w:val="000000"/>
              </w:rPr>
              <w:t xml:space="preserve">プリセットされた白黒基準値を使用する </w:t>
            </w:r>
          </w:p>
        </w:tc>
      </w:tr>
      <w:tr w:rsidR="000E3567" w14:paraId="4079F625" w14:textId="77777777" w:rsidTr="00DC556A">
        <w:tc>
          <w:tcPr>
            <w:tcW w:w="1416" w:type="dxa"/>
          </w:tcPr>
          <w:p w14:paraId="3B11034E" w14:textId="77777777" w:rsidR="000E3567" w:rsidRDefault="000E3567" w:rsidP="00DC556A">
            <w:r>
              <w:rPr>
                <w:rFonts w:hint="eastAsia"/>
              </w:rPr>
              <w:t>例外系列</w:t>
            </w:r>
          </w:p>
        </w:tc>
        <w:tc>
          <w:tcPr>
            <w:tcW w:w="6997" w:type="dxa"/>
          </w:tcPr>
          <w:p w14:paraId="16B8895A" w14:textId="77777777" w:rsidR="000E3567" w:rsidRPr="005A3A25" w:rsidRDefault="000E3567" w:rsidP="00DC556A">
            <w:pPr>
              <w:widowControl w:val="0"/>
              <w:autoSpaceDE w:val="0"/>
              <w:autoSpaceDN w:val="0"/>
              <w:adjustRightInd w:val="0"/>
              <w:spacing w:after="240" w:line="180" w:lineRule="atLeast"/>
              <w:rPr>
                <w:rFonts w:cs="Times"/>
                <w:color w:val="000000"/>
              </w:rPr>
            </w:pPr>
            <w:r w:rsidRPr="005A3A25">
              <w:rPr>
                <w:rFonts w:cs="Times"/>
                <w:color w:val="000000"/>
              </w:rPr>
              <w:t xml:space="preserve">基本系列5で白色基準値が黒色基準値以下であった場合、 LEDやスピーカーを用いてユーザに警告を行い、基本系列1に 戻る </w:t>
            </w:r>
          </w:p>
        </w:tc>
      </w:tr>
    </w:tbl>
    <w:p w14:paraId="035C262A" w14:textId="3502D6E5" w:rsidR="005D1F54" w:rsidRPr="000E3567" w:rsidRDefault="005D1F54" w:rsidP="00BC04A0">
      <w:pPr>
        <w:sectPr w:rsidR="005D1F54" w:rsidRPr="000E3567" w:rsidSect="004423A9">
          <w:pgSz w:w="11911" w:h="16848" w:code="9"/>
          <w:pgMar w:top="1588" w:right="1418" w:bottom="1588" w:left="1418" w:header="794" w:footer="567" w:gutter="0"/>
          <w:cols w:space="720"/>
          <w:docGrid w:linePitch="285"/>
        </w:sectPr>
      </w:pPr>
    </w:p>
    <w:p w14:paraId="29621E01" w14:textId="77777777" w:rsidR="007D45AF" w:rsidRDefault="007D45AF" w:rsidP="007D45AF">
      <w:pPr>
        <w:pStyle w:val="20"/>
      </w:pPr>
      <w:bookmarkStart w:id="60" w:name="_Toc8417108"/>
      <w:r>
        <w:rPr>
          <w:rFonts w:hint="eastAsia"/>
        </w:rPr>
        <w:lastRenderedPageBreak/>
        <w:t>あなごシステムの要求分析</w:t>
      </w:r>
      <w:bookmarkEnd w:id="60"/>
    </w:p>
    <w:p w14:paraId="5837D490" w14:textId="0C3C2043" w:rsidR="00EE6915" w:rsidRDefault="0098310D" w:rsidP="00DC5C12">
      <w:pPr>
        <w:pStyle w:val="30"/>
      </w:pPr>
      <w:bookmarkStart w:id="61" w:name="_Toc8417109"/>
      <w:r>
        <w:rPr>
          <w:rFonts w:hint="eastAsia"/>
        </w:rPr>
        <w:t>ステークホルダー要求</w:t>
      </w:r>
      <w:bookmarkEnd w:id="61"/>
    </w:p>
    <w:p w14:paraId="21FF1DB7" w14:textId="7ADB967E" w:rsidR="002E292E" w:rsidRDefault="002E292E" w:rsidP="00DC5C12"/>
    <w:p w14:paraId="27EDCC33" w14:textId="77777777" w:rsidR="00DC5C12" w:rsidRPr="00DC5C12" w:rsidRDefault="0098310D" w:rsidP="00DC5C12">
      <w:r>
        <w:br w:type="page"/>
      </w:r>
    </w:p>
    <w:p w14:paraId="2152905B" w14:textId="2AB9C140" w:rsidR="00EE4946" w:rsidRPr="00EE4946" w:rsidRDefault="00EE4946" w:rsidP="00EE4946"/>
    <w:p w14:paraId="3358C704" w14:textId="29EA3BBB" w:rsidR="009653FC" w:rsidRDefault="009653FC" w:rsidP="00DC5C12">
      <w:pPr>
        <w:pStyle w:val="30"/>
      </w:pPr>
      <w:bookmarkStart w:id="62" w:name="_Toc8417110"/>
      <w:r>
        <w:rPr>
          <w:rFonts w:hint="eastAsia"/>
        </w:rPr>
        <w:t>システムの</w:t>
      </w:r>
      <w:r w:rsidR="00A839E7">
        <w:rPr>
          <w:rFonts w:hint="eastAsia"/>
        </w:rPr>
        <w:t>振る舞い</w:t>
      </w:r>
      <w:r w:rsidR="00A839E7">
        <w:t>(</w:t>
      </w:r>
      <w:r>
        <w:rPr>
          <w:rFonts w:hint="eastAsia"/>
        </w:rPr>
        <w:t>シナリオ</w:t>
      </w:r>
      <w:r w:rsidR="00A839E7">
        <w:rPr>
          <w:rFonts w:hint="eastAsia"/>
        </w:rPr>
        <w:t>)</w:t>
      </w:r>
      <w:bookmarkEnd w:id="62"/>
    </w:p>
    <w:p w14:paraId="667AD8AE" w14:textId="5300E640" w:rsidR="009653FC" w:rsidRDefault="009653FC"/>
    <w:p w14:paraId="10326B0D" w14:textId="036AE4C9" w:rsidR="000B3F47" w:rsidRDefault="000B3F47">
      <w:r>
        <w:br w:type="page"/>
      </w:r>
    </w:p>
    <w:p w14:paraId="36D79590" w14:textId="77777777" w:rsidR="009653FC" w:rsidRDefault="009653FC"/>
    <w:p w14:paraId="2EEBFABC" w14:textId="77777777" w:rsidR="009653FC" w:rsidRPr="009653FC" w:rsidRDefault="009653FC" w:rsidP="009653FC"/>
    <w:p w14:paraId="52E58BAC" w14:textId="292842E1" w:rsidR="00791D07" w:rsidRDefault="000C4C0D" w:rsidP="00DC5C12">
      <w:pPr>
        <w:pStyle w:val="30"/>
      </w:pPr>
      <w:bookmarkStart w:id="63" w:name="_Ref512855032"/>
      <w:bookmarkStart w:id="64" w:name="_Toc8417111"/>
      <w:r>
        <w:rPr>
          <w:rFonts w:hint="eastAsia"/>
        </w:rPr>
        <w:t>システムの要求</w:t>
      </w:r>
      <w:bookmarkEnd w:id="63"/>
      <w:bookmarkEnd w:id="64"/>
    </w:p>
    <w:p w14:paraId="0DE4AAC6" w14:textId="2FE9BAB7" w:rsidR="00166A52" w:rsidRDefault="00075012">
      <w:r>
        <w:rPr>
          <w:rFonts w:hint="eastAsia"/>
        </w:rPr>
        <w:t> </w:t>
      </w:r>
      <w:r w:rsidR="00166A52">
        <w:br w:type="page"/>
      </w:r>
    </w:p>
    <w:p w14:paraId="0AECF59C" w14:textId="77777777" w:rsidR="00473BE0" w:rsidRDefault="00473BE0" w:rsidP="00473BE0"/>
    <w:p w14:paraId="3F97142D" w14:textId="21EDC629" w:rsidR="00473BE0" w:rsidRDefault="00473BE0">
      <w:r>
        <w:br w:type="page"/>
      </w:r>
    </w:p>
    <w:sectPr w:rsidR="00473BE0" w:rsidSect="000C4C0D">
      <w:pgSz w:w="23814" w:h="16839" w:orient="landscape" w:code="8"/>
      <w:pgMar w:top="1418" w:right="1588" w:bottom="1418" w:left="1588" w:header="794" w:footer="567"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669304" w14:textId="77777777" w:rsidR="00174588" w:rsidRDefault="00174588">
      <w:r>
        <w:separator/>
      </w:r>
    </w:p>
  </w:endnote>
  <w:endnote w:type="continuationSeparator" w:id="0">
    <w:p w14:paraId="724AE7E7" w14:textId="77777777" w:rsidR="00174588" w:rsidRDefault="001745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ＭＳ Ｐ明朝">
    <w:panose1 w:val="02020600040205080304"/>
    <w:charset w:val="80"/>
    <w:family w:val="roman"/>
    <w:pitch w:val="variable"/>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ｺﾞｼｯｸ">
    <w:altName w:val="游ゴシック"/>
    <w:panose1 w:val="020B0609070205080204"/>
    <w:charset w:val="80"/>
    <w:family w:val="modern"/>
    <w:notTrueType/>
    <w:pitch w:val="fixed"/>
    <w:sig w:usb0="00000001" w:usb1="08070000" w:usb2="00000010" w:usb3="00000000" w:csb0="00020000" w:csb1="00000000"/>
  </w:font>
  <w:font w:name="ＭＳ ゴシック">
    <w:altName w:val="MS Gothic"/>
    <w:panose1 w:val="020B06090702050802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FA ｺﾞｼｯｸ">
    <w:altName w:val="ＭＳ ゴシック"/>
    <w:panose1 w:val="00000000000000000000"/>
    <w:charset w:val="80"/>
    <w:family w:val="modern"/>
    <w:notTrueType/>
    <w:pitch w:val="fixed"/>
    <w:sig w:usb0="00000001" w:usb1="08070000" w:usb2="00000010" w:usb3="00000000" w:csb0="00020000" w:csb1="00000000"/>
  </w:font>
  <w:font w:name="Times">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57D1B4" w14:textId="77777777" w:rsidR="00892D23" w:rsidRPr="004423A9" w:rsidRDefault="00892D23" w:rsidP="004423A9">
    <w:pPr>
      <w:pStyle w:val="ab"/>
      <w:pBdr>
        <w:top w:val="single" w:sz="18" w:space="9" w:color="auto"/>
      </w:pBdr>
      <w:tabs>
        <w:tab w:val="clear" w:pos="8504"/>
        <w:tab w:val="right" w:pos="8429"/>
      </w:tabs>
      <w:spacing w:line="0" w:lineRule="atLeast"/>
      <w:ind w:left="-284" w:right="-567"/>
      <w:jc w:val="center"/>
      <w:rPr>
        <w:rFonts w:ascii="Arial" w:hAnsi="Arial" w:cs="Arial"/>
        <w:b/>
        <w:i/>
      </w:rPr>
    </w:pPr>
    <w:r w:rsidRPr="004423A9">
      <w:t xml:space="preserve"> </w:t>
    </w:r>
    <w:r w:rsidRPr="005679AE">
      <w:rPr>
        <w:rFonts w:ascii="Arial" w:hAnsi="Arial" w:cs="Arial"/>
        <w:b/>
        <w:i/>
      </w:rPr>
      <w:t xml:space="preserve">Page </w:t>
    </w:r>
    <w:r w:rsidRPr="005679AE">
      <w:rPr>
        <w:rFonts w:ascii="Arial" w:hAnsi="Arial" w:cs="Arial"/>
        <w:b/>
        <w:i/>
      </w:rPr>
      <w:fldChar w:fldCharType="begin"/>
    </w:r>
    <w:r w:rsidRPr="005679AE">
      <w:rPr>
        <w:rFonts w:ascii="Arial" w:hAnsi="Arial" w:cs="Arial"/>
        <w:b/>
        <w:i/>
      </w:rPr>
      <w:instrText xml:space="preserve"> PAGE </w:instrText>
    </w:r>
    <w:r w:rsidRPr="005679AE">
      <w:rPr>
        <w:rFonts w:ascii="Arial" w:hAnsi="Arial" w:cs="Arial"/>
        <w:b/>
        <w:i/>
      </w:rPr>
      <w:fldChar w:fldCharType="separate"/>
    </w:r>
    <w:r w:rsidR="001D25F0">
      <w:rPr>
        <w:rFonts w:ascii="Arial" w:hAnsi="Arial" w:cs="Arial"/>
        <w:b/>
        <w:i/>
        <w:noProof/>
      </w:rPr>
      <w:t>15</w:t>
    </w:r>
    <w:r w:rsidRPr="005679AE">
      <w:rPr>
        <w:rFonts w:ascii="Arial" w:hAnsi="Arial" w:cs="Arial"/>
        <w:b/>
        <w:i/>
      </w:rPr>
      <w:fldChar w:fldCharType="end"/>
    </w:r>
    <w:r>
      <w:rPr>
        <w:rFonts w:ascii="Arial" w:hAnsi="Arial" w:cs="Arial"/>
        <w:b/>
        <w:i/>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EC1BA5" w14:textId="77777777" w:rsidR="00174588" w:rsidRDefault="00174588">
      <w:r>
        <w:separator/>
      </w:r>
    </w:p>
  </w:footnote>
  <w:footnote w:type="continuationSeparator" w:id="0">
    <w:p w14:paraId="420DF134" w14:textId="77777777" w:rsidR="00174588" w:rsidRDefault="0017458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CCB036" w14:textId="77777777" w:rsidR="00892D23" w:rsidRDefault="00892D23"/>
  <w:p w14:paraId="4490C848" w14:textId="77777777" w:rsidR="00892D23" w:rsidRDefault="00892D23"/>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E8F779" w14:textId="495D6B23" w:rsidR="00892D23" w:rsidRDefault="00892D23" w:rsidP="008159F9">
    <w:pPr>
      <w:pStyle w:val="aa"/>
      <w:pBdr>
        <w:bottom w:val="thinThickSmallGap" w:sz="24" w:space="1" w:color="auto"/>
      </w:pBdr>
      <w:tabs>
        <w:tab w:val="clear" w:pos="4252"/>
        <w:tab w:val="clear" w:pos="8504"/>
        <w:tab w:val="center" w:pos="4254"/>
        <w:tab w:val="right" w:pos="8429"/>
      </w:tabs>
      <w:spacing w:line="0" w:lineRule="atLeast"/>
      <w:ind w:left="-284" w:right="-567"/>
      <w:jc w:val="right"/>
    </w:pPr>
    <w:r>
      <w:rPr>
        <w:rFonts w:ascii="Arial" w:eastAsia="FA ｺﾞｼｯｸ" w:hAnsi="Arial"/>
        <w:b/>
        <w:i/>
      </w:rPr>
      <w:t>Apr</w:t>
    </w:r>
    <w:r>
      <w:rPr>
        <w:rFonts w:ascii="Arial" w:eastAsia="FA ｺﾞｼｯｸ" w:hAnsi="Arial" w:hint="eastAsia"/>
        <w:b/>
        <w:i/>
      </w:rPr>
      <w:t xml:space="preserve"> 6,</w:t>
    </w:r>
    <w:r>
      <w:rPr>
        <w:rFonts w:ascii="Arial" w:eastAsia="FA ｺﾞｼｯｸ" w:hAnsi="Arial"/>
        <w:b/>
        <w:i/>
      </w:rPr>
      <w:t>2019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46E05D12"/>
    <w:lvl w:ilvl="0">
      <w:start w:val="1"/>
      <w:numFmt w:val="decimal"/>
      <w:pStyle w:val="5"/>
      <w:lvlText w:val="%1."/>
      <w:lvlJc w:val="left"/>
      <w:pPr>
        <w:tabs>
          <w:tab w:val="num" w:pos="2061"/>
        </w:tabs>
        <w:ind w:left="2061" w:hanging="360"/>
      </w:pPr>
    </w:lvl>
  </w:abstractNum>
  <w:abstractNum w:abstractNumId="1">
    <w:nsid w:val="FFFFFF7D"/>
    <w:multiLevelType w:val="singleLevel"/>
    <w:tmpl w:val="8BCA6C76"/>
    <w:lvl w:ilvl="0">
      <w:start w:val="1"/>
      <w:numFmt w:val="decimal"/>
      <w:pStyle w:val="4"/>
      <w:lvlText w:val="%1."/>
      <w:lvlJc w:val="left"/>
      <w:pPr>
        <w:tabs>
          <w:tab w:val="num" w:pos="1636"/>
        </w:tabs>
        <w:ind w:left="1636" w:hanging="360"/>
      </w:pPr>
    </w:lvl>
  </w:abstractNum>
  <w:abstractNum w:abstractNumId="2">
    <w:nsid w:val="FFFFFF7E"/>
    <w:multiLevelType w:val="singleLevel"/>
    <w:tmpl w:val="871828CE"/>
    <w:lvl w:ilvl="0">
      <w:start w:val="1"/>
      <w:numFmt w:val="decimal"/>
      <w:pStyle w:val="3"/>
      <w:lvlText w:val="%1."/>
      <w:lvlJc w:val="left"/>
      <w:pPr>
        <w:tabs>
          <w:tab w:val="num" w:pos="1211"/>
        </w:tabs>
        <w:ind w:left="1211" w:hanging="360"/>
      </w:pPr>
    </w:lvl>
  </w:abstractNum>
  <w:abstractNum w:abstractNumId="3">
    <w:nsid w:val="FFFFFF7F"/>
    <w:multiLevelType w:val="singleLevel"/>
    <w:tmpl w:val="51907520"/>
    <w:lvl w:ilvl="0">
      <w:start w:val="1"/>
      <w:numFmt w:val="decimal"/>
      <w:pStyle w:val="2"/>
      <w:lvlText w:val="%1."/>
      <w:lvlJc w:val="left"/>
      <w:pPr>
        <w:tabs>
          <w:tab w:val="num" w:pos="785"/>
        </w:tabs>
        <w:ind w:left="785" w:hanging="360"/>
      </w:pPr>
    </w:lvl>
  </w:abstractNum>
  <w:abstractNum w:abstractNumId="4">
    <w:nsid w:val="FFFFFF80"/>
    <w:multiLevelType w:val="singleLevel"/>
    <w:tmpl w:val="569C07BC"/>
    <w:lvl w:ilvl="0">
      <w:start w:val="1"/>
      <w:numFmt w:val="bullet"/>
      <w:pStyle w:val="50"/>
      <w:lvlText w:val=""/>
      <w:lvlJc w:val="left"/>
      <w:pPr>
        <w:tabs>
          <w:tab w:val="num" w:pos="2061"/>
        </w:tabs>
        <w:ind w:left="2061" w:hanging="360"/>
      </w:pPr>
      <w:rPr>
        <w:rFonts w:ascii="Wingdings" w:hAnsi="Wingdings" w:hint="default"/>
      </w:rPr>
    </w:lvl>
  </w:abstractNum>
  <w:abstractNum w:abstractNumId="5">
    <w:nsid w:val="FFFFFF81"/>
    <w:multiLevelType w:val="singleLevel"/>
    <w:tmpl w:val="B5565580"/>
    <w:lvl w:ilvl="0">
      <w:start w:val="1"/>
      <w:numFmt w:val="bullet"/>
      <w:pStyle w:val="40"/>
      <w:lvlText w:val=""/>
      <w:lvlJc w:val="left"/>
      <w:pPr>
        <w:tabs>
          <w:tab w:val="num" w:pos="1636"/>
        </w:tabs>
        <w:ind w:left="1636" w:hanging="360"/>
      </w:pPr>
      <w:rPr>
        <w:rFonts w:ascii="Wingdings" w:hAnsi="Wingdings" w:hint="default"/>
      </w:rPr>
    </w:lvl>
  </w:abstractNum>
  <w:abstractNum w:abstractNumId="6">
    <w:nsid w:val="FFFFFF88"/>
    <w:multiLevelType w:val="singleLevel"/>
    <w:tmpl w:val="15E07E96"/>
    <w:lvl w:ilvl="0">
      <w:start w:val="1"/>
      <w:numFmt w:val="decimal"/>
      <w:pStyle w:val="a"/>
      <w:lvlText w:val="%1."/>
      <w:lvlJc w:val="left"/>
      <w:pPr>
        <w:tabs>
          <w:tab w:val="num" w:pos="17489"/>
        </w:tabs>
        <w:ind w:left="17489" w:hanging="360"/>
      </w:pPr>
    </w:lvl>
  </w:abstractNum>
  <w:abstractNum w:abstractNumId="7">
    <w:nsid w:val="FFFFFF89"/>
    <w:multiLevelType w:val="singleLevel"/>
    <w:tmpl w:val="119CEF1A"/>
    <w:lvl w:ilvl="0">
      <w:start w:val="1"/>
      <w:numFmt w:val="bullet"/>
      <w:pStyle w:val="a0"/>
      <w:lvlText w:val=""/>
      <w:lvlJc w:val="left"/>
      <w:pPr>
        <w:tabs>
          <w:tab w:val="num" w:pos="360"/>
        </w:tabs>
        <w:ind w:left="360" w:hanging="360"/>
      </w:pPr>
      <w:rPr>
        <w:rFonts w:ascii="Wingdings" w:hAnsi="Wingdings" w:hint="default"/>
      </w:rPr>
    </w:lvl>
  </w:abstractNum>
  <w:abstractNum w:abstractNumId="8">
    <w:nsid w:val="FFFFFFFE"/>
    <w:multiLevelType w:val="singleLevel"/>
    <w:tmpl w:val="D70EB834"/>
    <w:lvl w:ilvl="0">
      <w:start w:val="1"/>
      <w:numFmt w:val="bullet"/>
      <w:pStyle w:val="a1"/>
      <w:lvlText w:val=""/>
      <w:lvlJc w:val="left"/>
      <w:pPr>
        <w:tabs>
          <w:tab w:val="num" w:pos="720"/>
        </w:tabs>
        <w:ind w:left="227" w:hanging="227"/>
      </w:pPr>
      <w:rPr>
        <w:rFonts w:ascii="Wingdings" w:hAnsi="Wingdings" w:hint="default"/>
      </w:rPr>
    </w:lvl>
  </w:abstractNum>
  <w:abstractNum w:abstractNumId="9">
    <w:nsid w:val="00277525"/>
    <w:multiLevelType w:val="hybridMultilevel"/>
    <w:tmpl w:val="ABA68AC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nsid w:val="0A0E7606"/>
    <w:multiLevelType w:val="singleLevel"/>
    <w:tmpl w:val="08C49326"/>
    <w:lvl w:ilvl="0">
      <w:start w:val="1"/>
      <w:numFmt w:val="bullet"/>
      <w:pStyle w:val="1"/>
      <w:lvlText w:val=""/>
      <w:lvlJc w:val="left"/>
      <w:pPr>
        <w:tabs>
          <w:tab w:val="num" w:pos="425"/>
        </w:tabs>
        <w:ind w:left="425" w:hanging="425"/>
      </w:pPr>
      <w:rPr>
        <w:rFonts w:ascii="Wingdings" w:hAnsi="Wingdings" w:hint="default"/>
      </w:rPr>
    </w:lvl>
  </w:abstractNum>
  <w:abstractNum w:abstractNumId="11">
    <w:nsid w:val="193B1E3F"/>
    <w:multiLevelType w:val="hybridMultilevel"/>
    <w:tmpl w:val="23A857C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1CAE65F2"/>
    <w:multiLevelType w:val="hybridMultilevel"/>
    <w:tmpl w:val="75325B1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nsid w:val="21A56675"/>
    <w:multiLevelType w:val="hybridMultilevel"/>
    <w:tmpl w:val="D444F70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nsid w:val="238E2A76"/>
    <w:multiLevelType w:val="hybridMultilevel"/>
    <w:tmpl w:val="72AA768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nsid w:val="2F256113"/>
    <w:multiLevelType w:val="hybridMultilevel"/>
    <w:tmpl w:val="E7264DEC"/>
    <w:lvl w:ilvl="0" w:tplc="D9309FC0">
      <w:start w:val="1"/>
      <w:numFmt w:val="bullet"/>
      <w:lvlText w:val=""/>
      <w:lvlJc w:val="left"/>
      <w:pPr>
        <w:tabs>
          <w:tab w:val="num" w:pos="840"/>
        </w:tabs>
        <w:ind w:left="840" w:hanging="420"/>
      </w:pPr>
      <w:rPr>
        <w:rFonts w:ascii="Wingdings" w:hAnsi="Wingdings" w:hint="default"/>
      </w:rPr>
    </w:lvl>
    <w:lvl w:ilvl="1" w:tplc="217A96A0">
      <w:start w:val="1"/>
      <w:numFmt w:val="bullet"/>
      <w:lvlText w:val=""/>
      <w:lvlJc w:val="left"/>
      <w:pPr>
        <w:tabs>
          <w:tab w:val="num" w:pos="840"/>
        </w:tabs>
        <w:ind w:left="840" w:hanging="420"/>
      </w:pPr>
      <w:rPr>
        <w:rFonts w:ascii="Wingdings" w:hAnsi="Wingdings" w:hint="default"/>
      </w:rPr>
    </w:lvl>
    <w:lvl w:ilvl="2" w:tplc="2410BD0E">
      <w:start w:val="1"/>
      <w:numFmt w:val="bullet"/>
      <w:lvlText w:val=""/>
      <w:lvlJc w:val="left"/>
      <w:pPr>
        <w:tabs>
          <w:tab w:val="num" w:pos="1260"/>
        </w:tabs>
        <w:ind w:left="1260" w:hanging="420"/>
      </w:pPr>
      <w:rPr>
        <w:rFonts w:ascii="Wingdings" w:hAnsi="Wingdings" w:hint="default"/>
      </w:rPr>
    </w:lvl>
    <w:lvl w:ilvl="3" w:tplc="620A9B1A">
      <w:start w:val="1"/>
      <w:numFmt w:val="bullet"/>
      <w:lvlText w:val=""/>
      <w:lvlJc w:val="left"/>
      <w:pPr>
        <w:tabs>
          <w:tab w:val="num" w:pos="1680"/>
        </w:tabs>
        <w:ind w:left="1680" w:hanging="420"/>
      </w:pPr>
      <w:rPr>
        <w:rFonts w:ascii="Wingdings" w:hAnsi="Wingdings" w:hint="default"/>
      </w:rPr>
    </w:lvl>
    <w:lvl w:ilvl="4" w:tplc="D67846A2" w:tentative="1">
      <w:start w:val="1"/>
      <w:numFmt w:val="bullet"/>
      <w:lvlText w:val=""/>
      <w:lvlJc w:val="left"/>
      <w:pPr>
        <w:tabs>
          <w:tab w:val="num" w:pos="2100"/>
        </w:tabs>
        <w:ind w:left="2100" w:hanging="420"/>
      </w:pPr>
      <w:rPr>
        <w:rFonts w:ascii="Wingdings" w:hAnsi="Wingdings" w:hint="default"/>
      </w:rPr>
    </w:lvl>
    <w:lvl w:ilvl="5" w:tplc="11EA862C" w:tentative="1">
      <w:start w:val="1"/>
      <w:numFmt w:val="bullet"/>
      <w:lvlText w:val=""/>
      <w:lvlJc w:val="left"/>
      <w:pPr>
        <w:tabs>
          <w:tab w:val="num" w:pos="2520"/>
        </w:tabs>
        <w:ind w:left="2520" w:hanging="420"/>
      </w:pPr>
      <w:rPr>
        <w:rFonts w:ascii="Wingdings" w:hAnsi="Wingdings" w:hint="default"/>
      </w:rPr>
    </w:lvl>
    <w:lvl w:ilvl="6" w:tplc="D5ACBB48" w:tentative="1">
      <w:start w:val="1"/>
      <w:numFmt w:val="bullet"/>
      <w:lvlText w:val=""/>
      <w:lvlJc w:val="left"/>
      <w:pPr>
        <w:tabs>
          <w:tab w:val="num" w:pos="2940"/>
        </w:tabs>
        <w:ind w:left="2940" w:hanging="420"/>
      </w:pPr>
      <w:rPr>
        <w:rFonts w:ascii="Wingdings" w:hAnsi="Wingdings" w:hint="default"/>
      </w:rPr>
    </w:lvl>
    <w:lvl w:ilvl="7" w:tplc="2A16DB4E" w:tentative="1">
      <w:start w:val="1"/>
      <w:numFmt w:val="bullet"/>
      <w:lvlText w:val=""/>
      <w:lvlJc w:val="left"/>
      <w:pPr>
        <w:tabs>
          <w:tab w:val="num" w:pos="3360"/>
        </w:tabs>
        <w:ind w:left="3360" w:hanging="420"/>
      </w:pPr>
      <w:rPr>
        <w:rFonts w:ascii="Wingdings" w:hAnsi="Wingdings" w:hint="default"/>
      </w:rPr>
    </w:lvl>
    <w:lvl w:ilvl="8" w:tplc="DCB0CD74" w:tentative="1">
      <w:start w:val="1"/>
      <w:numFmt w:val="bullet"/>
      <w:lvlText w:val=""/>
      <w:lvlJc w:val="left"/>
      <w:pPr>
        <w:tabs>
          <w:tab w:val="num" w:pos="3780"/>
        </w:tabs>
        <w:ind w:left="3780" w:hanging="420"/>
      </w:pPr>
      <w:rPr>
        <w:rFonts w:ascii="Wingdings" w:hAnsi="Wingdings" w:hint="default"/>
      </w:rPr>
    </w:lvl>
  </w:abstractNum>
  <w:abstractNum w:abstractNumId="16">
    <w:nsid w:val="361632BB"/>
    <w:multiLevelType w:val="hybridMultilevel"/>
    <w:tmpl w:val="C9B47460"/>
    <w:lvl w:ilvl="0" w:tplc="DE7CE85C">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419B2692"/>
    <w:multiLevelType w:val="hybridMultilevel"/>
    <w:tmpl w:val="ADC85EB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nsid w:val="4D101687"/>
    <w:multiLevelType w:val="hybridMultilevel"/>
    <w:tmpl w:val="A5C8701E"/>
    <w:lvl w:ilvl="0" w:tplc="687A9934">
      <w:start w:val="1"/>
      <w:numFmt w:val="bullet"/>
      <w:lvlText w:val=""/>
      <w:lvlJc w:val="left"/>
      <w:pPr>
        <w:tabs>
          <w:tab w:val="num" w:pos="1260"/>
        </w:tabs>
        <w:ind w:left="1260" w:hanging="420"/>
      </w:pPr>
      <w:rPr>
        <w:rFonts w:ascii="Wingdings" w:hAnsi="Wingdings" w:hint="default"/>
      </w:rPr>
    </w:lvl>
    <w:lvl w:ilvl="1" w:tplc="0409000B">
      <w:start w:val="1"/>
      <w:numFmt w:val="bullet"/>
      <w:lvlText w:val=""/>
      <w:lvlJc w:val="left"/>
      <w:pPr>
        <w:tabs>
          <w:tab w:val="num" w:pos="1260"/>
        </w:tabs>
        <w:ind w:left="1260" w:hanging="420"/>
      </w:pPr>
      <w:rPr>
        <w:rFonts w:ascii="Wingdings" w:hAnsi="Wingdings" w:hint="default"/>
      </w:rPr>
    </w:lvl>
    <w:lvl w:ilvl="2" w:tplc="0409000D"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B" w:tentative="1">
      <w:start w:val="1"/>
      <w:numFmt w:val="bullet"/>
      <w:lvlText w:val=""/>
      <w:lvlJc w:val="left"/>
      <w:pPr>
        <w:tabs>
          <w:tab w:val="num" w:pos="2520"/>
        </w:tabs>
        <w:ind w:left="2520" w:hanging="420"/>
      </w:pPr>
      <w:rPr>
        <w:rFonts w:ascii="Wingdings" w:hAnsi="Wingdings" w:hint="default"/>
      </w:rPr>
    </w:lvl>
    <w:lvl w:ilvl="5" w:tplc="0409000D"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B" w:tentative="1">
      <w:start w:val="1"/>
      <w:numFmt w:val="bullet"/>
      <w:lvlText w:val=""/>
      <w:lvlJc w:val="left"/>
      <w:pPr>
        <w:tabs>
          <w:tab w:val="num" w:pos="3780"/>
        </w:tabs>
        <w:ind w:left="3780" w:hanging="420"/>
      </w:pPr>
      <w:rPr>
        <w:rFonts w:ascii="Wingdings" w:hAnsi="Wingdings" w:hint="default"/>
      </w:rPr>
    </w:lvl>
    <w:lvl w:ilvl="8" w:tplc="0409000D" w:tentative="1">
      <w:start w:val="1"/>
      <w:numFmt w:val="bullet"/>
      <w:lvlText w:val=""/>
      <w:lvlJc w:val="left"/>
      <w:pPr>
        <w:tabs>
          <w:tab w:val="num" w:pos="4200"/>
        </w:tabs>
        <w:ind w:left="4200" w:hanging="420"/>
      </w:pPr>
      <w:rPr>
        <w:rFonts w:ascii="Wingdings" w:hAnsi="Wingdings" w:hint="default"/>
      </w:rPr>
    </w:lvl>
  </w:abstractNum>
  <w:abstractNum w:abstractNumId="19">
    <w:nsid w:val="4DF73BE2"/>
    <w:multiLevelType w:val="hybridMultilevel"/>
    <w:tmpl w:val="0804C3F8"/>
    <w:lvl w:ilvl="0" w:tplc="687A9934">
      <w:numFmt w:val="bullet"/>
      <w:pStyle w:val="a2"/>
      <w:lvlText w:val="・"/>
      <w:lvlJc w:val="left"/>
      <w:pPr>
        <w:tabs>
          <w:tab w:val="num" w:pos="330"/>
        </w:tabs>
        <w:ind w:left="330" w:hanging="165"/>
      </w:pPr>
      <w:rPr>
        <w:rFonts w:ascii="ＭＳ Ｐ明朝" w:hint="eastAsia"/>
      </w:rPr>
    </w:lvl>
    <w:lvl w:ilvl="1" w:tplc="0409000B">
      <w:start w:val="1"/>
      <w:numFmt w:val="decimal"/>
      <w:lvlText w:val="%2."/>
      <w:lvlJc w:val="left"/>
      <w:pPr>
        <w:tabs>
          <w:tab w:val="num" w:pos="945"/>
        </w:tabs>
        <w:ind w:left="945" w:hanging="360"/>
      </w:pPr>
      <w:rPr>
        <w:rFonts w:hint="eastAsia"/>
      </w:rPr>
    </w:lvl>
    <w:lvl w:ilvl="2" w:tplc="0409000D">
      <w:start w:val="1"/>
      <w:numFmt w:val="decimalFullWidth"/>
      <w:lvlText w:val="%3．"/>
      <w:lvlJc w:val="left"/>
      <w:pPr>
        <w:tabs>
          <w:tab w:val="num" w:pos="1365"/>
        </w:tabs>
        <w:ind w:left="1365" w:hanging="360"/>
      </w:pPr>
      <w:rPr>
        <w:rFonts w:hint="eastAsia"/>
      </w:rPr>
    </w:lvl>
    <w:lvl w:ilvl="3" w:tplc="04090001">
      <w:start w:val="1"/>
      <w:numFmt w:val="decimalEnclosedCircle"/>
      <w:lvlText w:val="%4"/>
      <w:lvlJc w:val="left"/>
      <w:pPr>
        <w:tabs>
          <w:tab w:val="num" w:pos="1785"/>
        </w:tabs>
        <w:ind w:left="1785" w:hanging="360"/>
      </w:pPr>
      <w:rPr>
        <w:rFonts w:hint="default"/>
      </w:rPr>
    </w:lvl>
    <w:lvl w:ilvl="4" w:tplc="0409000B">
      <w:start w:val="1"/>
      <w:numFmt w:val="aiueoFullWidth"/>
      <w:lvlText w:val="(%5)"/>
      <w:lvlJc w:val="left"/>
      <w:pPr>
        <w:tabs>
          <w:tab w:val="num" w:pos="2265"/>
        </w:tabs>
        <w:ind w:left="2265" w:hanging="420"/>
      </w:pPr>
    </w:lvl>
    <w:lvl w:ilvl="5" w:tplc="0409000D" w:tentative="1">
      <w:start w:val="1"/>
      <w:numFmt w:val="decimalEnclosedCircle"/>
      <w:lvlText w:val="%6"/>
      <w:lvlJc w:val="left"/>
      <w:pPr>
        <w:tabs>
          <w:tab w:val="num" w:pos="2685"/>
        </w:tabs>
        <w:ind w:left="2685" w:hanging="420"/>
      </w:pPr>
    </w:lvl>
    <w:lvl w:ilvl="6" w:tplc="04090001" w:tentative="1">
      <w:start w:val="1"/>
      <w:numFmt w:val="decimal"/>
      <w:lvlText w:val="%7."/>
      <w:lvlJc w:val="left"/>
      <w:pPr>
        <w:tabs>
          <w:tab w:val="num" w:pos="3105"/>
        </w:tabs>
        <w:ind w:left="3105" w:hanging="420"/>
      </w:pPr>
    </w:lvl>
    <w:lvl w:ilvl="7" w:tplc="0409000B" w:tentative="1">
      <w:start w:val="1"/>
      <w:numFmt w:val="aiueoFullWidth"/>
      <w:lvlText w:val="(%8)"/>
      <w:lvlJc w:val="left"/>
      <w:pPr>
        <w:tabs>
          <w:tab w:val="num" w:pos="3525"/>
        </w:tabs>
        <w:ind w:left="3525" w:hanging="420"/>
      </w:pPr>
    </w:lvl>
    <w:lvl w:ilvl="8" w:tplc="0409000D" w:tentative="1">
      <w:start w:val="1"/>
      <w:numFmt w:val="decimalEnclosedCircle"/>
      <w:lvlText w:val="%9"/>
      <w:lvlJc w:val="left"/>
      <w:pPr>
        <w:tabs>
          <w:tab w:val="num" w:pos="3945"/>
        </w:tabs>
        <w:ind w:left="3945" w:hanging="420"/>
      </w:pPr>
    </w:lvl>
  </w:abstractNum>
  <w:abstractNum w:abstractNumId="20">
    <w:nsid w:val="598620CE"/>
    <w:multiLevelType w:val="multilevel"/>
    <w:tmpl w:val="F000B398"/>
    <w:lvl w:ilvl="0">
      <w:start w:val="1"/>
      <w:numFmt w:val="decimal"/>
      <w:pStyle w:val="10"/>
      <w:lvlText w:val="%1"/>
      <w:lvlJc w:val="left"/>
      <w:pPr>
        <w:tabs>
          <w:tab w:val="num" w:pos="425"/>
        </w:tabs>
        <w:ind w:left="425" w:hanging="425"/>
      </w:pPr>
      <w:rPr>
        <w:rFonts w:hint="eastAsia"/>
      </w:rPr>
    </w:lvl>
    <w:lvl w:ilvl="1">
      <w:start w:val="1"/>
      <w:numFmt w:val="decimal"/>
      <w:pStyle w:val="20"/>
      <w:lvlText w:val="%1.%2"/>
      <w:lvlJc w:val="left"/>
      <w:pPr>
        <w:tabs>
          <w:tab w:val="num" w:pos="720"/>
        </w:tabs>
        <w:ind w:left="227" w:hanging="227"/>
      </w:pPr>
      <w:rPr>
        <w:rFonts w:hint="eastAsia"/>
      </w:rPr>
    </w:lvl>
    <w:lvl w:ilvl="2">
      <w:start w:val="1"/>
      <w:numFmt w:val="decimal"/>
      <w:pStyle w:val="30"/>
      <w:lvlText w:val="%1.%2.%3"/>
      <w:lvlJc w:val="left"/>
      <w:pPr>
        <w:tabs>
          <w:tab w:val="num" w:pos="1418"/>
        </w:tabs>
        <w:ind w:left="1418" w:hanging="567"/>
      </w:pPr>
      <w:rPr>
        <w:rFonts w:hint="eastAsia"/>
        <w:strike w:val="0"/>
      </w:rPr>
    </w:lvl>
    <w:lvl w:ilvl="3">
      <w:start w:val="1"/>
      <w:numFmt w:val="decimal"/>
      <w:pStyle w:val="41"/>
      <w:lvlText w:val="%1.%2.%3.%4"/>
      <w:lvlJc w:val="left"/>
      <w:pPr>
        <w:tabs>
          <w:tab w:val="num" w:pos="1984"/>
        </w:tabs>
        <w:ind w:left="1984" w:hanging="708"/>
      </w:pPr>
      <w:rPr>
        <w:rFonts w:hint="eastAsia"/>
      </w:rPr>
    </w:lvl>
    <w:lvl w:ilvl="4">
      <w:start w:val="1"/>
      <w:numFmt w:val="decimal"/>
      <w:pStyle w:val="51"/>
      <w:lvlText w:val="%1.%2.%3.%4.%5"/>
      <w:lvlJc w:val="left"/>
      <w:pPr>
        <w:tabs>
          <w:tab w:val="num" w:pos="2781"/>
        </w:tabs>
        <w:ind w:left="2551" w:hanging="850"/>
      </w:pPr>
      <w:rPr>
        <w:rFonts w:hint="eastAsia"/>
      </w:rPr>
    </w:lvl>
    <w:lvl w:ilvl="5">
      <w:start w:val="1"/>
      <w:numFmt w:val="decimal"/>
      <w:pStyle w:val="6"/>
      <w:lvlText w:val="%1.%2.%3.%4.%5.%6"/>
      <w:lvlJc w:val="left"/>
      <w:pPr>
        <w:tabs>
          <w:tab w:val="num" w:pos="3260"/>
        </w:tabs>
        <w:ind w:left="3260" w:hanging="1134"/>
      </w:pPr>
      <w:rPr>
        <w:rFonts w:hint="eastAsia"/>
      </w:rPr>
    </w:lvl>
    <w:lvl w:ilvl="6">
      <w:start w:val="1"/>
      <w:numFmt w:val="decimal"/>
      <w:pStyle w:val="7"/>
      <w:lvlText w:val="%1.%2.%3.%4.%5.%6.%7"/>
      <w:lvlJc w:val="left"/>
      <w:pPr>
        <w:tabs>
          <w:tab w:val="num" w:pos="3991"/>
        </w:tabs>
        <w:ind w:left="3827" w:hanging="1276"/>
      </w:pPr>
      <w:rPr>
        <w:rFonts w:hint="eastAsia"/>
      </w:rPr>
    </w:lvl>
    <w:lvl w:ilvl="7">
      <w:start w:val="1"/>
      <w:numFmt w:val="decimal"/>
      <w:pStyle w:val="8"/>
      <w:lvlText w:val="%1.%2.%3.%4.%5.%6.%7.%8"/>
      <w:lvlJc w:val="left"/>
      <w:pPr>
        <w:tabs>
          <w:tab w:val="num" w:pos="4776"/>
        </w:tabs>
        <w:ind w:left="4394" w:hanging="1418"/>
      </w:pPr>
      <w:rPr>
        <w:rFonts w:hint="eastAsia"/>
      </w:rPr>
    </w:lvl>
    <w:lvl w:ilvl="8">
      <w:start w:val="1"/>
      <w:numFmt w:val="decimal"/>
      <w:pStyle w:val="9"/>
      <w:lvlText w:val="%1.%2.%3.%4.%5.%6.%7.%8.%9"/>
      <w:lvlJc w:val="left"/>
      <w:pPr>
        <w:tabs>
          <w:tab w:val="num" w:pos="5202"/>
        </w:tabs>
        <w:ind w:left="5102" w:hanging="1700"/>
      </w:pPr>
      <w:rPr>
        <w:rFonts w:hint="eastAsia"/>
      </w:rPr>
    </w:lvl>
  </w:abstractNum>
  <w:abstractNum w:abstractNumId="21">
    <w:nsid w:val="5F1873EE"/>
    <w:multiLevelType w:val="hybridMultilevel"/>
    <w:tmpl w:val="7054D22A"/>
    <w:lvl w:ilvl="0" w:tplc="18608ADC">
      <w:numFmt w:val="bullet"/>
      <w:lvlText w:val="・"/>
      <w:lvlJc w:val="left"/>
      <w:pPr>
        <w:tabs>
          <w:tab w:val="num" w:pos="1390"/>
        </w:tabs>
        <w:ind w:left="1390" w:hanging="165"/>
      </w:pPr>
      <w:rPr>
        <w:rFonts w:ascii="ＭＳ Ｐ明朝" w:hint="eastAsia"/>
      </w:rPr>
    </w:lvl>
    <w:lvl w:ilvl="1" w:tplc="8B0CD896">
      <w:start w:val="1"/>
      <w:numFmt w:val="decimal"/>
      <w:lvlText w:val="%2."/>
      <w:lvlJc w:val="left"/>
      <w:pPr>
        <w:tabs>
          <w:tab w:val="num" w:pos="2005"/>
        </w:tabs>
        <w:ind w:left="2005" w:hanging="360"/>
      </w:pPr>
      <w:rPr>
        <w:rFonts w:hint="eastAsia"/>
      </w:rPr>
    </w:lvl>
    <w:lvl w:ilvl="2" w:tplc="7F88FC46">
      <w:start w:val="1"/>
      <w:numFmt w:val="decimalFullWidth"/>
      <w:lvlText w:val="%3．"/>
      <w:lvlJc w:val="left"/>
      <w:pPr>
        <w:tabs>
          <w:tab w:val="num" w:pos="2425"/>
        </w:tabs>
        <w:ind w:left="2425" w:hanging="360"/>
      </w:pPr>
      <w:rPr>
        <w:rFonts w:hint="eastAsia"/>
      </w:rPr>
    </w:lvl>
    <w:lvl w:ilvl="3" w:tplc="A9A21F20">
      <w:start w:val="1"/>
      <w:numFmt w:val="decimalEnclosedCircle"/>
      <w:lvlText w:val="%4"/>
      <w:lvlJc w:val="left"/>
      <w:pPr>
        <w:tabs>
          <w:tab w:val="num" w:pos="2845"/>
        </w:tabs>
        <w:ind w:left="2845" w:hanging="360"/>
      </w:pPr>
      <w:rPr>
        <w:rFonts w:hint="default"/>
      </w:rPr>
    </w:lvl>
    <w:lvl w:ilvl="4" w:tplc="9AA4EC86" w:tentative="1">
      <w:start w:val="1"/>
      <w:numFmt w:val="aiueoFullWidth"/>
      <w:lvlText w:val="(%5)"/>
      <w:lvlJc w:val="left"/>
      <w:pPr>
        <w:tabs>
          <w:tab w:val="num" w:pos="3325"/>
        </w:tabs>
        <w:ind w:left="3325" w:hanging="420"/>
      </w:pPr>
    </w:lvl>
    <w:lvl w:ilvl="5" w:tplc="9620B69C" w:tentative="1">
      <w:start w:val="1"/>
      <w:numFmt w:val="decimalEnclosedCircle"/>
      <w:lvlText w:val="%6"/>
      <w:lvlJc w:val="left"/>
      <w:pPr>
        <w:tabs>
          <w:tab w:val="num" w:pos="3745"/>
        </w:tabs>
        <w:ind w:left="3745" w:hanging="420"/>
      </w:pPr>
    </w:lvl>
    <w:lvl w:ilvl="6" w:tplc="36827B9C" w:tentative="1">
      <w:start w:val="1"/>
      <w:numFmt w:val="decimal"/>
      <w:lvlText w:val="%7."/>
      <w:lvlJc w:val="left"/>
      <w:pPr>
        <w:tabs>
          <w:tab w:val="num" w:pos="4165"/>
        </w:tabs>
        <w:ind w:left="4165" w:hanging="420"/>
      </w:pPr>
    </w:lvl>
    <w:lvl w:ilvl="7" w:tplc="AE5ED436" w:tentative="1">
      <w:start w:val="1"/>
      <w:numFmt w:val="aiueoFullWidth"/>
      <w:lvlText w:val="(%8)"/>
      <w:lvlJc w:val="left"/>
      <w:pPr>
        <w:tabs>
          <w:tab w:val="num" w:pos="4585"/>
        </w:tabs>
        <w:ind w:left="4585" w:hanging="420"/>
      </w:pPr>
    </w:lvl>
    <w:lvl w:ilvl="8" w:tplc="C63A27A4" w:tentative="1">
      <w:start w:val="1"/>
      <w:numFmt w:val="decimalEnclosedCircle"/>
      <w:lvlText w:val="%9"/>
      <w:lvlJc w:val="left"/>
      <w:pPr>
        <w:tabs>
          <w:tab w:val="num" w:pos="5005"/>
        </w:tabs>
        <w:ind w:left="5005" w:hanging="420"/>
      </w:pPr>
    </w:lvl>
  </w:abstractNum>
  <w:abstractNum w:abstractNumId="22">
    <w:nsid w:val="64FC6EB5"/>
    <w:multiLevelType w:val="hybridMultilevel"/>
    <w:tmpl w:val="C9DED50C"/>
    <w:lvl w:ilvl="0" w:tplc="FFFFFFFF">
      <w:start w:val="1"/>
      <w:numFmt w:val="bullet"/>
      <w:lvlText w:val=""/>
      <w:lvlJc w:val="left"/>
      <w:pPr>
        <w:tabs>
          <w:tab w:val="num" w:pos="1260"/>
        </w:tabs>
        <w:ind w:left="1260" w:hanging="420"/>
      </w:pPr>
      <w:rPr>
        <w:rFonts w:ascii="Wingdings" w:hAnsi="Wingdings" w:hint="default"/>
      </w:rPr>
    </w:lvl>
    <w:lvl w:ilvl="1" w:tplc="930A7A80" w:tentative="1">
      <w:start w:val="1"/>
      <w:numFmt w:val="bullet"/>
      <w:lvlText w:val=""/>
      <w:lvlJc w:val="left"/>
      <w:pPr>
        <w:tabs>
          <w:tab w:val="num" w:pos="1260"/>
        </w:tabs>
        <w:ind w:left="1260" w:hanging="420"/>
      </w:pPr>
      <w:rPr>
        <w:rFonts w:ascii="Wingdings" w:hAnsi="Wingdings" w:hint="default"/>
      </w:rPr>
    </w:lvl>
    <w:lvl w:ilvl="2" w:tplc="4CC2191A" w:tentative="1">
      <w:start w:val="1"/>
      <w:numFmt w:val="bullet"/>
      <w:lvlText w:val=""/>
      <w:lvlJc w:val="left"/>
      <w:pPr>
        <w:tabs>
          <w:tab w:val="num" w:pos="1680"/>
        </w:tabs>
        <w:ind w:left="1680" w:hanging="420"/>
      </w:pPr>
      <w:rPr>
        <w:rFonts w:ascii="Wingdings" w:hAnsi="Wingdings" w:hint="default"/>
      </w:rPr>
    </w:lvl>
    <w:lvl w:ilvl="3" w:tplc="730AA3F8" w:tentative="1">
      <w:start w:val="1"/>
      <w:numFmt w:val="bullet"/>
      <w:lvlText w:val=""/>
      <w:lvlJc w:val="left"/>
      <w:pPr>
        <w:tabs>
          <w:tab w:val="num" w:pos="2100"/>
        </w:tabs>
        <w:ind w:left="2100" w:hanging="420"/>
      </w:pPr>
      <w:rPr>
        <w:rFonts w:ascii="Wingdings" w:hAnsi="Wingdings" w:hint="default"/>
      </w:rPr>
    </w:lvl>
    <w:lvl w:ilvl="4" w:tplc="FFFFFFFF" w:tentative="1">
      <w:start w:val="1"/>
      <w:numFmt w:val="bullet"/>
      <w:lvlText w:val=""/>
      <w:lvlJc w:val="left"/>
      <w:pPr>
        <w:tabs>
          <w:tab w:val="num" w:pos="2520"/>
        </w:tabs>
        <w:ind w:left="2520" w:hanging="420"/>
      </w:pPr>
      <w:rPr>
        <w:rFonts w:ascii="Wingdings" w:hAnsi="Wingdings" w:hint="default"/>
      </w:rPr>
    </w:lvl>
    <w:lvl w:ilvl="5" w:tplc="FFFFFFFF" w:tentative="1">
      <w:start w:val="1"/>
      <w:numFmt w:val="bullet"/>
      <w:lvlText w:val=""/>
      <w:lvlJc w:val="left"/>
      <w:pPr>
        <w:tabs>
          <w:tab w:val="num" w:pos="2940"/>
        </w:tabs>
        <w:ind w:left="2940" w:hanging="420"/>
      </w:pPr>
      <w:rPr>
        <w:rFonts w:ascii="Wingdings" w:hAnsi="Wingdings" w:hint="default"/>
      </w:rPr>
    </w:lvl>
    <w:lvl w:ilvl="6" w:tplc="FFFFFFFF" w:tentative="1">
      <w:start w:val="1"/>
      <w:numFmt w:val="bullet"/>
      <w:lvlText w:val=""/>
      <w:lvlJc w:val="left"/>
      <w:pPr>
        <w:tabs>
          <w:tab w:val="num" w:pos="3360"/>
        </w:tabs>
        <w:ind w:left="3360" w:hanging="420"/>
      </w:pPr>
      <w:rPr>
        <w:rFonts w:ascii="Wingdings" w:hAnsi="Wingdings" w:hint="default"/>
      </w:rPr>
    </w:lvl>
    <w:lvl w:ilvl="7" w:tplc="FFFFFFFF" w:tentative="1">
      <w:start w:val="1"/>
      <w:numFmt w:val="bullet"/>
      <w:lvlText w:val=""/>
      <w:lvlJc w:val="left"/>
      <w:pPr>
        <w:tabs>
          <w:tab w:val="num" w:pos="3780"/>
        </w:tabs>
        <w:ind w:left="3780" w:hanging="420"/>
      </w:pPr>
      <w:rPr>
        <w:rFonts w:ascii="Wingdings" w:hAnsi="Wingdings" w:hint="default"/>
      </w:rPr>
    </w:lvl>
    <w:lvl w:ilvl="8" w:tplc="FFFFFFFF" w:tentative="1">
      <w:start w:val="1"/>
      <w:numFmt w:val="bullet"/>
      <w:lvlText w:val=""/>
      <w:lvlJc w:val="left"/>
      <w:pPr>
        <w:tabs>
          <w:tab w:val="num" w:pos="4200"/>
        </w:tabs>
        <w:ind w:left="4200" w:hanging="420"/>
      </w:pPr>
      <w:rPr>
        <w:rFonts w:ascii="Wingdings" w:hAnsi="Wingdings" w:hint="default"/>
      </w:rPr>
    </w:lvl>
  </w:abstractNum>
  <w:abstractNum w:abstractNumId="23">
    <w:nsid w:val="66B161D8"/>
    <w:multiLevelType w:val="hybridMultilevel"/>
    <w:tmpl w:val="E3CC8A12"/>
    <w:lvl w:ilvl="0" w:tplc="687A9934">
      <w:start w:val="1"/>
      <w:numFmt w:val="bullet"/>
      <w:lvlText w:val=""/>
      <w:lvlJc w:val="left"/>
      <w:pPr>
        <w:tabs>
          <w:tab w:val="num" w:pos="840"/>
        </w:tabs>
        <w:ind w:left="840" w:hanging="42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4">
    <w:nsid w:val="66B50760"/>
    <w:multiLevelType w:val="singleLevel"/>
    <w:tmpl w:val="979CBE12"/>
    <w:lvl w:ilvl="0">
      <w:start w:val="1"/>
      <w:numFmt w:val="bullet"/>
      <w:pStyle w:val="a3"/>
      <w:lvlText w:val=""/>
      <w:lvlJc w:val="left"/>
      <w:pPr>
        <w:tabs>
          <w:tab w:val="num" w:pos="360"/>
        </w:tabs>
        <w:ind w:left="227" w:hanging="227"/>
      </w:pPr>
      <w:rPr>
        <w:rFonts w:ascii="Wingdings" w:hAnsi="Wingdings" w:hint="default"/>
      </w:rPr>
    </w:lvl>
  </w:abstractNum>
  <w:abstractNum w:abstractNumId="25">
    <w:nsid w:val="7E9D198F"/>
    <w:multiLevelType w:val="hybridMultilevel"/>
    <w:tmpl w:val="C14AD49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20"/>
  </w:num>
  <w:num w:numId="2">
    <w:abstractNumId w:val="20"/>
  </w:num>
  <w:num w:numId="3">
    <w:abstractNumId w:val="24"/>
  </w:num>
  <w:num w:numId="4">
    <w:abstractNumId w:val="10"/>
  </w:num>
  <w:num w:numId="5">
    <w:abstractNumId w:val="8"/>
    <w:lvlOverride w:ilvl="0">
      <w:lvl w:ilvl="0">
        <w:start w:val="1"/>
        <w:numFmt w:val="bullet"/>
        <w:pStyle w:val="a1"/>
        <w:lvlText w:val=""/>
        <w:legacy w:legacy="1" w:legacySpace="0" w:legacyIndent="227"/>
        <w:lvlJc w:val="left"/>
        <w:pPr>
          <w:ind w:left="624" w:hanging="227"/>
        </w:pPr>
        <w:rPr>
          <w:rFonts w:ascii="Wingdings" w:hAnsi="Wingdings" w:hint="default"/>
        </w:rPr>
      </w:lvl>
    </w:lvlOverride>
  </w:num>
  <w:num w:numId="6">
    <w:abstractNumId w:val="7"/>
  </w:num>
  <w:num w:numId="7">
    <w:abstractNumId w:val="5"/>
  </w:num>
  <w:num w:numId="8">
    <w:abstractNumId w:val="4"/>
  </w:num>
  <w:num w:numId="9">
    <w:abstractNumId w:val="6"/>
  </w:num>
  <w:num w:numId="10">
    <w:abstractNumId w:val="3"/>
  </w:num>
  <w:num w:numId="11">
    <w:abstractNumId w:val="2"/>
  </w:num>
  <w:num w:numId="12">
    <w:abstractNumId w:val="1"/>
  </w:num>
  <w:num w:numId="13">
    <w:abstractNumId w:val="0"/>
  </w:num>
  <w:num w:numId="14">
    <w:abstractNumId w:val="8"/>
  </w:num>
  <w:num w:numId="15">
    <w:abstractNumId w:val="19"/>
  </w:num>
  <w:num w:numId="16">
    <w:abstractNumId w:val="21"/>
  </w:num>
  <w:num w:numId="17">
    <w:abstractNumId w:val="15"/>
  </w:num>
  <w:num w:numId="18">
    <w:abstractNumId w:val="23"/>
  </w:num>
  <w:num w:numId="19">
    <w:abstractNumId w:val="18"/>
  </w:num>
  <w:num w:numId="20">
    <w:abstractNumId w:val="22"/>
  </w:num>
  <w:num w:numId="21">
    <w:abstractNumId w:val="13"/>
  </w:num>
  <w:num w:numId="22">
    <w:abstractNumId w:val="16"/>
  </w:num>
  <w:num w:numId="23">
    <w:abstractNumId w:val="12"/>
  </w:num>
  <w:num w:numId="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num>
  <w:num w:numId="26">
    <w:abstractNumId w:val="9"/>
  </w:num>
  <w:num w:numId="27">
    <w:abstractNumId w:val="25"/>
  </w:num>
  <w:num w:numId="28">
    <w:abstractNumId w:val="11"/>
  </w:num>
  <w:num w:numId="29">
    <w:abstractNumId w:val="17"/>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ユーザー">
    <w15:presenceInfo w15:providerId="None" w15:userId="Microsoft Office ユーザー"/>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6"/>
  <w:bordersDoNotSurroundHeader/>
  <w:bordersDoNotSurroundFooter/>
  <w:hideSpellingErrors/>
  <w:activeWritingStyle w:appName="MSWord" w:lang="en-US" w:vendorID="8" w:dllVersion="513" w:checkStyle="1"/>
  <w:activeWritingStyle w:appName="MSWord" w:lang="ja-JP" w:vendorID="5" w:dllVersion="512" w:checkStyle="1"/>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839"/>
  <w:doNotHyphenateCaps/>
  <w:drawingGridHorizontalSpacing w:val="105"/>
  <w:drawingGridVerticalSpacing w:val="143"/>
  <w:displayHorizontalDrawingGridEvery w:val="2"/>
  <w:displayVerticalDrawingGridEvery w:val="2"/>
  <w:characterSpacingControl w:val="compressPunctuation"/>
  <w:noLineBreaksAfter w:lang="ja-JP" w:val="$([\{‘“〈《「『【〔＄（［｛｢￡￥"/>
  <w:noLineBreaksBefore w:lang="ja-JP" w:val="!%),.:;?]}°’”‰′″℃、。々〉》」』】〕゛゜ゝゞ・ヽヾ！％），．：；？］｝｡｣､･ﾞﾟ￠"/>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utoMarginAdjustment2" w:val="87.95 pt,2.9 pt"/>
    <w:docVar w:name="AutoMarginAdjustment3" w:val="80.54 pt,-4.47 pt"/>
    <w:docVar w:name="CharSpaceMode" w:val="0"/>
    <w:docVar w:name="HeaderDateTimeMode" w:val="11"/>
    <w:docVar w:name="HeaderDateTimeOpt" w:val="1"/>
    <w:docVar w:name="HeaderDocInfoMode" w:val="0"/>
    <w:docVar w:name="HeaderDocInfoOpt" w:val="0"/>
    <w:docVar w:name="HeaderPageNumberMode" w:val="21"/>
    <w:docVar w:name="OverlayMode" w:val="0"/>
    <w:docVar w:name="PageNUp" w:val="1"/>
  </w:docVars>
  <w:rsids>
    <w:rsidRoot w:val="0014524F"/>
    <w:rsid w:val="00000C04"/>
    <w:rsid w:val="00002544"/>
    <w:rsid w:val="0000284E"/>
    <w:rsid w:val="000029AC"/>
    <w:rsid w:val="00003E3F"/>
    <w:rsid w:val="000065D8"/>
    <w:rsid w:val="00011CC3"/>
    <w:rsid w:val="00014001"/>
    <w:rsid w:val="00020956"/>
    <w:rsid w:val="00021988"/>
    <w:rsid w:val="0002356F"/>
    <w:rsid w:val="00025643"/>
    <w:rsid w:val="000259FF"/>
    <w:rsid w:val="000272B4"/>
    <w:rsid w:val="00027478"/>
    <w:rsid w:val="0003060F"/>
    <w:rsid w:val="00032471"/>
    <w:rsid w:val="00033323"/>
    <w:rsid w:val="0003570C"/>
    <w:rsid w:val="00035DBF"/>
    <w:rsid w:val="00037B58"/>
    <w:rsid w:val="00041416"/>
    <w:rsid w:val="000423B5"/>
    <w:rsid w:val="00042498"/>
    <w:rsid w:val="00044A43"/>
    <w:rsid w:val="00044F89"/>
    <w:rsid w:val="00045CA0"/>
    <w:rsid w:val="00046C9D"/>
    <w:rsid w:val="00047D26"/>
    <w:rsid w:val="00052699"/>
    <w:rsid w:val="000553C2"/>
    <w:rsid w:val="00057EF2"/>
    <w:rsid w:val="00060983"/>
    <w:rsid w:val="00060A8F"/>
    <w:rsid w:val="00060D8C"/>
    <w:rsid w:val="000615A5"/>
    <w:rsid w:val="0006749C"/>
    <w:rsid w:val="00074F1C"/>
    <w:rsid w:val="00075012"/>
    <w:rsid w:val="000779C8"/>
    <w:rsid w:val="00090D2E"/>
    <w:rsid w:val="00090F91"/>
    <w:rsid w:val="00091732"/>
    <w:rsid w:val="0009440E"/>
    <w:rsid w:val="000958A0"/>
    <w:rsid w:val="0009629C"/>
    <w:rsid w:val="000A0375"/>
    <w:rsid w:val="000A0616"/>
    <w:rsid w:val="000A13D3"/>
    <w:rsid w:val="000A183B"/>
    <w:rsid w:val="000A2B4A"/>
    <w:rsid w:val="000A42F4"/>
    <w:rsid w:val="000A554F"/>
    <w:rsid w:val="000A7C50"/>
    <w:rsid w:val="000B0AB6"/>
    <w:rsid w:val="000B3F47"/>
    <w:rsid w:val="000B4062"/>
    <w:rsid w:val="000B4EAA"/>
    <w:rsid w:val="000C14A5"/>
    <w:rsid w:val="000C30C1"/>
    <w:rsid w:val="000C4C0D"/>
    <w:rsid w:val="000C5817"/>
    <w:rsid w:val="000C5FDB"/>
    <w:rsid w:val="000C757E"/>
    <w:rsid w:val="000D110D"/>
    <w:rsid w:val="000D578E"/>
    <w:rsid w:val="000D635E"/>
    <w:rsid w:val="000E258E"/>
    <w:rsid w:val="000E3567"/>
    <w:rsid w:val="000E45F3"/>
    <w:rsid w:val="000E7E5F"/>
    <w:rsid w:val="000F0D31"/>
    <w:rsid w:val="000F34D0"/>
    <w:rsid w:val="000F4753"/>
    <w:rsid w:val="000F7743"/>
    <w:rsid w:val="001009E2"/>
    <w:rsid w:val="00100F81"/>
    <w:rsid w:val="00104068"/>
    <w:rsid w:val="00104BF8"/>
    <w:rsid w:val="00106B5A"/>
    <w:rsid w:val="00110EC4"/>
    <w:rsid w:val="00116379"/>
    <w:rsid w:val="00122F44"/>
    <w:rsid w:val="001241FE"/>
    <w:rsid w:val="00125296"/>
    <w:rsid w:val="00125D99"/>
    <w:rsid w:val="001270C2"/>
    <w:rsid w:val="00131132"/>
    <w:rsid w:val="001333E6"/>
    <w:rsid w:val="001338C8"/>
    <w:rsid w:val="0013790F"/>
    <w:rsid w:val="00137D88"/>
    <w:rsid w:val="00143826"/>
    <w:rsid w:val="0014524F"/>
    <w:rsid w:val="00147532"/>
    <w:rsid w:val="00147DB8"/>
    <w:rsid w:val="00151702"/>
    <w:rsid w:val="00153696"/>
    <w:rsid w:val="001576C6"/>
    <w:rsid w:val="00160ECD"/>
    <w:rsid w:val="0016547D"/>
    <w:rsid w:val="00166A52"/>
    <w:rsid w:val="00171D4A"/>
    <w:rsid w:val="0017423A"/>
    <w:rsid w:val="00174588"/>
    <w:rsid w:val="00174AC7"/>
    <w:rsid w:val="001778E6"/>
    <w:rsid w:val="0018300D"/>
    <w:rsid w:val="001853D1"/>
    <w:rsid w:val="001856E5"/>
    <w:rsid w:val="001879E4"/>
    <w:rsid w:val="001920DB"/>
    <w:rsid w:val="00192F45"/>
    <w:rsid w:val="00193D78"/>
    <w:rsid w:val="00194C08"/>
    <w:rsid w:val="00195D73"/>
    <w:rsid w:val="0019753E"/>
    <w:rsid w:val="001A51EA"/>
    <w:rsid w:val="001A54C0"/>
    <w:rsid w:val="001A56E0"/>
    <w:rsid w:val="001A647E"/>
    <w:rsid w:val="001A6A23"/>
    <w:rsid w:val="001A6A59"/>
    <w:rsid w:val="001B199D"/>
    <w:rsid w:val="001B1C97"/>
    <w:rsid w:val="001B698A"/>
    <w:rsid w:val="001C0038"/>
    <w:rsid w:val="001C192C"/>
    <w:rsid w:val="001D0A9F"/>
    <w:rsid w:val="001D23F1"/>
    <w:rsid w:val="001D25F0"/>
    <w:rsid w:val="001D44B7"/>
    <w:rsid w:val="001D50E3"/>
    <w:rsid w:val="001E04F1"/>
    <w:rsid w:val="001E1C41"/>
    <w:rsid w:val="001E2264"/>
    <w:rsid w:val="001E6A9E"/>
    <w:rsid w:val="001E6BFA"/>
    <w:rsid w:val="001E6E99"/>
    <w:rsid w:val="001F48CA"/>
    <w:rsid w:val="00203431"/>
    <w:rsid w:val="0020437D"/>
    <w:rsid w:val="00204A1E"/>
    <w:rsid w:val="00206D50"/>
    <w:rsid w:val="0020713D"/>
    <w:rsid w:val="00207395"/>
    <w:rsid w:val="00207A06"/>
    <w:rsid w:val="002121A5"/>
    <w:rsid w:val="002143AE"/>
    <w:rsid w:val="002222C8"/>
    <w:rsid w:val="00225279"/>
    <w:rsid w:val="002252DA"/>
    <w:rsid w:val="00230628"/>
    <w:rsid w:val="002332FB"/>
    <w:rsid w:val="0024107F"/>
    <w:rsid w:val="0024232F"/>
    <w:rsid w:val="00243A3E"/>
    <w:rsid w:val="00246263"/>
    <w:rsid w:val="00250CD7"/>
    <w:rsid w:val="00253EA1"/>
    <w:rsid w:val="00255D36"/>
    <w:rsid w:val="00256BDA"/>
    <w:rsid w:val="00262406"/>
    <w:rsid w:val="00264072"/>
    <w:rsid w:val="0026455E"/>
    <w:rsid w:val="002704E8"/>
    <w:rsid w:val="00270DB1"/>
    <w:rsid w:val="00274DE2"/>
    <w:rsid w:val="00277983"/>
    <w:rsid w:val="0028020B"/>
    <w:rsid w:val="00280F8C"/>
    <w:rsid w:val="00282ED9"/>
    <w:rsid w:val="0028644F"/>
    <w:rsid w:val="00286DF3"/>
    <w:rsid w:val="002957E6"/>
    <w:rsid w:val="0029598E"/>
    <w:rsid w:val="002A1F32"/>
    <w:rsid w:val="002A30A5"/>
    <w:rsid w:val="002A37A7"/>
    <w:rsid w:val="002A382D"/>
    <w:rsid w:val="002B0E8D"/>
    <w:rsid w:val="002B13BD"/>
    <w:rsid w:val="002B19D7"/>
    <w:rsid w:val="002B3E80"/>
    <w:rsid w:val="002B4C12"/>
    <w:rsid w:val="002B4D7F"/>
    <w:rsid w:val="002B4FE0"/>
    <w:rsid w:val="002B5772"/>
    <w:rsid w:val="002C211C"/>
    <w:rsid w:val="002C22A6"/>
    <w:rsid w:val="002C4C08"/>
    <w:rsid w:val="002C4E75"/>
    <w:rsid w:val="002C6A4F"/>
    <w:rsid w:val="002C78A1"/>
    <w:rsid w:val="002D11BF"/>
    <w:rsid w:val="002D20C7"/>
    <w:rsid w:val="002D45DD"/>
    <w:rsid w:val="002D4831"/>
    <w:rsid w:val="002D4EA8"/>
    <w:rsid w:val="002D52BC"/>
    <w:rsid w:val="002E03B7"/>
    <w:rsid w:val="002E292E"/>
    <w:rsid w:val="002E4B55"/>
    <w:rsid w:val="002E5C27"/>
    <w:rsid w:val="002F0715"/>
    <w:rsid w:val="002F271C"/>
    <w:rsid w:val="002F28C1"/>
    <w:rsid w:val="002F481C"/>
    <w:rsid w:val="002F48C8"/>
    <w:rsid w:val="002F4DC1"/>
    <w:rsid w:val="00300A33"/>
    <w:rsid w:val="00302537"/>
    <w:rsid w:val="00304DAD"/>
    <w:rsid w:val="00306A96"/>
    <w:rsid w:val="00311521"/>
    <w:rsid w:val="003162BC"/>
    <w:rsid w:val="003168F0"/>
    <w:rsid w:val="00324CAF"/>
    <w:rsid w:val="00325107"/>
    <w:rsid w:val="00325942"/>
    <w:rsid w:val="00331095"/>
    <w:rsid w:val="003320DB"/>
    <w:rsid w:val="003330D6"/>
    <w:rsid w:val="003370AD"/>
    <w:rsid w:val="00342558"/>
    <w:rsid w:val="00344048"/>
    <w:rsid w:val="003512C1"/>
    <w:rsid w:val="00356619"/>
    <w:rsid w:val="003617F2"/>
    <w:rsid w:val="003652A6"/>
    <w:rsid w:val="00365BC3"/>
    <w:rsid w:val="003700C2"/>
    <w:rsid w:val="0039311B"/>
    <w:rsid w:val="00394BCE"/>
    <w:rsid w:val="003952E0"/>
    <w:rsid w:val="00395820"/>
    <w:rsid w:val="00396FFB"/>
    <w:rsid w:val="003A53E8"/>
    <w:rsid w:val="003A6562"/>
    <w:rsid w:val="003B059B"/>
    <w:rsid w:val="003B4250"/>
    <w:rsid w:val="003B6A8F"/>
    <w:rsid w:val="003B7016"/>
    <w:rsid w:val="003C08C6"/>
    <w:rsid w:val="003C0EA3"/>
    <w:rsid w:val="003C2EFC"/>
    <w:rsid w:val="003C440C"/>
    <w:rsid w:val="003C69C4"/>
    <w:rsid w:val="003C6C1A"/>
    <w:rsid w:val="003C7438"/>
    <w:rsid w:val="003D0423"/>
    <w:rsid w:val="003D208E"/>
    <w:rsid w:val="003D28AD"/>
    <w:rsid w:val="003D3D45"/>
    <w:rsid w:val="003D60E2"/>
    <w:rsid w:val="003D6C8D"/>
    <w:rsid w:val="003E0194"/>
    <w:rsid w:val="003E1E3A"/>
    <w:rsid w:val="003E24B8"/>
    <w:rsid w:val="003E40DA"/>
    <w:rsid w:val="003E6D48"/>
    <w:rsid w:val="003E793A"/>
    <w:rsid w:val="003F10F1"/>
    <w:rsid w:val="003F12EA"/>
    <w:rsid w:val="003F2256"/>
    <w:rsid w:val="003F287E"/>
    <w:rsid w:val="003F398E"/>
    <w:rsid w:val="003F3E1A"/>
    <w:rsid w:val="003F43C1"/>
    <w:rsid w:val="003F4BB4"/>
    <w:rsid w:val="003F540C"/>
    <w:rsid w:val="003F5E0E"/>
    <w:rsid w:val="003F70F1"/>
    <w:rsid w:val="003F7B35"/>
    <w:rsid w:val="004034F1"/>
    <w:rsid w:val="00406638"/>
    <w:rsid w:val="004077BE"/>
    <w:rsid w:val="004100F6"/>
    <w:rsid w:val="004134B1"/>
    <w:rsid w:val="0041507A"/>
    <w:rsid w:val="00415792"/>
    <w:rsid w:val="00415C0F"/>
    <w:rsid w:val="00422B1A"/>
    <w:rsid w:val="00424595"/>
    <w:rsid w:val="0043138A"/>
    <w:rsid w:val="00431558"/>
    <w:rsid w:val="00440626"/>
    <w:rsid w:val="00441741"/>
    <w:rsid w:val="004423A9"/>
    <w:rsid w:val="0044300D"/>
    <w:rsid w:val="004453C9"/>
    <w:rsid w:val="00450665"/>
    <w:rsid w:val="00450C23"/>
    <w:rsid w:val="00451172"/>
    <w:rsid w:val="00451FC9"/>
    <w:rsid w:val="00454C46"/>
    <w:rsid w:val="004559D8"/>
    <w:rsid w:val="00455B70"/>
    <w:rsid w:val="004563D5"/>
    <w:rsid w:val="00456EC4"/>
    <w:rsid w:val="00460C7C"/>
    <w:rsid w:val="0046134A"/>
    <w:rsid w:val="00461C96"/>
    <w:rsid w:val="004666D3"/>
    <w:rsid w:val="00471F68"/>
    <w:rsid w:val="00473B6A"/>
    <w:rsid w:val="00473BE0"/>
    <w:rsid w:val="004771CE"/>
    <w:rsid w:val="00477EF1"/>
    <w:rsid w:val="00481665"/>
    <w:rsid w:val="00481B91"/>
    <w:rsid w:val="00483D22"/>
    <w:rsid w:val="00485B12"/>
    <w:rsid w:val="00490358"/>
    <w:rsid w:val="00490B84"/>
    <w:rsid w:val="00491648"/>
    <w:rsid w:val="00495409"/>
    <w:rsid w:val="004A2BE6"/>
    <w:rsid w:val="004A2F98"/>
    <w:rsid w:val="004A59EB"/>
    <w:rsid w:val="004A5C86"/>
    <w:rsid w:val="004A670C"/>
    <w:rsid w:val="004A6839"/>
    <w:rsid w:val="004A6DC1"/>
    <w:rsid w:val="004B397D"/>
    <w:rsid w:val="004B471D"/>
    <w:rsid w:val="004B4931"/>
    <w:rsid w:val="004B6FCA"/>
    <w:rsid w:val="004B7748"/>
    <w:rsid w:val="004C6E31"/>
    <w:rsid w:val="004C70BD"/>
    <w:rsid w:val="004C76DE"/>
    <w:rsid w:val="004C773F"/>
    <w:rsid w:val="004D1B25"/>
    <w:rsid w:val="004D1D0C"/>
    <w:rsid w:val="004E36F7"/>
    <w:rsid w:val="004E422D"/>
    <w:rsid w:val="004E4EF9"/>
    <w:rsid w:val="004E5AA2"/>
    <w:rsid w:val="004E67A3"/>
    <w:rsid w:val="00501B05"/>
    <w:rsid w:val="00503137"/>
    <w:rsid w:val="00510395"/>
    <w:rsid w:val="00511F1E"/>
    <w:rsid w:val="0051268D"/>
    <w:rsid w:val="005128C5"/>
    <w:rsid w:val="00515257"/>
    <w:rsid w:val="00515A21"/>
    <w:rsid w:val="00520665"/>
    <w:rsid w:val="00521BEA"/>
    <w:rsid w:val="00523B1B"/>
    <w:rsid w:val="00524462"/>
    <w:rsid w:val="00526EA3"/>
    <w:rsid w:val="00532AFE"/>
    <w:rsid w:val="00533064"/>
    <w:rsid w:val="005343ED"/>
    <w:rsid w:val="005347C9"/>
    <w:rsid w:val="005358DB"/>
    <w:rsid w:val="005368A9"/>
    <w:rsid w:val="00544072"/>
    <w:rsid w:val="00545410"/>
    <w:rsid w:val="005463B8"/>
    <w:rsid w:val="00547C34"/>
    <w:rsid w:val="005518E0"/>
    <w:rsid w:val="005520D2"/>
    <w:rsid w:val="00552813"/>
    <w:rsid w:val="00553C42"/>
    <w:rsid w:val="00557F07"/>
    <w:rsid w:val="00562063"/>
    <w:rsid w:val="00562197"/>
    <w:rsid w:val="00562C4F"/>
    <w:rsid w:val="00562CDC"/>
    <w:rsid w:val="00563094"/>
    <w:rsid w:val="005633E8"/>
    <w:rsid w:val="005652DA"/>
    <w:rsid w:val="005669E6"/>
    <w:rsid w:val="00566A62"/>
    <w:rsid w:val="00566A9D"/>
    <w:rsid w:val="005679AE"/>
    <w:rsid w:val="00567B99"/>
    <w:rsid w:val="005707DC"/>
    <w:rsid w:val="005734CF"/>
    <w:rsid w:val="00573D6B"/>
    <w:rsid w:val="005839D1"/>
    <w:rsid w:val="00586196"/>
    <w:rsid w:val="005874A4"/>
    <w:rsid w:val="00587B51"/>
    <w:rsid w:val="00590524"/>
    <w:rsid w:val="0059091B"/>
    <w:rsid w:val="00590EFA"/>
    <w:rsid w:val="005919D9"/>
    <w:rsid w:val="00594C2E"/>
    <w:rsid w:val="00595F90"/>
    <w:rsid w:val="00596D47"/>
    <w:rsid w:val="00597F70"/>
    <w:rsid w:val="005A0F55"/>
    <w:rsid w:val="005A3A25"/>
    <w:rsid w:val="005A4037"/>
    <w:rsid w:val="005A475E"/>
    <w:rsid w:val="005B0EA9"/>
    <w:rsid w:val="005B1255"/>
    <w:rsid w:val="005C0B3E"/>
    <w:rsid w:val="005C20D6"/>
    <w:rsid w:val="005C507A"/>
    <w:rsid w:val="005C799D"/>
    <w:rsid w:val="005D14B1"/>
    <w:rsid w:val="005D1F54"/>
    <w:rsid w:val="005D68B9"/>
    <w:rsid w:val="005D6DF1"/>
    <w:rsid w:val="005D731B"/>
    <w:rsid w:val="005D7B47"/>
    <w:rsid w:val="005E0A17"/>
    <w:rsid w:val="005E1633"/>
    <w:rsid w:val="005E1653"/>
    <w:rsid w:val="005E2806"/>
    <w:rsid w:val="005E60A0"/>
    <w:rsid w:val="005E6722"/>
    <w:rsid w:val="005E6AD2"/>
    <w:rsid w:val="005E6C1E"/>
    <w:rsid w:val="005E6E26"/>
    <w:rsid w:val="005E75B8"/>
    <w:rsid w:val="00600A1D"/>
    <w:rsid w:val="00606CF6"/>
    <w:rsid w:val="00606ED9"/>
    <w:rsid w:val="00610466"/>
    <w:rsid w:val="006106B4"/>
    <w:rsid w:val="006107A3"/>
    <w:rsid w:val="00613E1F"/>
    <w:rsid w:val="006140CF"/>
    <w:rsid w:val="00615D20"/>
    <w:rsid w:val="00617B05"/>
    <w:rsid w:val="00620C2D"/>
    <w:rsid w:val="00622B6C"/>
    <w:rsid w:val="006245D1"/>
    <w:rsid w:val="00624EEF"/>
    <w:rsid w:val="006329D6"/>
    <w:rsid w:val="00634DCD"/>
    <w:rsid w:val="00636C0B"/>
    <w:rsid w:val="006409E2"/>
    <w:rsid w:val="00642779"/>
    <w:rsid w:val="00643DA3"/>
    <w:rsid w:val="00644A84"/>
    <w:rsid w:val="006513AC"/>
    <w:rsid w:val="006528E0"/>
    <w:rsid w:val="00654A75"/>
    <w:rsid w:val="006574B0"/>
    <w:rsid w:val="006603AC"/>
    <w:rsid w:val="006617F4"/>
    <w:rsid w:val="006654AC"/>
    <w:rsid w:val="006655B7"/>
    <w:rsid w:val="00667027"/>
    <w:rsid w:val="0066732D"/>
    <w:rsid w:val="00670579"/>
    <w:rsid w:val="00671C4C"/>
    <w:rsid w:val="00674598"/>
    <w:rsid w:val="0067533B"/>
    <w:rsid w:val="00675363"/>
    <w:rsid w:val="006767A6"/>
    <w:rsid w:val="00676A2C"/>
    <w:rsid w:val="00677879"/>
    <w:rsid w:val="00680DFC"/>
    <w:rsid w:val="00680E3F"/>
    <w:rsid w:val="00681110"/>
    <w:rsid w:val="00683FD7"/>
    <w:rsid w:val="00684A24"/>
    <w:rsid w:val="00685AAE"/>
    <w:rsid w:val="006907AB"/>
    <w:rsid w:val="00691D42"/>
    <w:rsid w:val="00693AA6"/>
    <w:rsid w:val="0069507D"/>
    <w:rsid w:val="00697F2E"/>
    <w:rsid w:val="006A053F"/>
    <w:rsid w:val="006A2798"/>
    <w:rsid w:val="006A4AB1"/>
    <w:rsid w:val="006A52DA"/>
    <w:rsid w:val="006A7BFE"/>
    <w:rsid w:val="006B1DD9"/>
    <w:rsid w:val="006B4812"/>
    <w:rsid w:val="006B63A4"/>
    <w:rsid w:val="006B76E6"/>
    <w:rsid w:val="006C23A2"/>
    <w:rsid w:val="006C3D6A"/>
    <w:rsid w:val="006C5E3D"/>
    <w:rsid w:val="006C6772"/>
    <w:rsid w:val="006D0570"/>
    <w:rsid w:val="006D0CDE"/>
    <w:rsid w:val="006D12A8"/>
    <w:rsid w:val="006D2DA4"/>
    <w:rsid w:val="006D3920"/>
    <w:rsid w:val="006D3E08"/>
    <w:rsid w:val="006D6F40"/>
    <w:rsid w:val="006D6FD9"/>
    <w:rsid w:val="006E1554"/>
    <w:rsid w:val="006E6785"/>
    <w:rsid w:val="006F2059"/>
    <w:rsid w:val="006F219B"/>
    <w:rsid w:val="006F3A59"/>
    <w:rsid w:val="006F4082"/>
    <w:rsid w:val="006F52CB"/>
    <w:rsid w:val="006F6F90"/>
    <w:rsid w:val="007027DB"/>
    <w:rsid w:val="00704BE0"/>
    <w:rsid w:val="00705D3A"/>
    <w:rsid w:val="007067D4"/>
    <w:rsid w:val="00710ECA"/>
    <w:rsid w:val="007114DB"/>
    <w:rsid w:val="00722986"/>
    <w:rsid w:val="00722E8E"/>
    <w:rsid w:val="00723288"/>
    <w:rsid w:val="00725204"/>
    <w:rsid w:val="00725F99"/>
    <w:rsid w:val="00731EDA"/>
    <w:rsid w:val="007325E6"/>
    <w:rsid w:val="00737B58"/>
    <w:rsid w:val="00737F99"/>
    <w:rsid w:val="007436EC"/>
    <w:rsid w:val="00750C9D"/>
    <w:rsid w:val="00751866"/>
    <w:rsid w:val="007528B1"/>
    <w:rsid w:val="00761EFF"/>
    <w:rsid w:val="007631CE"/>
    <w:rsid w:val="00765215"/>
    <w:rsid w:val="00770893"/>
    <w:rsid w:val="00774AC7"/>
    <w:rsid w:val="0077520D"/>
    <w:rsid w:val="00777622"/>
    <w:rsid w:val="0077771F"/>
    <w:rsid w:val="007830BA"/>
    <w:rsid w:val="00784A6E"/>
    <w:rsid w:val="00784CC3"/>
    <w:rsid w:val="00784CD8"/>
    <w:rsid w:val="0078678D"/>
    <w:rsid w:val="00791D07"/>
    <w:rsid w:val="00791DBE"/>
    <w:rsid w:val="00792CFB"/>
    <w:rsid w:val="00793FD5"/>
    <w:rsid w:val="00795A94"/>
    <w:rsid w:val="00796337"/>
    <w:rsid w:val="00797AF5"/>
    <w:rsid w:val="007A0981"/>
    <w:rsid w:val="007A0A05"/>
    <w:rsid w:val="007A4E24"/>
    <w:rsid w:val="007A7695"/>
    <w:rsid w:val="007B03B0"/>
    <w:rsid w:val="007B4999"/>
    <w:rsid w:val="007B6521"/>
    <w:rsid w:val="007C0DB2"/>
    <w:rsid w:val="007C106E"/>
    <w:rsid w:val="007C1E87"/>
    <w:rsid w:val="007C2767"/>
    <w:rsid w:val="007C6EBB"/>
    <w:rsid w:val="007C7F56"/>
    <w:rsid w:val="007D23EE"/>
    <w:rsid w:val="007D45AF"/>
    <w:rsid w:val="007D5C38"/>
    <w:rsid w:val="007D6F2F"/>
    <w:rsid w:val="007D6F66"/>
    <w:rsid w:val="007E03CC"/>
    <w:rsid w:val="007E5CEA"/>
    <w:rsid w:val="007E6381"/>
    <w:rsid w:val="007F5E08"/>
    <w:rsid w:val="00801EE6"/>
    <w:rsid w:val="00802401"/>
    <w:rsid w:val="00802F30"/>
    <w:rsid w:val="00803FFF"/>
    <w:rsid w:val="008054D2"/>
    <w:rsid w:val="00805FF4"/>
    <w:rsid w:val="008159F9"/>
    <w:rsid w:val="00815C63"/>
    <w:rsid w:val="00817DCC"/>
    <w:rsid w:val="00822F47"/>
    <w:rsid w:val="008245A2"/>
    <w:rsid w:val="00824C9A"/>
    <w:rsid w:val="0082599B"/>
    <w:rsid w:val="00830422"/>
    <w:rsid w:val="00832015"/>
    <w:rsid w:val="00832905"/>
    <w:rsid w:val="0083301A"/>
    <w:rsid w:val="008425F2"/>
    <w:rsid w:val="008431F6"/>
    <w:rsid w:val="008453C9"/>
    <w:rsid w:val="00846B16"/>
    <w:rsid w:val="00850AD3"/>
    <w:rsid w:val="00852D34"/>
    <w:rsid w:val="00853F5C"/>
    <w:rsid w:val="00854FFE"/>
    <w:rsid w:val="00863017"/>
    <w:rsid w:val="00864C70"/>
    <w:rsid w:val="00870772"/>
    <w:rsid w:val="008709C2"/>
    <w:rsid w:val="00872231"/>
    <w:rsid w:val="008747CC"/>
    <w:rsid w:val="00875F36"/>
    <w:rsid w:val="008765E1"/>
    <w:rsid w:val="00880DDD"/>
    <w:rsid w:val="00882A73"/>
    <w:rsid w:val="00882CCA"/>
    <w:rsid w:val="00892D23"/>
    <w:rsid w:val="00895256"/>
    <w:rsid w:val="0089526B"/>
    <w:rsid w:val="0089588B"/>
    <w:rsid w:val="0089610A"/>
    <w:rsid w:val="008A5491"/>
    <w:rsid w:val="008B12F4"/>
    <w:rsid w:val="008B69B5"/>
    <w:rsid w:val="008C042E"/>
    <w:rsid w:val="008C08D0"/>
    <w:rsid w:val="008C36B8"/>
    <w:rsid w:val="008C769D"/>
    <w:rsid w:val="008C7CED"/>
    <w:rsid w:val="008D3B21"/>
    <w:rsid w:val="008D4484"/>
    <w:rsid w:val="008D5B81"/>
    <w:rsid w:val="008D7BE0"/>
    <w:rsid w:val="008D7E8E"/>
    <w:rsid w:val="008E4C72"/>
    <w:rsid w:val="008F75C7"/>
    <w:rsid w:val="00903270"/>
    <w:rsid w:val="00907972"/>
    <w:rsid w:val="009113AD"/>
    <w:rsid w:val="00911FE6"/>
    <w:rsid w:val="00913489"/>
    <w:rsid w:val="009137A8"/>
    <w:rsid w:val="00913ED6"/>
    <w:rsid w:val="00914FFA"/>
    <w:rsid w:val="00916472"/>
    <w:rsid w:val="0092273F"/>
    <w:rsid w:val="00924A23"/>
    <w:rsid w:val="009250B2"/>
    <w:rsid w:val="00926F04"/>
    <w:rsid w:val="009307BC"/>
    <w:rsid w:val="00932DDC"/>
    <w:rsid w:val="00934536"/>
    <w:rsid w:val="00934AAF"/>
    <w:rsid w:val="00935D55"/>
    <w:rsid w:val="0093609D"/>
    <w:rsid w:val="009372F7"/>
    <w:rsid w:val="009434DF"/>
    <w:rsid w:val="00946021"/>
    <w:rsid w:val="009472AD"/>
    <w:rsid w:val="009501F7"/>
    <w:rsid w:val="00952108"/>
    <w:rsid w:val="00953B37"/>
    <w:rsid w:val="00961C79"/>
    <w:rsid w:val="00963FA2"/>
    <w:rsid w:val="009649E7"/>
    <w:rsid w:val="009651C2"/>
    <w:rsid w:val="009653FC"/>
    <w:rsid w:val="00971D5D"/>
    <w:rsid w:val="00972A34"/>
    <w:rsid w:val="009733DD"/>
    <w:rsid w:val="00974552"/>
    <w:rsid w:val="00981F87"/>
    <w:rsid w:val="0098310D"/>
    <w:rsid w:val="00986E6F"/>
    <w:rsid w:val="0099042B"/>
    <w:rsid w:val="00990E69"/>
    <w:rsid w:val="0099110F"/>
    <w:rsid w:val="009A0E60"/>
    <w:rsid w:val="009A11A5"/>
    <w:rsid w:val="009A6AB5"/>
    <w:rsid w:val="009B3525"/>
    <w:rsid w:val="009B3B80"/>
    <w:rsid w:val="009B5BA1"/>
    <w:rsid w:val="009B5D23"/>
    <w:rsid w:val="009B63E5"/>
    <w:rsid w:val="009C1681"/>
    <w:rsid w:val="009C662A"/>
    <w:rsid w:val="009C663C"/>
    <w:rsid w:val="009C69D2"/>
    <w:rsid w:val="009C7113"/>
    <w:rsid w:val="009D48BA"/>
    <w:rsid w:val="009E5654"/>
    <w:rsid w:val="009E5F3B"/>
    <w:rsid w:val="009E7D97"/>
    <w:rsid w:val="009F27EA"/>
    <w:rsid w:val="009F54BF"/>
    <w:rsid w:val="009F59CA"/>
    <w:rsid w:val="009F5EFD"/>
    <w:rsid w:val="009F68C6"/>
    <w:rsid w:val="009F77FF"/>
    <w:rsid w:val="00A05508"/>
    <w:rsid w:val="00A11D23"/>
    <w:rsid w:val="00A13AE5"/>
    <w:rsid w:val="00A146D0"/>
    <w:rsid w:val="00A14E25"/>
    <w:rsid w:val="00A16018"/>
    <w:rsid w:val="00A176F4"/>
    <w:rsid w:val="00A21365"/>
    <w:rsid w:val="00A21AF6"/>
    <w:rsid w:val="00A22150"/>
    <w:rsid w:val="00A228A8"/>
    <w:rsid w:val="00A23115"/>
    <w:rsid w:val="00A247BA"/>
    <w:rsid w:val="00A2597A"/>
    <w:rsid w:val="00A31203"/>
    <w:rsid w:val="00A3311C"/>
    <w:rsid w:val="00A36907"/>
    <w:rsid w:val="00A40934"/>
    <w:rsid w:val="00A42B41"/>
    <w:rsid w:val="00A42DD9"/>
    <w:rsid w:val="00A47360"/>
    <w:rsid w:val="00A5243C"/>
    <w:rsid w:val="00A5472A"/>
    <w:rsid w:val="00A621CF"/>
    <w:rsid w:val="00A62C95"/>
    <w:rsid w:val="00A62E27"/>
    <w:rsid w:val="00A633BE"/>
    <w:rsid w:val="00A63B2E"/>
    <w:rsid w:val="00A653D9"/>
    <w:rsid w:val="00A65587"/>
    <w:rsid w:val="00A6771C"/>
    <w:rsid w:val="00A70881"/>
    <w:rsid w:val="00A70909"/>
    <w:rsid w:val="00A71042"/>
    <w:rsid w:val="00A738B2"/>
    <w:rsid w:val="00A7611A"/>
    <w:rsid w:val="00A8062E"/>
    <w:rsid w:val="00A839E7"/>
    <w:rsid w:val="00A84410"/>
    <w:rsid w:val="00A846D3"/>
    <w:rsid w:val="00A847F5"/>
    <w:rsid w:val="00A84D65"/>
    <w:rsid w:val="00A854CD"/>
    <w:rsid w:val="00A85E32"/>
    <w:rsid w:val="00A86E01"/>
    <w:rsid w:val="00A9234C"/>
    <w:rsid w:val="00A9273A"/>
    <w:rsid w:val="00A92917"/>
    <w:rsid w:val="00A97447"/>
    <w:rsid w:val="00A97B36"/>
    <w:rsid w:val="00AA363E"/>
    <w:rsid w:val="00AA3694"/>
    <w:rsid w:val="00AA54B3"/>
    <w:rsid w:val="00AA55C9"/>
    <w:rsid w:val="00AB2150"/>
    <w:rsid w:val="00AB3931"/>
    <w:rsid w:val="00AB46DA"/>
    <w:rsid w:val="00AB76EE"/>
    <w:rsid w:val="00AC6FAF"/>
    <w:rsid w:val="00AC7F38"/>
    <w:rsid w:val="00AD1C20"/>
    <w:rsid w:val="00AD641C"/>
    <w:rsid w:val="00AD72E0"/>
    <w:rsid w:val="00AE01BC"/>
    <w:rsid w:val="00AE08A1"/>
    <w:rsid w:val="00AE090E"/>
    <w:rsid w:val="00AE0CE7"/>
    <w:rsid w:val="00AE1F30"/>
    <w:rsid w:val="00AE37D5"/>
    <w:rsid w:val="00AE7B59"/>
    <w:rsid w:val="00AF32B6"/>
    <w:rsid w:val="00AF627E"/>
    <w:rsid w:val="00AF72BE"/>
    <w:rsid w:val="00B0140E"/>
    <w:rsid w:val="00B01A94"/>
    <w:rsid w:val="00B069A6"/>
    <w:rsid w:val="00B07521"/>
    <w:rsid w:val="00B10744"/>
    <w:rsid w:val="00B11865"/>
    <w:rsid w:val="00B11F68"/>
    <w:rsid w:val="00B121CB"/>
    <w:rsid w:val="00B137EF"/>
    <w:rsid w:val="00B1385E"/>
    <w:rsid w:val="00B14286"/>
    <w:rsid w:val="00B17D13"/>
    <w:rsid w:val="00B22C18"/>
    <w:rsid w:val="00B23FAC"/>
    <w:rsid w:val="00B24186"/>
    <w:rsid w:val="00B26004"/>
    <w:rsid w:val="00B27F04"/>
    <w:rsid w:val="00B31884"/>
    <w:rsid w:val="00B32CE9"/>
    <w:rsid w:val="00B33506"/>
    <w:rsid w:val="00B34712"/>
    <w:rsid w:val="00B375B7"/>
    <w:rsid w:val="00B45178"/>
    <w:rsid w:val="00B471EE"/>
    <w:rsid w:val="00B51DBD"/>
    <w:rsid w:val="00B5460F"/>
    <w:rsid w:val="00B55CC8"/>
    <w:rsid w:val="00B62100"/>
    <w:rsid w:val="00B70AA5"/>
    <w:rsid w:val="00B7163B"/>
    <w:rsid w:val="00B73E87"/>
    <w:rsid w:val="00B75BBB"/>
    <w:rsid w:val="00B76CC2"/>
    <w:rsid w:val="00B861C5"/>
    <w:rsid w:val="00B868BF"/>
    <w:rsid w:val="00B95C0F"/>
    <w:rsid w:val="00BA264B"/>
    <w:rsid w:val="00BA3CD7"/>
    <w:rsid w:val="00BA4BCB"/>
    <w:rsid w:val="00BA5D3C"/>
    <w:rsid w:val="00BA5E00"/>
    <w:rsid w:val="00BA7276"/>
    <w:rsid w:val="00BB2B20"/>
    <w:rsid w:val="00BB3B41"/>
    <w:rsid w:val="00BB7E33"/>
    <w:rsid w:val="00BC04A0"/>
    <w:rsid w:val="00BC0B0D"/>
    <w:rsid w:val="00BC4AE3"/>
    <w:rsid w:val="00BC71F4"/>
    <w:rsid w:val="00BC7CDE"/>
    <w:rsid w:val="00BD08F2"/>
    <w:rsid w:val="00BE127F"/>
    <w:rsid w:val="00BE20CB"/>
    <w:rsid w:val="00BE45D9"/>
    <w:rsid w:val="00BE53BE"/>
    <w:rsid w:val="00BF3F14"/>
    <w:rsid w:val="00BF5601"/>
    <w:rsid w:val="00BF60F5"/>
    <w:rsid w:val="00C02457"/>
    <w:rsid w:val="00C10B19"/>
    <w:rsid w:val="00C113C1"/>
    <w:rsid w:val="00C11964"/>
    <w:rsid w:val="00C13F1D"/>
    <w:rsid w:val="00C15DAF"/>
    <w:rsid w:val="00C160F9"/>
    <w:rsid w:val="00C174E2"/>
    <w:rsid w:val="00C2038D"/>
    <w:rsid w:val="00C20AC1"/>
    <w:rsid w:val="00C22789"/>
    <w:rsid w:val="00C25787"/>
    <w:rsid w:val="00C2645E"/>
    <w:rsid w:val="00C31AEC"/>
    <w:rsid w:val="00C32406"/>
    <w:rsid w:val="00C350BD"/>
    <w:rsid w:val="00C447DD"/>
    <w:rsid w:val="00C50142"/>
    <w:rsid w:val="00C50A98"/>
    <w:rsid w:val="00C52BC6"/>
    <w:rsid w:val="00C54669"/>
    <w:rsid w:val="00C56AC5"/>
    <w:rsid w:val="00C6056F"/>
    <w:rsid w:val="00C64C5D"/>
    <w:rsid w:val="00C662F9"/>
    <w:rsid w:val="00C709ED"/>
    <w:rsid w:val="00C7371F"/>
    <w:rsid w:val="00C7439E"/>
    <w:rsid w:val="00C77446"/>
    <w:rsid w:val="00C807E4"/>
    <w:rsid w:val="00C83EF2"/>
    <w:rsid w:val="00C84878"/>
    <w:rsid w:val="00C85362"/>
    <w:rsid w:val="00C92B10"/>
    <w:rsid w:val="00C93CF5"/>
    <w:rsid w:val="00C954E3"/>
    <w:rsid w:val="00C968DA"/>
    <w:rsid w:val="00CA0099"/>
    <w:rsid w:val="00CA25AC"/>
    <w:rsid w:val="00CB61CD"/>
    <w:rsid w:val="00CB6971"/>
    <w:rsid w:val="00CB6B37"/>
    <w:rsid w:val="00CB6F7F"/>
    <w:rsid w:val="00CB73A7"/>
    <w:rsid w:val="00CB7964"/>
    <w:rsid w:val="00CC0A94"/>
    <w:rsid w:val="00CC21D1"/>
    <w:rsid w:val="00CC26D8"/>
    <w:rsid w:val="00CC4F1E"/>
    <w:rsid w:val="00CD3BA0"/>
    <w:rsid w:val="00CD3BD9"/>
    <w:rsid w:val="00CD6283"/>
    <w:rsid w:val="00CD79FD"/>
    <w:rsid w:val="00CE13C0"/>
    <w:rsid w:val="00CE23F6"/>
    <w:rsid w:val="00CE4E85"/>
    <w:rsid w:val="00CE7468"/>
    <w:rsid w:val="00CE7A1F"/>
    <w:rsid w:val="00CF16BA"/>
    <w:rsid w:val="00D0284E"/>
    <w:rsid w:val="00D02D43"/>
    <w:rsid w:val="00D04061"/>
    <w:rsid w:val="00D04CFF"/>
    <w:rsid w:val="00D06DBE"/>
    <w:rsid w:val="00D109C1"/>
    <w:rsid w:val="00D112DE"/>
    <w:rsid w:val="00D11A2A"/>
    <w:rsid w:val="00D148CA"/>
    <w:rsid w:val="00D14BDC"/>
    <w:rsid w:val="00D15DC1"/>
    <w:rsid w:val="00D15E60"/>
    <w:rsid w:val="00D21E0D"/>
    <w:rsid w:val="00D220CA"/>
    <w:rsid w:val="00D244C3"/>
    <w:rsid w:val="00D27AC7"/>
    <w:rsid w:val="00D27CBF"/>
    <w:rsid w:val="00D33DB9"/>
    <w:rsid w:val="00D442E2"/>
    <w:rsid w:val="00D45008"/>
    <w:rsid w:val="00D47518"/>
    <w:rsid w:val="00D47769"/>
    <w:rsid w:val="00D506BF"/>
    <w:rsid w:val="00D50E9D"/>
    <w:rsid w:val="00D5239A"/>
    <w:rsid w:val="00D53279"/>
    <w:rsid w:val="00D544D0"/>
    <w:rsid w:val="00D544E9"/>
    <w:rsid w:val="00D54CF4"/>
    <w:rsid w:val="00D55A92"/>
    <w:rsid w:val="00D568E1"/>
    <w:rsid w:val="00D56BF5"/>
    <w:rsid w:val="00D57D53"/>
    <w:rsid w:val="00D623AA"/>
    <w:rsid w:val="00D625DF"/>
    <w:rsid w:val="00D64730"/>
    <w:rsid w:val="00D65661"/>
    <w:rsid w:val="00D7137A"/>
    <w:rsid w:val="00D7162F"/>
    <w:rsid w:val="00D71975"/>
    <w:rsid w:val="00D75500"/>
    <w:rsid w:val="00D758E9"/>
    <w:rsid w:val="00D7670D"/>
    <w:rsid w:val="00D770E7"/>
    <w:rsid w:val="00D80AC0"/>
    <w:rsid w:val="00D84052"/>
    <w:rsid w:val="00D84101"/>
    <w:rsid w:val="00D84BED"/>
    <w:rsid w:val="00D85DF5"/>
    <w:rsid w:val="00D86C3E"/>
    <w:rsid w:val="00D903C4"/>
    <w:rsid w:val="00D90A57"/>
    <w:rsid w:val="00D91F1B"/>
    <w:rsid w:val="00D9622E"/>
    <w:rsid w:val="00D96C02"/>
    <w:rsid w:val="00DA5727"/>
    <w:rsid w:val="00DA6245"/>
    <w:rsid w:val="00DB03E5"/>
    <w:rsid w:val="00DB214C"/>
    <w:rsid w:val="00DB4245"/>
    <w:rsid w:val="00DB5019"/>
    <w:rsid w:val="00DB63BF"/>
    <w:rsid w:val="00DC063E"/>
    <w:rsid w:val="00DC23B8"/>
    <w:rsid w:val="00DC4BF8"/>
    <w:rsid w:val="00DC556A"/>
    <w:rsid w:val="00DC5C12"/>
    <w:rsid w:val="00DC7A6E"/>
    <w:rsid w:val="00DD04C9"/>
    <w:rsid w:val="00DD11E1"/>
    <w:rsid w:val="00DD2386"/>
    <w:rsid w:val="00DD38DB"/>
    <w:rsid w:val="00DD5C2C"/>
    <w:rsid w:val="00DD6F57"/>
    <w:rsid w:val="00DE18E7"/>
    <w:rsid w:val="00DE1F81"/>
    <w:rsid w:val="00DE23DD"/>
    <w:rsid w:val="00DE2DEA"/>
    <w:rsid w:val="00DE344C"/>
    <w:rsid w:val="00DE5AAE"/>
    <w:rsid w:val="00DE7E1C"/>
    <w:rsid w:val="00DF0211"/>
    <w:rsid w:val="00DF1D68"/>
    <w:rsid w:val="00DF253B"/>
    <w:rsid w:val="00DF4442"/>
    <w:rsid w:val="00DF47FF"/>
    <w:rsid w:val="00DF6766"/>
    <w:rsid w:val="00DF6B8D"/>
    <w:rsid w:val="00E01342"/>
    <w:rsid w:val="00E0532A"/>
    <w:rsid w:val="00E05987"/>
    <w:rsid w:val="00E05F81"/>
    <w:rsid w:val="00E06DE6"/>
    <w:rsid w:val="00E11358"/>
    <w:rsid w:val="00E13AF0"/>
    <w:rsid w:val="00E1756C"/>
    <w:rsid w:val="00E216C6"/>
    <w:rsid w:val="00E2706B"/>
    <w:rsid w:val="00E31F2A"/>
    <w:rsid w:val="00E335FD"/>
    <w:rsid w:val="00E42104"/>
    <w:rsid w:val="00E4480B"/>
    <w:rsid w:val="00E4511E"/>
    <w:rsid w:val="00E544F1"/>
    <w:rsid w:val="00E60B36"/>
    <w:rsid w:val="00E61653"/>
    <w:rsid w:val="00E61EF1"/>
    <w:rsid w:val="00E6333D"/>
    <w:rsid w:val="00E63404"/>
    <w:rsid w:val="00E64730"/>
    <w:rsid w:val="00E64A3B"/>
    <w:rsid w:val="00E6586D"/>
    <w:rsid w:val="00E65ECD"/>
    <w:rsid w:val="00E67E2E"/>
    <w:rsid w:val="00E706CA"/>
    <w:rsid w:val="00E727DF"/>
    <w:rsid w:val="00E733CD"/>
    <w:rsid w:val="00E7480B"/>
    <w:rsid w:val="00E75339"/>
    <w:rsid w:val="00E804B8"/>
    <w:rsid w:val="00E84D0D"/>
    <w:rsid w:val="00E8781F"/>
    <w:rsid w:val="00E87B4B"/>
    <w:rsid w:val="00E87DD4"/>
    <w:rsid w:val="00E9162B"/>
    <w:rsid w:val="00E924C7"/>
    <w:rsid w:val="00E95CBC"/>
    <w:rsid w:val="00E96A55"/>
    <w:rsid w:val="00E9709A"/>
    <w:rsid w:val="00E972A0"/>
    <w:rsid w:val="00EA4095"/>
    <w:rsid w:val="00EA4264"/>
    <w:rsid w:val="00EA5A17"/>
    <w:rsid w:val="00EA63EB"/>
    <w:rsid w:val="00EB583E"/>
    <w:rsid w:val="00EB5B37"/>
    <w:rsid w:val="00EB7520"/>
    <w:rsid w:val="00EC2B9E"/>
    <w:rsid w:val="00EC3023"/>
    <w:rsid w:val="00EC390E"/>
    <w:rsid w:val="00EC4695"/>
    <w:rsid w:val="00EC56E8"/>
    <w:rsid w:val="00EC725D"/>
    <w:rsid w:val="00ED0370"/>
    <w:rsid w:val="00ED0F86"/>
    <w:rsid w:val="00ED2D88"/>
    <w:rsid w:val="00ED2E5C"/>
    <w:rsid w:val="00ED37D0"/>
    <w:rsid w:val="00ED570A"/>
    <w:rsid w:val="00ED73B0"/>
    <w:rsid w:val="00EE3140"/>
    <w:rsid w:val="00EE4946"/>
    <w:rsid w:val="00EE6915"/>
    <w:rsid w:val="00EF5278"/>
    <w:rsid w:val="00EF7098"/>
    <w:rsid w:val="00F03D0A"/>
    <w:rsid w:val="00F057CA"/>
    <w:rsid w:val="00F05A04"/>
    <w:rsid w:val="00F05E5A"/>
    <w:rsid w:val="00F101BE"/>
    <w:rsid w:val="00F119C9"/>
    <w:rsid w:val="00F12D80"/>
    <w:rsid w:val="00F1379D"/>
    <w:rsid w:val="00F13D2C"/>
    <w:rsid w:val="00F1425A"/>
    <w:rsid w:val="00F1525A"/>
    <w:rsid w:val="00F17240"/>
    <w:rsid w:val="00F271AB"/>
    <w:rsid w:val="00F27670"/>
    <w:rsid w:val="00F301E9"/>
    <w:rsid w:val="00F30A80"/>
    <w:rsid w:val="00F31317"/>
    <w:rsid w:val="00F323E4"/>
    <w:rsid w:val="00F32F9A"/>
    <w:rsid w:val="00F331E0"/>
    <w:rsid w:val="00F342A0"/>
    <w:rsid w:val="00F34F31"/>
    <w:rsid w:val="00F3525C"/>
    <w:rsid w:val="00F40931"/>
    <w:rsid w:val="00F46459"/>
    <w:rsid w:val="00F46D2C"/>
    <w:rsid w:val="00F50BC3"/>
    <w:rsid w:val="00F60348"/>
    <w:rsid w:val="00F60711"/>
    <w:rsid w:val="00F61371"/>
    <w:rsid w:val="00F6438D"/>
    <w:rsid w:val="00F644D0"/>
    <w:rsid w:val="00F71DD6"/>
    <w:rsid w:val="00F7250F"/>
    <w:rsid w:val="00F81867"/>
    <w:rsid w:val="00F821CD"/>
    <w:rsid w:val="00F855B4"/>
    <w:rsid w:val="00F85AC0"/>
    <w:rsid w:val="00F85F39"/>
    <w:rsid w:val="00F86B28"/>
    <w:rsid w:val="00F91924"/>
    <w:rsid w:val="00F92730"/>
    <w:rsid w:val="00F9438D"/>
    <w:rsid w:val="00FA525E"/>
    <w:rsid w:val="00FA52A2"/>
    <w:rsid w:val="00FA69AE"/>
    <w:rsid w:val="00FB01EE"/>
    <w:rsid w:val="00FB0855"/>
    <w:rsid w:val="00FB586C"/>
    <w:rsid w:val="00FB5BF4"/>
    <w:rsid w:val="00FB7D62"/>
    <w:rsid w:val="00FC2830"/>
    <w:rsid w:val="00FC453B"/>
    <w:rsid w:val="00FC4C9A"/>
    <w:rsid w:val="00FC4E1E"/>
    <w:rsid w:val="00FC6587"/>
    <w:rsid w:val="00FC66FC"/>
    <w:rsid w:val="00FD331E"/>
    <w:rsid w:val="00FD344E"/>
    <w:rsid w:val="00FD51E1"/>
    <w:rsid w:val="00FD629D"/>
    <w:rsid w:val="00FD69D1"/>
    <w:rsid w:val="00FD6D91"/>
    <w:rsid w:val="00FD6DF6"/>
    <w:rsid w:val="00FD6E01"/>
    <w:rsid w:val="00FE3DF7"/>
    <w:rsid w:val="00FE58F3"/>
    <w:rsid w:val="00FF0644"/>
    <w:rsid w:val="00FF5D6F"/>
    <w:rsid w:val="00FF7AF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38227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entury" w:eastAsia="ＭＳ 明朝" w:hAnsi="Century" w:cs="Times New Roman"/>
        <w:lang w:val="en-US" w:eastAsia="ja-JP"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macro" w:semiHidden="0" w:unhideWhenUsed="0"/>
    <w:lsdException w:name="List Bullet" w:semiHidden="0" w:unhideWhenUsed="0"/>
    <w:lsdException w:name="List Number" w:semiHidden="0" w:unhideWhenUsed="0"/>
    <w:lsdException w:name="Title" w:semiHidden="0" w:unhideWhenUsed="0"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Normal (Web)" w:uiPriority="99"/>
    <w:lsdException w:name="HTML Preformatted" w:uiPriority="99"/>
    <w:lsdException w:name="Balloon Text" w:semiHidden="0" w:unhideWhenUsed="0"/>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3F398E"/>
    <w:rPr>
      <w:rFonts w:ascii="ＭＳ Ｐゴシック" w:eastAsia="ＭＳ Ｐゴシック" w:hAnsi="ＭＳ Ｐゴシック" w:cs="ＭＳ Ｐゴシック"/>
      <w:sz w:val="24"/>
      <w:szCs w:val="24"/>
    </w:rPr>
  </w:style>
  <w:style w:type="paragraph" w:styleId="10">
    <w:name w:val="heading 1"/>
    <w:basedOn w:val="a4"/>
    <w:next w:val="a4"/>
    <w:qFormat/>
    <w:pPr>
      <w:keepNext/>
      <w:widowControl w:val="0"/>
      <w:numPr>
        <w:numId w:val="1"/>
      </w:numPr>
      <w:adjustRightInd w:val="0"/>
      <w:spacing w:line="352" w:lineRule="exact"/>
      <w:jc w:val="both"/>
      <w:textAlignment w:val="baseline"/>
      <w:outlineLvl w:val="0"/>
    </w:pPr>
    <w:rPr>
      <w:rFonts w:ascii="Arial" w:hAnsi="Arial" w:cs="Times New Roman"/>
      <w:b/>
      <w:kern w:val="24"/>
      <w:sz w:val="28"/>
      <w:szCs w:val="20"/>
    </w:rPr>
  </w:style>
  <w:style w:type="paragraph" w:styleId="20">
    <w:name w:val="heading 2"/>
    <w:basedOn w:val="a4"/>
    <w:next w:val="a4"/>
    <w:qFormat/>
    <w:rsid w:val="003952E0"/>
    <w:pPr>
      <w:widowControl w:val="0"/>
      <w:numPr>
        <w:ilvl w:val="1"/>
        <w:numId w:val="2"/>
      </w:numPr>
      <w:tabs>
        <w:tab w:val="clear" w:pos="720"/>
        <w:tab w:val="num" w:pos="525"/>
      </w:tabs>
      <w:adjustRightInd w:val="0"/>
      <w:spacing w:line="352" w:lineRule="exact"/>
      <w:ind w:left="0" w:firstLine="0"/>
      <w:jc w:val="both"/>
      <w:textAlignment w:val="baseline"/>
      <w:outlineLvl w:val="1"/>
    </w:pPr>
    <w:rPr>
      <w:rFonts w:ascii="Arial" w:hAnsi="Arial" w:cs="Times New Roman"/>
      <w:b/>
      <w:bCs/>
      <w:szCs w:val="20"/>
    </w:rPr>
  </w:style>
  <w:style w:type="paragraph" w:styleId="30">
    <w:name w:val="heading 3"/>
    <w:basedOn w:val="a4"/>
    <w:next w:val="a4"/>
    <w:qFormat/>
    <w:rsid w:val="00934AAF"/>
    <w:pPr>
      <w:keepNext/>
      <w:widowControl w:val="0"/>
      <w:numPr>
        <w:ilvl w:val="2"/>
        <w:numId w:val="1"/>
      </w:numPr>
      <w:tabs>
        <w:tab w:val="clear" w:pos="1418"/>
        <w:tab w:val="num" w:pos="315"/>
      </w:tabs>
      <w:adjustRightInd w:val="0"/>
      <w:spacing w:line="352" w:lineRule="exact"/>
      <w:ind w:left="525" w:hanging="525"/>
      <w:jc w:val="both"/>
      <w:textAlignment w:val="baseline"/>
      <w:outlineLvl w:val="2"/>
    </w:pPr>
    <w:rPr>
      <w:rFonts w:ascii="Arial" w:hAnsi="Arial" w:cs="Times New Roman"/>
      <w:b/>
      <w:bCs/>
    </w:rPr>
  </w:style>
  <w:style w:type="paragraph" w:styleId="41">
    <w:name w:val="heading 4"/>
    <w:basedOn w:val="a4"/>
    <w:next w:val="a4"/>
    <w:qFormat/>
    <w:pPr>
      <w:keepNext/>
      <w:widowControl w:val="0"/>
      <w:numPr>
        <w:ilvl w:val="3"/>
        <w:numId w:val="1"/>
      </w:numPr>
      <w:adjustRightInd w:val="0"/>
      <w:spacing w:line="352" w:lineRule="exact"/>
      <w:ind w:left="1700" w:hanging="425"/>
      <w:jc w:val="both"/>
      <w:textAlignment w:val="baseline"/>
      <w:outlineLvl w:val="3"/>
    </w:pPr>
    <w:rPr>
      <w:rFonts w:ascii="Century" w:eastAsia="ＭＳ Ｐ明朝" w:hAnsi="Century" w:cs="Times New Roman"/>
      <w:b/>
      <w:sz w:val="21"/>
      <w:szCs w:val="20"/>
    </w:rPr>
  </w:style>
  <w:style w:type="paragraph" w:styleId="51">
    <w:name w:val="heading 5"/>
    <w:basedOn w:val="a4"/>
    <w:next w:val="a4"/>
    <w:qFormat/>
    <w:pPr>
      <w:keepNext/>
      <w:widowControl w:val="0"/>
      <w:numPr>
        <w:ilvl w:val="4"/>
        <w:numId w:val="1"/>
      </w:numPr>
      <w:adjustRightInd w:val="0"/>
      <w:spacing w:line="352" w:lineRule="exact"/>
      <w:ind w:left="2125" w:hanging="425"/>
      <w:jc w:val="both"/>
      <w:textAlignment w:val="baseline"/>
      <w:outlineLvl w:val="4"/>
    </w:pPr>
    <w:rPr>
      <w:rFonts w:ascii="Arial" w:eastAsia="ｺﾞｼｯｸ" w:hAnsi="Arial" w:cs="Times New Roman"/>
      <w:sz w:val="21"/>
      <w:szCs w:val="20"/>
    </w:rPr>
  </w:style>
  <w:style w:type="paragraph" w:styleId="6">
    <w:name w:val="heading 6"/>
    <w:basedOn w:val="a4"/>
    <w:next w:val="a4"/>
    <w:qFormat/>
    <w:pPr>
      <w:keepNext/>
      <w:widowControl w:val="0"/>
      <w:numPr>
        <w:ilvl w:val="5"/>
        <w:numId w:val="1"/>
      </w:numPr>
      <w:adjustRightInd w:val="0"/>
      <w:spacing w:line="352" w:lineRule="exact"/>
      <w:ind w:left="2550" w:hanging="425"/>
      <w:jc w:val="both"/>
      <w:textAlignment w:val="baseline"/>
      <w:outlineLvl w:val="5"/>
    </w:pPr>
    <w:rPr>
      <w:rFonts w:ascii="Century" w:eastAsia="ＭＳ Ｐ明朝" w:hAnsi="Century" w:cs="Times New Roman"/>
      <w:b/>
      <w:sz w:val="21"/>
      <w:szCs w:val="20"/>
    </w:rPr>
  </w:style>
  <w:style w:type="paragraph" w:styleId="7">
    <w:name w:val="heading 7"/>
    <w:basedOn w:val="a4"/>
    <w:next w:val="a4"/>
    <w:qFormat/>
    <w:pPr>
      <w:keepNext/>
      <w:widowControl w:val="0"/>
      <w:numPr>
        <w:ilvl w:val="6"/>
        <w:numId w:val="1"/>
      </w:numPr>
      <w:adjustRightInd w:val="0"/>
      <w:spacing w:line="352" w:lineRule="exact"/>
      <w:ind w:left="2975" w:hanging="425"/>
      <w:jc w:val="both"/>
      <w:textAlignment w:val="baseline"/>
      <w:outlineLvl w:val="6"/>
    </w:pPr>
    <w:rPr>
      <w:rFonts w:ascii="Century" w:eastAsia="ＭＳ Ｐ明朝" w:hAnsi="Century" w:cs="Times New Roman"/>
      <w:sz w:val="21"/>
      <w:szCs w:val="20"/>
    </w:rPr>
  </w:style>
  <w:style w:type="paragraph" w:styleId="8">
    <w:name w:val="heading 8"/>
    <w:basedOn w:val="a4"/>
    <w:next w:val="a4"/>
    <w:qFormat/>
    <w:pPr>
      <w:keepNext/>
      <w:widowControl w:val="0"/>
      <w:numPr>
        <w:ilvl w:val="7"/>
        <w:numId w:val="1"/>
      </w:numPr>
      <w:adjustRightInd w:val="0"/>
      <w:spacing w:line="352" w:lineRule="exact"/>
      <w:ind w:left="3400" w:hanging="425"/>
      <w:jc w:val="both"/>
      <w:textAlignment w:val="baseline"/>
      <w:outlineLvl w:val="7"/>
    </w:pPr>
    <w:rPr>
      <w:rFonts w:ascii="Century" w:eastAsia="ＭＳ Ｐ明朝" w:hAnsi="Century" w:cs="Times New Roman"/>
      <w:sz w:val="21"/>
      <w:szCs w:val="20"/>
    </w:rPr>
  </w:style>
  <w:style w:type="paragraph" w:styleId="9">
    <w:name w:val="heading 9"/>
    <w:basedOn w:val="a4"/>
    <w:next w:val="a4"/>
    <w:qFormat/>
    <w:pPr>
      <w:keepNext/>
      <w:widowControl w:val="0"/>
      <w:numPr>
        <w:ilvl w:val="8"/>
        <w:numId w:val="1"/>
      </w:numPr>
      <w:adjustRightInd w:val="0"/>
      <w:spacing w:line="352" w:lineRule="exact"/>
      <w:ind w:left="3825" w:hanging="425"/>
      <w:jc w:val="both"/>
      <w:textAlignment w:val="baseline"/>
      <w:outlineLvl w:val="8"/>
    </w:pPr>
    <w:rPr>
      <w:rFonts w:ascii="Century" w:eastAsia="ＭＳ Ｐ明朝" w:hAnsi="Century" w:cs="Times New Roman"/>
      <w:sz w:val="21"/>
      <w:szCs w:val="20"/>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レジスタ見出し"/>
    <w:basedOn w:val="a4"/>
    <w:next w:val="a9"/>
    <w:link w:val="Char"/>
    <w:rsid w:val="001E04F1"/>
    <w:pPr>
      <w:widowControl w:val="0"/>
      <w:adjustRightInd w:val="0"/>
      <w:spacing w:line="352" w:lineRule="exact"/>
      <w:ind w:leftChars="389" w:left="1044" w:hanging="227"/>
      <w:textAlignment w:val="baseline"/>
    </w:pPr>
    <w:rPr>
      <w:rFonts w:ascii="Century" w:eastAsia="ＭＳ Ｐ明朝" w:hAnsi="Century" w:cs="Times New Roman"/>
      <w:sz w:val="21"/>
      <w:szCs w:val="20"/>
    </w:rPr>
  </w:style>
  <w:style w:type="paragraph" w:styleId="aa">
    <w:name w:val="header"/>
    <w:basedOn w:val="a4"/>
    <w:pPr>
      <w:widowControl w:val="0"/>
      <w:tabs>
        <w:tab w:val="center" w:pos="4252"/>
        <w:tab w:val="right" w:pos="8504"/>
      </w:tabs>
      <w:adjustRightInd w:val="0"/>
      <w:spacing w:line="360" w:lineRule="auto"/>
      <w:jc w:val="both"/>
      <w:textAlignment w:val="baseline"/>
    </w:pPr>
    <w:rPr>
      <w:rFonts w:ascii="Century" w:eastAsia="ＭＳ Ｐ明朝" w:hAnsi="Century" w:cs="Times New Roman"/>
      <w:sz w:val="18"/>
      <w:szCs w:val="20"/>
    </w:rPr>
  </w:style>
  <w:style w:type="paragraph" w:styleId="ab">
    <w:name w:val="footer"/>
    <w:basedOn w:val="a4"/>
    <w:pPr>
      <w:widowControl w:val="0"/>
      <w:tabs>
        <w:tab w:val="center" w:pos="4252"/>
        <w:tab w:val="right" w:pos="8504"/>
      </w:tabs>
      <w:adjustRightInd w:val="0"/>
      <w:spacing w:line="360" w:lineRule="auto"/>
      <w:jc w:val="both"/>
      <w:textAlignment w:val="baseline"/>
    </w:pPr>
    <w:rPr>
      <w:rFonts w:ascii="Century" w:eastAsia="ＭＳ Ｐ明朝" w:hAnsi="Century" w:cs="Times New Roman"/>
      <w:sz w:val="18"/>
      <w:szCs w:val="20"/>
    </w:rPr>
  </w:style>
  <w:style w:type="paragraph" w:styleId="21">
    <w:name w:val="List Bullet 2"/>
    <w:basedOn w:val="a4"/>
    <w:autoRedefine/>
    <w:pPr>
      <w:widowControl w:val="0"/>
      <w:adjustRightInd w:val="0"/>
      <w:spacing w:line="352" w:lineRule="exact"/>
      <w:ind w:left="850" w:hanging="425"/>
      <w:jc w:val="both"/>
      <w:textAlignment w:val="baseline"/>
    </w:pPr>
    <w:rPr>
      <w:rFonts w:ascii="Century" w:eastAsia="ＭＳ Ｐ明朝" w:hAnsi="Century" w:cs="Times New Roman"/>
      <w:sz w:val="21"/>
      <w:szCs w:val="20"/>
    </w:rPr>
  </w:style>
  <w:style w:type="paragraph" w:customStyle="1" w:styleId="1">
    <w:name w:val="注意書き1"/>
    <w:basedOn w:val="a4"/>
    <w:pPr>
      <w:widowControl w:val="0"/>
      <w:numPr>
        <w:numId w:val="4"/>
      </w:numPr>
      <w:adjustRightInd w:val="0"/>
      <w:spacing w:line="240" w:lineRule="exact"/>
      <w:jc w:val="both"/>
      <w:textAlignment w:val="baseline"/>
    </w:pPr>
    <w:rPr>
      <w:rFonts w:ascii="Century" w:eastAsia="ＭＳ Ｐ明朝" w:hAnsi="Century" w:cs="Times New Roman"/>
      <w:sz w:val="16"/>
      <w:szCs w:val="20"/>
    </w:rPr>
  </w:style>
  <w:style w:type="paragraph" w:styleId="ac">
    <w:name w:val="Title"/>
    <w:basedOn w:val="a4"/>
    <w:qFormat/>
    <w:pPr>
      <w:widowControl w:val="0"/>
      <w:adjustRightInd w:val="0"/>
      <w:spacing w:before="240" w:after="240" w:line="240" w:lineRule="exact"/>
      <w:jc w:val="center"/>
      <w:textAlignment w:val="baseline"/>
    </w:pPr>
    <w:rPr>
      <w:rFonts w:ascii="Arial" w:hAnsi="Arial" w:cs="Times New Roman"/>
      <w:b/>
      <w:kern w:val="28"/>
      <w:sz w:val="48"/>
      <w:szCs w:val="20"/>
    </w:rPr>
  </w:style>
  <w:style w:type="paragraph" w:customStyle="1" w:styleId="a1">
    <w:name w:val="段落１"/>
    <w:basedOn w:val="a4"/>
    <w:pPr>
      <w:widowControl w:val="0"/>
      <w:numPr>
        <w:numId w:val="14"/>
      </w:numPr>
      <w:adjustRightInd w:val="0"/>
      <w:spacing w:line="352" w:lineRule="exact"/>
      <w:textAlignment w:val="baseline"/>
    </w:pPr>
    <w:rPr>
      <w:rFonts w:ascii="Century" w:eastAsia="ＭＳ Ｐ明朝" w:hAnsi="Century" w:cs="Times New Roman"/>
      <w:sz w:val="21"/>
      <w:szCs w:val="20"/>
    </w:rPr>
  </w:style>
  <w:style w:type="paragraph" w:styleId="ad">
    <w:name w:val="Subtitle"/>
    <w:basedOn w:val="a4"/>
    <w:qFormat/>
    <w:pPr>
      <w:widowControl w:val="0"/>
      <w:adjustRightInd w:val="0"/>
      <w:spacing w:line="352" w:lineRule="exact"/>
      <w:jc w:val="center"/>
      <w:textAlignment w:val="baseline"/>
    </w:pPr>
    <w:rPr>
      <w:rFonts w:ascii="Arial" w:hAnsi="Arial" w:cs="Times New Roman"/>
      <w:szCs w:val="20"/>
    </w:rPr>
  </w:style>
  <w:style w:type="paragraph" w:customStyle="1" w:styleId="ae">
    <w:name w:val="図面"/>
    <w:basedOn w:val="a4"/>
    <w:next w:val="a4"/>
    <w:pPr>
      <w:framePr w:hSpace="142" w:wrap="auto" w:vAnchor="text" w:hAnchor="page" w:x="2547" w:y="183"/>
      <w:widowControl w:val="0"/>
      <w:adjustRightInd w:val="0"/>
      <w:spacing w:line="240" w:lineRule="atLeast"/>
      <w:jc w:val="both"/>
      <w:textAlignment w:val="baseline"/>
    </w:pPr>
    <w:rPr>
      <w:rFonts w:ascii="Century" w:eastAsia="ＭＳ Ｐ明朝" w:hAnsi="Century" w:cs="Times New Roman"/>
      <w:sz w:val="21"/>
      <w:szCs w:val="20"/>
    </w:rPr>
  </w:style>
  <w:style w:type="paragraph" w:customStyle="1" w:styleId="a3">
    <w:name w:val="箇条書き見出し２"/>
    <w:basedOn w:val="20"/>
    <w:next w:val="a4"/>
    <w:pPr>
      <w:numPr>
        <w:ilvl w:val="0"/>
        <w:numId w:val="3"/>
      </w:numPr>
      <w:outlineLvl w:val="9"/>
    </w:pPr>
  </w:style>
  <w:style w:type="paragraph" w:customStyle="1" w:styleId="af">
    <w:name w:val="表内容"/>
    <w:basedOn w:val="a4"/>
    <w:rsid w:val="00BD08F2"/>
    <w:pPr>
      <w:widowControl w:val="0"/>
      <w:suppressAutoHyphens/>
      <w:adjustRightInd w:val="0"/>
      <w:textAlignment w:val="baseline"/>
    </w:pPr>
    <w:rPr>
      <w:rFonts w:ascii="Century" w:eastAsia="ＭＳ Ｐ明朝" w:hAnsi="Century" w:cs="Times New Roman"/>
      <w:sz w:val="21"/>
      <w:szCs w:val="20"/>
    </w:rPr>
  </w:style>
  <w:style w:type="paragraph" w:styleId="31">
    <w:name w:val="List Bullet 3"/>
    <w:basedOn w:val="a4"/>
    <w:autoRedefine/>
    <w:pPr>
      <w:widowControl w:val="0"/>
      <w:adjustRightInd w:val="0"/>
      <w:spacing w:line="352" w:lineRule="exact"/>
      <w:ind w:left="1276" w:hanging="425"/>
      <w:jc w:val="both"/>
      <w:textAlignment w:val="baseline"/>
    </w:pPr>
    <w:rPr>
      <w:rFonts w:ascii="Century" w:eastAsia="ＭＳ Ｐ明朝" w:hAnsi="Century" w:cs="Times New Roman"/>
      <w:sz w:val="21"/>
      <w:szCs w:val="20"/>
    </w:rPr>
  </w:style>
  <w:style w:type="paragraph" w:customStyle="1" w:styleId="af0">
    <w:name w:val="表"/>
    <w:basedOn w:val="a4"/>
    <w:rsid w:val="00BD08F2"/>
    <w:pPr>
      <w:widowControl w:val="0"/>
      <w:adjustRightInd w:val="0"/>
      <w:spacing w:line="160" w:lineRule="atLeast"/>
      <w:jc w:val="center"/>
      <w:textAlignment w:val="baseline"/>
    </w:pPr>
    <w:rPr>
      <w:rFonts w:ascii="Century" w:eastAsia="ＭＳ 明朝" w:hAnsi="Century" w:cs="Times New Roman"/>
      <w:sz w:val="21"/>
      <w:szCs w:val="20"/>
    </w:rPr>
  </w:style>
  <w:style w:type="paragraph" w:styleId="af1">
    <w:name w:val="caption"/>
    <w:basedOn w:val="a4"/>
    <w:next w:val="a4"/>
    <w:qFormat/>
    <w:pPr>
      <w:framePr w:w="7816" w:h="4403" w:hRule="exact" w:hSpace="142" w:wrap="auto" w:vAnchor="text" w:hAnchor="page" w:x="2547" w:y="181"/>
      <w:widowControl w:val="0"/>
      <w:adjustRightInd w:val="0"/>
      <w:spacing w:before="120" w:after="240" w:line="352" w:lineRule="exact"/>
      <w:jc w:val="center"/>
      <w:textAlignment w:val="baseline"/>
    </w:pPr>
    <w:rPr>
      <w:rFonts w:ascii="Century" w:eastAsia="ＭＳ Ｐ明朝" w:hAnsi="Century" w:cs="Times New Roman"/>
      <w:b/>
      <w:sz w:val="21"/>
      <w:szCs w:val="20"/>
    </w:rPr>
  </w:style>
  <w:style w:type="character" w:customStyle="1" w:styleId="af2">
    <w:name w:val="上付き"/>
    <w:rPr>
      <w:b/>
      <w:vertAlign w:val="superscript"/>
    </w:rPr>
  </w:style>
  <w:style w:type="character" w:styleId="af3">
    <w:name w:val="page number"/>
    <w:basedOn w:val="a5"/>
  </w:style>
  <w:style w:type="paragraph" w:styleId="af4">
    <w:name w:val="Date"/>
    <w:basedOn w:val="a4"/>
    <w:next w:val="a4"/>
    <w:pPr>
      <w:widowControl w:val="0"/>
      <w:adjustRightInd w:val="0"/>
      <w:spacing w:line="352" w:lineRule="exact"/>
      <w:jc w:val="both"/>
      <w:textAlignment w:val="baseline"/>
    </w:pPr>
    <w:rPr>
      <w:rFonts w:ascii="Arial" w:hAnsi="Arial" w:cs="Times New Roman"/>
      <w:szCs w:val="20"/>
    </w:rPr>
  </w:style>
  <w:style w:type="paragraph" w:styleId="af5">
    <w:name w:val="Document Map"/>
    <w:basedOn w:val="a4"/>
    <w:semiHidden/>
    <w:pPr>
      <w:shd w:val="clear" w:color="auto" w:fill="000080"/>
    </w:pPr>
    <w:rPr>
      <w:rFonts w:ascii="Arial" w:eastAsia="ＭＳ ゴシック" w:hAnsi="Arial"/>
    </w:rPr>
  </w:style>
  <w:style w:type="paragraph" w:customStyle="1" w:styleId="a2">
    <w:name w:val="段落２"/>
    <w:basedOn w:val="a4"/>
    <w:rsid w:val="00BD08F2"/>
    <w:pPr>
      <w:widowControl w:val="0"/>
      <w:numPr>
        <w:numId w:val="15"/>
      </w:numPr>
      <w:adjustRightInd w:val="0"/>
      <w:spacing w:line="352" w:lineRule="exact"/>
      <w:textAlignment w:val="baseline"/>
    </w:pPr>
    <w:rPr>
      <w:rFonts w:ascii="Century" w:eastAsia="ＭＳ Ｐ明朝" w:hAnsi="Century" w:cs="Times New Roman"/>
      <w:sz w:val="21"/>
      <w:szCs w:val="20"/>
    </w:rPr>
  </w:style>
  <w:style w:type="paragraph" w:styleId="22">
    <w:name w:val="toc 2"/>
    <w:basedOn w:val="a4"/>
    <w:next w:val="a4"/>
    <w:autoRedefine/>
    <w:uiPriority w:val="39"/>
    <w:pPr>
      <w:widowControl w:val="0"/>
      <w:adjustRightInd w:val="0"/>
      <w:spacing w:line="352" w:lineRule="exact"/>
      <w:ind w:left="210"/>
      <w:jc w:val="both"/>
      <w:textAlignment w:val="baseline"/>
    </w:pPr>
    <w:rPr>
      <w:rFonts w:ascii="Century" w:eastAsia="ＭＳ Ｐ明朝" w:hAnsi="Century" w:cs="Times New Roman"/>
      <w:sz w:val="21"/>
      <w:szCs w:val="20"/>
    </w:rPr>
  </w:style>
  <w:style w:type="paragraph" w:styleId="11">
    <w:name w:val="toc 1"/>
    <w:basedOn w:val="a4"/>
    <w:next w:val="a4"/>
    <w:autoRedefine/>
    <w:uiPriority w:val="39"/>
    <w:pPr>
      <w:widowControl w:val="0"/>
      <w:adjustRightInd w:val="0"/>
      <w:spacing w:line="352" w:lineRule="exact"/>
      <w:jc w:val="both"/>
      <w:textAlignment w:val="baseline"/>
    </w:pPr>
    <w:rPr>
      <w:rFonts w:ascii="Century" w:eastAsia="ＭＳ Ｐ明朝" w:hAnsi="Century" w:cs="Times New Roman"/>
      <w:sz w:val="21"/>
      <w:szCs w:val="20"/>
    </w:rPr>
  </w:style>
  <w:style w:type="paragraph" w:styleId="32">
    <w:name w:val="toc 3"/>
    <w:basedOn w:val="a4"/>
    <w:next w:val="a4"/>
    <w:autoRedefine/>
    <w:uiPriority w:val="39"/>
    <w:pPr>
      <w:widowControl w:val="0"/>
      <w:adjustRightInd w:val="0"/>
      <w:spacing w:line="352" w:lineRule="exact"/>
      <w:ind w:left="420"/>
      <w:jc w:val="both"/>
      <w:textAlignment w:val="baseline"/>
    </w:pPr>
    <w:rPr>
      <w:rFonts w:ascii="Century" w:eastAsia="ＭＳ Ｐ明朝" w:hAnsi="Century" w:cs="Times New Roman"/>
      <w:sz w:val="21"/>
      <w:szCs w:val="20"/>
    </w:rPr>
  </w:style>
  <w:style w:type="paragraph" w:styleId="42">
    <w:name w:val="toc 4"/>
    <w:basedOn w:val="a4"/>
    <w:next w:val="a4"/>
    <w:autoRedefine/>
    <w:semiHidden/>
    <w:pPr>
      <w:ind w:left="630"/>
    </w:pPr>
  </w:style>
  <w:style w:type="paragraph" w:styleId="52">
    <w:name w:val="toc 5"/>
    <w:basedOn w:val="a4"/>
    <w:next w:val="a4"/>
    <w:autoRedefine/>
    <w:semiHidden/>
    <w:pPr>
      <w:ind w:left="840"/>
    </w:pPr>
  </w:style>
  <w:style w:type="paragraph" w:styleId="60">
    <w:name w:val="toc 6"/>
    <w:basedOn w:val="a4"/>
    <w:next w:val="a4"/>
    <w:autoRedefine/>
    <w:semiHidden/>
    <w:pPr>
      <w:ind w:left="1050"/>
    </w:pPr>
  </w:style>
  <w:style w:type="paragraph" w:styleId="70">
    <w:name w:val="toc 7"/>
    <w:basedOn w:val="a4"/>
    <w:next w:val="a4"/>
    <w:autoRedefine/>
    <w:semiHidden/>
    <w:pPr>
      <w:ind w:left="1260"/>
    </w:pPr>
  </w:style>
  <w:style w:type="paragraph" w:styleId="80">
    <w:name w:val="toc 8"/>
    <w:basedOn w:val="a4"/>
    <w:next w:val="a4"/>
    <w:autoRedefine/>
    <w:semiHidden/>
    <w:pPr>
      <w:ind w:left="1470"/>
    </w:pPr>
  </w:style>
  <w:style w:type="paragraph" w:styleId="90">
    <w:name w:val="toc 9"/>
    <w:basedOn w:val="a4"/>
    <w:next w:val="a4"/>
    <w:autoRedefine/>
    <w:semiHidden/>
    <w:pPr>
      <w:ind w:left="1680"/>
    </w:pPr>
  </w:style>
  <w:style w:type="paragraph" w:customStyle="1" w:styleId="af6">
    <w:name w:val="レジスタ割付"/>
    <w:basedOn w:val="af0"/>
    <w:autoRedefine/>
    <w:pPr>
      <w:spacing w:line="120" w:lineRule="atLeast"/>
      <w:jc w:val="both"/>
    </w:pPr>
  </w:style>
  <w:style w:type="paragraph" w:styleId="af7">
    <w:name w:val="annotation text"/>
    <w:basedOn w:val="a4"/>
    <w:semiHidden/>
  </w:style>
  <w:style w:type="paragraph" w:styleId="af8">
    <w:name w:val="Block Text"/>
    <w:basedOn w:val="a4"/>
    <w:pPr>
      <w:widowControl w:val="0"/>
      <w:adjustRightInd w:val="0"/>
      <w:spacing w:line="352" w:lineRule="exact"/>
      <w:ind w:left="1440" w:right="1440"/>
      <w:jc w:val="both"/>
      <w:textAlignment w:val="baseline"/>
    </w:pPr>
    <w:rPr>
      <w:rFonts w:ascii="Century" w:eastAsia="ＭＳ Ｐ明朝" w:hAnsi="Century" w:cs="Times New Roman"/>
      <w:sz w:val="21"/>
      <w:szCs w:val="20"/>
    </w:rPr>
  </w:style>
  <w:style w:type="paragraph" w:styleId="af9">
    <w:name w:val="macro"/>
    <w:semiHidden/>
    <w:pPr>
      <w:widowControl w:val="0"/>
      <w:kinsoku w:val="0"/>
      <w:overflowPunct w:val="0"/>
      <w:autoSpaceDE w:val="0"/>
      <w:autoSpaceDN w:val="0"/>
      <w:adjustRightInd w:val="0"/>
      <w:snapToGrid w:val="0"/>
      <w:spacing w:line="360" w:lineRule="atLeast"/>
      <w:jc w:val="both"/>
      <w:textAlignment w:val="baseline"/>
    </w:pPr>
    <w:rPr>
      <w:rFonts w:ascii="Courier New" w:hAnsi="Courier New"/>
      <w:sz w:val="18"/>
    </w:rPr>
  </w:style>
  <w:style w:type="paragraph" w:styleId="afa">
    <w:name w:val="Message Header"/>
    <w:basedOn w:val="a4"/>
    <w:pPr>
      <w:widowControl w:val="0"/>
      <w:pBdr>
        <w:top w:val="single" w:sz="6" w:space="1" w:color="auto"/>
        <w:left w:val="single" w:sz="6" w:space="1" w:color="auto"/>
        <w:bottom w:val="single" w:sz="6" w:space="1" w:color="auto"/>
        <w:right w:val="single" w:sz="6" w:space="1" w:color="auto"/>
      </w:pBdr>
      <w:shd w:val="pct20" w:color="auto" w:fill="auto"/>
      <w:adjustRightInd w:val="0"/>
      <w:spacing w:line="352" w:lineRule="exact"/>
      <w:ind w:left="851" w:hanging="851"/>
      <w:jc w:val="both"/>
      <w:textAlignment w:val="baseline"/>
    </w:pPr>
    <w:rPr>
      <w:rFonts w:ascii="Arial" w:eastAsia="ＭＳ Ｐ明朝" w:hAnsi="Arial" w:cs="Times New Roman"/>
      <w:szCs w:val="20"/>
    </w:rPr>
  </w:style>
  <w:style w:type="paragraph" w:styleId="afb">
    <w:name w:val="Salutation"/>
    <w:basedOn w:val="a4"/>
    <w:next w:val="a4"/>
    <w:pPr>
      <w:widowControl w:val="0"/>
      <w:adjustRightInd w:val="0"/>
      <w:spacing w:line="352" w:lineRule="exact"/>
      <w:jc w:val="both"/>
      <w:textAlignment w:val="baseline"/>
    </w:pPr>
    <w:rPr>
      <w:rFonts w:ascii="Century" w:eastAsia="ＭＳ Ｐ明朝" w:hAnsi="Century" w:cs="Times New Roman"/>
      <w:sz w:val="21"/>
      <w:szCs w:val="20"/>
    </w:rPr>
  </w:style>
  <w:style w:type="paragraph" w:styleId="afc">
    <w:name w:val="envelope address"/>
    <w:basedOn w:val="a4"/>
    <w:pPr>
      <w:framePr w:w="6804" w:h="2268" w:hRule="exact" w:hSpace="142" w:wrap="auto" w:hAnchor="page" w:xAlign="center" w:yAlign="bottom"/>
      <w:widowControl w:val="0"/>
      <w:adjustRightInd w:val="0"/>
      <w:snapToGrid w:val="0"/>
      <w:spacing w:line="352" w:lineRule="exact"/>
      <w:ind w:left="2835"/>
      <w:jc w:val="both"/>
      <w:textAlignment w:val="baseline"/>
    </w:pPr>
    <w:rPr>
      <w:rFonts w:ascii="Arial" w:eastAsia="ＭＳ Ｐ明朝" w:hAnsi="Arial" w:cs="Times New Roman"/>
      <w:szCs w:val="20"/>
    </w:rPr>
  </w:style>
  <w:style w:type="paragraph" w:styleId="afd">
    <w:name w:val="List"/>
    <w:basedOn w:val="a4"/>
    <w:pPr>
      <w:widowControl w:val="0"/>
      <w:adjustRightInd w:val="0"/>
      <w:spacing w:line="352" w:lineRule="exact"/>
      <w:ind w:left="425" w:hanging="425"/>
      <w:jc w:val="both"/>
      <w:textAlignment w:val="baseline"/>
    </w:pPr>
    <w:rPr>
      <w:rFonts w:ascii="Century" w:eastAsia="ＭＳ Ｐ明朝" w:hAnsi="Century" w:cs="Times New Roman"/>
      <w:sz w:val="21"/>
      <w:szCs w:val="20"/>
    </w:rPr>
  </w:style>
  <w:style w:type="paragraph" w:styleId="23">
    <w:name w:val="List 2"/>
    <w:basedOn w:val="a4"/>
    <w:pPr>
      <w:widowControl w:val="0"/>
      <w:adjustRightInd w:val="0"/>
      <w:spacing w:line="352" w:lineRule="exact"/>
      <w:ind w:left="851" w:hanging="425"/>
      <w:jc w:val="both"/>
      <w:textAlignment w:val="baseline"/>
    </w:pPr>
    <w:rPr>
      <w:rFonts w:ascii="Century" w:eastAsia="ＭＳ Ｐ明朝" w:hAnsi="Century" w:cs="Times New Roman"/>
      <w:sz w:val="21"/>
      <w:szCs w:val="20"/>
    </w:rPr>
  </w:style>
  <w:style w:type="paragraph" w:styleId="33">
    <w:name w:val="List 3"/>
    <w:basedOn w:val="a4"/>
    <w:pPr>
      <w:widowControl w:val="0"/>
      <w:adjustRightInd w:val="0"/>
      <w:spacing w:line="352" w:lineRule="exact"/>
      <w:ind w:left="1276" w:hanging="425"/>
      <w:jc w:val="both"/>
      <w:textAlignment w:val="baseline"/>
    </w:pPr>
    <w:rPr>
      <w:rFonts w:ascii="Century" w:eastAsia="ＭＳ Ｐ明朝" w:hAnsi="Century" w:cs="Times New Roman"/>
      <w:sz w:val="21"/>
      <w:szCs w:val="20"/>
    </w:rPr>
  </w:style>
  <w:style w:type="paragraph" w:styleId="43">
    <w:name w:val="List 4"/>
    <w:basedOn w:val="a4"/>
    <w:pPr>
      <w:widowControl w:val="0"/>
      <w:adjustRightInd w:val="0"/>
      <w:spacing w:line="352" w:lineRule="exact"/>
      <w:ind w:left="1701" w:hanging="425"/>
      <w:jc w:val="both"/>
      <w:textAlignment w:val="baseline"/>
    </w:pPr>
    <w:rPr>
      <w:rFonts w:ascii="Century" w:eastAsia="ＭＳ Ｐ明朝" w:hAnsi="Century" w:cs="Times New Roman"/>
      <w:sz w:val="21"/>
      <w:szCs w:val="20"/>
    </w:rPr>
  </w:style>
  <w:style w:type="paragraph" w:styleId="53">
    <w:name w:val="List 5"/>
    <w:basedOn w:val="a4"/>
    <w:pPr>
      <w:widowControl w:val="0"/>
      <w:adjustRightInd w:val="0"/>
      <w:spacing w:line="352" w:lineRule="exact"/>
      <w:ind w:left="2126" w:hanging="425"/>
      <w:jc w:val="both"/>
      <w:textAlignment w:val="baseline"/>
    </w:pPr>
    <w:rPr>
      <w:rFonts w:ascii="Century" w:eastAsia="ＭＳ Ｐ明朝" w:hAnsi="Century" w:cs="Times New Roman"/>
      <w:sz w:val="21"/>
      <w:szCs w:val="20"/>
    </w:rPr>
  </w:style>
  <w:style w:type="paragraph" w:styleId="a0">
    <w:name w:val="List Bullet"/>
    <w:basedOn w:val="a4"/>
    <w:autoRedefine/>
    <w:pPr>
      <w:widowControl w:val="0"/>
      <w:numPr>
        <w:numId w:val="6"/>
      </w:numPr>
      <w:tabs>
        <w:tab w:val="clear" w:pos="360"/>
        <w:tab w:val="num" w:pos="840"/>
      </w:tabs>
      <w:adjustRightInd w:val="0"/>
      <w:spacing w:line="352" w:lineRule="exact"/>
      <w:ind w:leftChars="228" w:left="748" w:rightChars="100" w:right="210" w:hanging="269"/>
      <w:jc w:val="both"/>
      <w:textAlignment w:val="baseline"/>
    </w:pPr>
    <w:rPr>
      <w:rFonts w:ascii="Century" w:eastAsia="ＭＳ Ｐ明朝" w:hAnsi="Century" w:cs="Times New Roman"/>
      <w:sz w:val="21"/>
      <w:szCs w:val="20"/>
    </w:rPr>
  </w:style>
  <w:style w:type="paragraph" w:styleId="40">
    <w:name w:val="List Bullet 4"/>
    <w:basedOn w:val="a4"/>
    <w:autoRedefine/>
    <w:pPr>
      <w:widowControl w:val="0"/>
      <w:numPr>
        <w:numId w:val="7"/>
      </w:numPr>
      <w:adjustRightInd w:val="0"/>
      <w:spacing w:line="352" w:lineRule="exact"/>
      <w:jc w:val="both"/>
      <w:textAlignment w:val="baseline"/>
    </w:pPr>
    <w:rPr>
      <w:rFonts w:ascii="Century" w:eastAsia="ＭＳ Ｐ明朝" w:hAnsi="Century" w:cs="Times New Roman"/>
      <w:sz w:val="21"/>
      <w:szCs w:val="20"/>
    </w:rPr>
  </w:style>
  <w:style w:type="paragraph" w:styleId="50">
    <w:name w:val="List Bullet 5"/>
    <w:basedOn w:val="a4"/>
    <w:autoRedefine/>
    <w:pPr>
      <w:widowControl w:val="0"/>
      <w:numPr>
        <w:numId w:val="8"/>
      </w:numPr>
      <w:adjustRightInd w:val="0"/>
      <w:spacing w:line="352" w:lineRule="exact"/>
      <w:jc w:val="both"/>
      <w:textAlignment w:val="baseline"/>
    </w:pPr>
    <w:rPr>
      <w:rFonts w:ascii="Century" w:eastAsia="ＭＳ Ｐ明朝" w:hAnsi="Century" w:cs="Times New Roman"/>
      <w:sz w:val="21"/>
      <w:szCs w:val="20"/>
    </w:rPr>
  </w:style>
  <w:style w:type="paragraph" w:styleId="afe">
    <w:name w:val="List Continue"/>
    <w:basedOn w:val="a4"/>
    <w:pPr>
      <w:widowControl w:val="0"/>
      <w:adjustRightInd w:val="0"/>
      <w:spacing w:after="180" w:line="352" w:lineRule="exact"/>
      <w:ind w:left="425"/>
      <w:jc w:val="both"/>
      <w:textAlignment w:val="baseline"/>
    </w:pPr>
    <w:rPr>
      <w:rFonts w:ascii="Century" w:eastAsia="ＭＳ Ｐ明朝" w:hAnsi="Century" w:cs="Times New Roman"/>
      <w:sz w:val="21"/>
      <w:szCs w:val="20"/>
    </w:rPr>
  </w:style>
  <w:style w:type="paragraph" w:styleId="24">
    <w:name w:val="List Continue 2"/>
    <w:basedOn w:val="a4"/>
    <w:pPr>
      <w:widowControl w:val="0"/>
      <w:adjustRightInd w:val="0"/>
      <w:spacing w:after="180" w:line="352" w:lineRule="exact"/>
      <w:ind w:left="850"/>
      <w:jc w:val="both"/>
      <w:textAlignment w:val="baseline"/>
    </w:pPr>
    <w:rPr>
      <w:rFonts w:ascii="Century" w:eastAsia="ＭＳ Ｐ明朝" w:hAnsi="Century" w:cs="Times New Roman"/>
      <w:sz w:val="21"/>
      <w:szCs w:val="20"/>
    </w:rPr>
  </w:style>
  <w:style w:type="paragraph" w:styleId="34">
    <w:name w:val="List Continue 3"/>
    <w:basedOn w:val="a4"/>
    <w:pPr>
      <w:widowControl w:val="0"/>
      <w:adjustRightInd w:val="0"/>
      <w:spacing w:after="180" w:line="352" w:lineRule="exact"/>
      <w:ind w:left="1275"/>
      <w:jc w:val="both"/>
      <w:textAlignment w:val="baseline"/>
    </w:pPr>
    <w:rPr>
      <w:rFonts w:ascii="Century" w:eastAsia="ＭＳ Ｐ明朝" w:hAnsi="Century" w:cs="Times New Roman"/>
      <w:sz w:val="21"/>
      <w:szCs w:val="20"/>
    </w:rPr>
  </w:style>
  <w:style w:type="paragraph" w:styleId="44">
    <w:name w:val="List Continue 4"/>
    <w:basedOn w:val="a4"/>
    <w:pPr>
      <w:widowControl w:val="0"/>
      <w:adjustRightInd w:val="0"/>
      <w:spacing w:after="180" w:line="352" w:lineRule="exact"/>
      <w:ind w:left="1700"/>
      <w:jc w:val="both"/>
      <w:textAlignment w:val="baseline"/>
    </w:pPr>
    <w:rPr>
      <w:rFonts w:ascii="Century" w:eastAsia="ＭＳ Ｐ明朝" w:hAnsi="Century" w:cs="Times New Roman"/>
      <w:sz w:val="21"/>
      <w:szCs w:val="20"/>
    </w:rPr>
  </w:style>
  <w:style w:type="paragraph" w:styleId="54">
    <w:name w:val="List Continue 5"/>
    <w:basedOn w:val="a4"/>
    <w:pPr>
      <w:widowControl w:val="0"/>
      <w:adjustRightInd w:val="0"/>
      <w:spacing w:after="180" w:line="352" w:lineRule="exact"/>
      <w:ind w:left="2125"/>
      <w:jc w:val="both"/>
      <w:textAlignment w:val="baseline"/>
    </w:pPr>
    <w:rPr>
      <w:rFonts w:ascii="Century" w:eastAsia="ＭＳ Ｐ明朝" w:hAnsi="Century" w:cs="Times New Roman"/>
      <w:sz w:val="21"/>
      <w:szCs w:val="20"/>
    </w:rPr>
  </w:style>
  <w:style w:type="paragraph" w:styleId="aff">
    <w:name w:val="Note Heading"/>
    <w:basedOn w:val="a4"/>
    <w:next w:val="a4"/>
    <w:pPr>
      <w:widowControl w:val="0"/>
      <w:adjustRightInd w:val="0"/>
      <w:spacing w:line="352" w:lineRule="exact"/>
      <w:jc w:val="center"/>
      <w:textAlignment w:val="baseline"/>
    </w:pPr>
    <w:rPr>
      <w:rFonts w:ascii="Century" w:eastAsia="ＭＳ Ｐ明朝" w:hAnsi="Century" w:cs="Times New Roman"/>
      <w:sz w:val="21"/>
      <w:szCs w:val="20"/>
    </w:rPr>
  </w:style>
  <w:style w:type="paragraph" w:styleId="aff0">
    <w:name w:val="footnote text"/>
    <w:basedOn w:val="a4"/>
    <w:semiHidden/>
    <w:pPr>
      <w:widowControl w:val="0"/>
      <w:adjustRightInd w:val="0"/>
      <w:snapToGrid w:val="0"/>
      <w:spacing w:line="352" w:lineRule="exact"/>
      <w:textAlignment w:val="baseline"/>
    </w:pPr>
    <w:rPr>
      <w:rFonts w:ascii="Century" w:eastAsia="ＭＳ Ｐ明朝" w:hAnsi="Century" w:cs="Times New Roman"/>
      <w:sz w:val="21"/>
      <w:szCs w:val="20"/>
    </w:rPr>
  </w:style>
  <w:style w:type="paragraph" w:styleId="aff1">
    <w:name w:val="Closing"/>
    <w:basedOn w:val="a4"/>
    <w:next w:val="a4"/>
    <w:pPr>
      <w:widowControl w:val="0"/>
      <w:adjustRightInd w:val="0"/>
      <w:spacing w:line="352" w:lineRule="exact"/>
      <w:jc w:val="right"/>
      <w:textAlignment w:val="baseline"/>
    </w:pPr>
    <w:rPr>
      <w:rFonts w:ascii="Century" w:eastAsia="ＭＳ Ｐ明朝" w:hAnsi="Century" w:cs="Times New Roman"/>
      <w:sz w:val="21"/>
      <w:szCs w:val="20"/>
    </w:rPr>
  </w:style>
  <w:style w:type="paragraph" w:styleId="aff2">
    <w:name w:val="envelope return"/>
    <w:basedOn w:val="a4"/>
    <w:pPr>
      <w:widowControl w:val="0"/>
      <w:adjustRightInd w:val="0"/>
      <w:snapToGrid w:val="0"/>
      <w:spacing w:line="352" w:lineRule="exact"/>
      <w:jc w:val="both"/>
      <w:textAlignment w:val="baseline"/>
    </w:pPr>
    <w:rPr>
      <w:rFonts w:ascii="Arial" w:eastAsia="ＭＳ Ｐ明朝" w:hAnsi="Arial" w:cs="Times New Roman"/>
      <w:sz w:val="21"/>
      <w:szCs w:val="20"/>
    </w:rPr>
  </w:style>
  <w:style w:type="paragraph" w:styleId="12">
    <w:name w:val="index 1"/>
    <w:basedOn w:val="a4"/>
    <w:next w:val="a4"/>
    <w:autoRedefine/>
    <w:semiHidden/>
    <w:pPr>
      <w:widowControl w:val="0"/>
      <w:adjustRightInd w:val="0"/>
      <w:spacing w:line="352" w:lineRule="exact"/>
      <w:ind w:left="210" w:hanging="210"/>
      <w:jc w:val="both"/>
      <w:textAlignment w:val="baseline"/>
    </w:pPr>
    <w:rPr>
      <w:rFonts w:ascii="Century" w:eastAsia="ＭＳ Ｐ明朝" w:hAnsi="Century" w:cs="Times New Roman"/>
      <w:sz w:val="21"/>
      <w:szCs w:val="20"/>
    </w:rPr>
  </w:style>
  <w:style w:type="paragraph" w:styleId="25">
    <w:name w:val="index 2"/>
    <w:basedOn w:val="a4"/>
    <w:next w:val="a4"/>
    <w:autoRedefine/>
    <w:semiHidden/>
    <w:pPr>
      <w:ind w:left="420" w:hanging="210"/>
    </w:pPr>
  </w:style>
  <w:style w:type="paragraph" w:styleId="35">
    <w:name w:val="index 3"/>
    <w:basedOn w:val="a4"/>
    <w:next w:val="a4"/>
    <w:autoRedefine/>
    <w:semiHidden/>
    <w:pPr>
      <w:ind w:left="630" w:hanging="210"/>
    </w:pPr>
  </w:style>
  <w:style w:type="paragraph" w:styleId="45">
    <w:name w:val="index 4"/>
    <w:basedOn w:val="a4"/>
    <w:next w:val="a4"/>
    <w:autoRedefine/>
    <w:semiHidden/>
    <w:pPr>
      <w:ind w:left="840" w:hanging="210"/>
    </w:pPr>
  </w:style>
  <w:style w:type="paragraph" w:styleId="55">
    <w:name w:val="index 5"/>
    <w:basedOn w:val="a4"/>
    <w:next w:val="a4"/>
    <w:autoRedefine/>
    <w:semiHidden/>
    <w:pPr>
      <w:ind w:left="1050" w:hanging="210"/>
    </w:pPr>
  </w:style>
  <w:style w:type="paragraph" w:styleId="61">
    <w:name w:val="index 6"/>
    <w:basedOn w:val="a4"/>
    <w:next w:val="a4"/>
    <w:autoRedefine/>
    <w:semiHidden/>
    <w:pPr>
      <w:ind w:left="1260" w:hanging="210"/>
    </w:pPr>
  </w:style>
  <w:style w:type="paragraph" w:styleId="71">
    <w:name w:val="index 7"/>
    <w:basedOn w:val="a4"/>
    <w:next w:val="a4"/>
    <w:autoRedefine/>
    <w:semiHidden/>
    <w:pPr>
      <w:ind w:left="1470" w:hanging="210"/>
    </w:pPr>
  </w:style>
  <w:style w:type="paragraph" w:styleId="81">
    <w:name w:val="index 8"/>
    <w:basedOn w:val="a4"/>
    <w:next w:val="a4"/>
    <w:autoRedefine/>
    <w:semiHidden/>
    <w:pPr>
      <w:ind w:left="1680" w:hanging="210"/>
    </w:pPr>
  </w:style>
  <w:style w:type="paragraph" w:styleId="91">
    <w:name w:val="index 9"/>
    <w:basedOn w:val="a4"/>
    <w:next w:val="a4"/>
    <w:autoRedefine/>
    <w:semiHidden/>
    <w:pPr>
      <w:ind w:left="1890" w:hanging="210"/>
    </w:pPr>
  </w:style>
  <w:style w:type="paragraph" w:styleId="aff3">
    <w:name w:val="index heading"/>
    <w:basedOn w:val="a4"/>
    <w:next w:val="12"/>
    <w:semiHidden/>
    <w:rPr>
      <w:rFonts w:ascii="Arial" w:hAnsi="Arial"/>
      <w:b/>
    </w:rPr>
  </w:style>
  <w:style w:type="paragraph" w:styleId="aff4">
    <w:name w:val="table of authorities"/>
    <w:basedOn w:val="a4"/>
    <w:next w:val="a4"/>
    <w:semiHidden/>
    <w:pPr>
      <w:ind w:left="210" w:hanging="210"/>
    </w:pPr>
  </w:style>
  <w:style w:type="paragraph" w:styleId="aff5">
    <w:name w:val="toa heading"/>
    <w:basedOn w:val="a4"/>
    <w:next w:val="a4"/>
    <w:semiHidden/>
    <w:pPr>
      <w:spacing w:before="180"/>
    </w:pPr>
    <w:rPr>
      <w:rFonts w:ascii="Arial" w:eastAsia="ＭＳ ゴシック" w:hAnsi="Arial"/>
    </w:rPr>
  </w:style>
  <w:style w:type="paragraph" w:styleId="aff6">
    <w:name w:val="Signature"/>
    <w:basedOn w:val="a4"/>
    <w:pPr>
      <w:widowControl w:val="0"/>
      <w:adjustRightInd w:val="0"/>
      <w:spacing w:line="352" w:lineRule="exact"/>
      <w:jc w:val="right"/>
      <w:textAlignment w:val="baseline"/>
    </w:pPr>
    <w:rPr>
      <w:rFonts w:ascii="Century" w:eastAsia="ＭＳ Ｐ明朝" w:hAnsi="Century" w:cs="Times New Roman"/>
      <w:sz w:val="21"/>
      <w:szCs w:val="20"/>
    </w:rPr>
  </w:style>
  <w:style w:type="paragraph" w:styleId="aff7">
    <w:name w:val="Plain Text"/>
    <w:basedOn w:val="a4"/>
    <w:pPr>
      <w:widowControl w:val="0"/>
      <w:adjustRightInd w:val="0"/>
      <w:spacing w:line="352" w:lineRule="exact"/>
      <w:jc w:val="both"/>
      <w:textAlignment w:val="baseline"/>
    </w:pPr>
    <w:rPr>
      <w:rFonts w:ascii="ＭＳ 明朝" w:eastAsia="ＭＳ 明朝" w:hAnsi="Courier New" w:cs="Times New Roman"/>
      <w:sz w:val="21"/>
      <w:szCs w:val="20"/>
    </w:rPr>
  </w:style>
  <w:style w:type="paragraph" w:styleId="aff8">
    <w:name w:val="table of figures"/>
    <w:basedOn w:val="a4"/>
    <w:next w:val="a4"/>
    <w:semiHidden/>
    <w:pPr>
      <w:ind w:left="850" w:hanging="425"/>
    </w:pPr>
  </w:style>
  <w:style w:type="paragraph" w:styleId="a">
    <w:name w:val="List Number"/>
    <w:basedOn w:val="a4"/>
    <w:pPr>
      <w:widowControl w:val="0"/>
      <w:numPr>
        <w:numId w:val="9"/>
      </w:numPr>
      <w:adjustRightInd w:val="0"/>
      <w:spacing w:line="352" w:lineRule="exact"/>
      <w:jc w:val="both"/>
      <w:textAlignment w:val="baseline"/>
    </w:pPr>
    <w:rPr>
      <w:rFonts w:ascii="Century" w:eastAsia="ＭＳ Ｐ明朝" w:hAnsi="Century" w:cs="Times New Roman"/>
      <w:sz w:val="21"/>
      <w:szCs w:val="20"/>
    </w:rPr>
  </w:style>
  <w:style w:type="paragraph" w:styleId="2">
    <w:name w:val="List Number 2"/>
    <w:basedOn w:val="a4"/>
    <w:pPr>
      <w:widowControl w:val="0"/>
      <w:numPr>
        <w:numId w:val="10"/>
      </w:numPr>
      <w:adjustRightInd w:val="0"/>
      <w:spacing w:line="352" w:lineRule="exact"/>
      <w:jc w:val="both"/>
      <w:textAlignment w:val="baseline"/>
    </w:pPr>
    <w:rPr>
      <w:rFonts w:ascii="Century" w:eastAsia="ＭＳ Ｐ明朝" w:hAnsi="Century" w:cs="Times New Roman"/>
      <w:sz w:val="21"/>
      <w:szCs w:val="20"/>
    </w:rPr>
  </w:style>
  <w:style w:type="paragraph" w:styleId="3">
    <w:name w:val="List Number 3"/>
    <w:basedOn w:val="a4"/>
    <w:pPr>
      <w:widowControl w:val="0"/>
      <w:numPr>
        <w:numId w:val="11"/>
      </w:numPr>
      <w:adjustRightInd w:val="0"/>
      <w:spacing w:line="352" w:lineRule="exact"/>
      <w:jc w:val="both"/>
      <w:textAlignment w:val="baseline"/>
    </w:pPr>
    <w:rPr>
      <w:rFonts w:ascii="Century" w:eastAsia="ＭＳ Ｐ明朝" w:hAnsi="Century" w:cs="Times New Roman"/>
      <w:sz w:val="21"/>
      <w:szCs w:val="20"/>
    </w:rPr>
  </w:style>
  <w:style w:type="paragraph" w:styleId="4">
    <w:name w:val="List Number 4"/>
    <w:basedOn w:val="a4"/>
    <w:pPr>
      <w:widowControl w:val="0"/>
      <w:numPr>
        <w:numId w:val="12"/>
      </w:numPr>
      <w:adjustRightInd w:val="0"/>
      <w:spacing w:line="352" w:lineRule="exact"/>
      <w:jc w:val="both"/>
      <w:textAlignment w:val="baseline"/>
    </w:pPr>
    <w:rPr>
      <w:rFonts w:ascii="Century" w:eastAsia="ＭＳ Ｐ明朝" w:hAnsi="Century" w:cs="Times New Roman"/>
      <w:sz w:val="21"/>
      <w:szCs w:val="20"/>
    </w:rPr>
  </w:style>
  <w:style w:type="paragraph" w:styleId="5">
    <w:name w:val="List Number 5"/>
    <w:basedOn w:val="a4"/>
    <w:pPr>
      <w:widowControl w:val="0"/>
      <w:numPr>
        <w:numId w:val="13"/>
      </w:numPr>
      <w:adjustRightInd w:val="0"/>
      <w:spacing w:line="352" w:lineRule="exact"/>
      <w:jc w:val="both"/>
      <w:textAlignment w:val="baseline"/>
    </w:pPr>
    <w:rPr>
      <w:rFonts w:ascii="Century" w:eastAsia="ＭＳ Ｐ明朝" w:hAnsi="Century" w:cs="Times New Roman"/>
      <w:sz w:val="21"/>
      <w:szCs w:val="20"/>
    </w:rPr>
  </w:style>
  <w:style w:type="paragraph" w:styleId="aff9">
    <w:name w:val="endnote text"/>
    <w:basedOn w:val="a4"/>
    <w:semiHidden/>
    <w:pPr>
      <w:snapToGrid w:val="0"/>
    </w:pPr>
  </w:style>
  <w:style w:type="paragraph" w:styleId="affa">
    <w:name w:val="Body Text"/>
    <w:basedOn w:val="a4"/>
    <w:pPr>
      <w:widowControl w:val="0"/>
      <w:adjustRightInd w:val="0"/>
      <w:spacing w:line="352" w:lineRule="exact"/>
      <w:jc w:val="both"/>
      <w:textAlignment w:val="baseline"/>
    </w:pPr>
    <w:rPr>
      <w:rFonts w:ascii="Century" w:eastAsia="ＭＳ Ｐ明朝" w:hAnsi="Century" w:cs="Times New Roman"/>
      <w:sz w:val="21"/>
      <w:szCs w:val="20"/>
    </w:rPr>
  </w:style>
  <w:style w:type="paragraph" w:styleId="26">
    <w:name w:val="Body Text 2"/>
    <w:basedOn w:val="a4"/>
    <w:pPr>
      <w:widowControl w:val="0"/>
      <w:adjustRightInd w:val="0"/>
      <w:spacing w:line="480" w:lineRule="auto"/>
      <w:jc w:val="both"/>
      <w:textAlignment w:val="baseline"/>
    </w:pPr>
    <w:rPr>
      <w:rFonts w:ascii="Century" w:eastAsia="ＭＳ Ｐ明朝" w:hAnsi="Century" w:cs="Times New Roman"/>
      <w:sz w:val="21"/>
      <w:szCs w:val="20"/>
    </w:rPr>
  </w:style>
  <w:style w:type="paragraph" w:styleId="36">
    <w:name w:val="Body Text 3"/>
    <w:basedOn w:val="a4"/>
    <w:pPr>
      <w:widowControl w:val="0"/>
      <w:adjustRightInd w:val="0"/>
      <w:spacing w:line="352" w:lineRule="exact"/>
      <w:jc w:val="both"/>
      <w:textAlignment w:val="baseline"/>
    </w:pPr>
    <w:rPr>
      <w:rFonts w:ascii="Century" w:eastAsia="ＭＳ Ｐ明朝" w:hAnsi="Century" w:cs="Times New Roman"/>
      <w:sz w:val="16"/>
      <w:szCs w:val="20"/>
    </w:rPr>
  </w:style>
  <w:style w:type="paragraph" w:styleId="affb">
    <w:name w:val="Body Text Indent"/>
    <w:basedOn w:val="a4"/>
    <w:pPr>
      <w:widowControl w:val="0"/>
      <w:adjustRightInd w:val="0"/>
      <w:spacing w:line="352" w:lineRule="exact"/>
      <w:ind w:left="851"/>
      <w:jc w:val="both"/>
      <w:textAlignment w:val="baseline"/>
    </w:pPr>
    <w:rPr>
      <w:rFonts w:ascii="Century" w:eastAsia="ＭＳ Ｐ明朝" w:hAnsi="Century" w:cs="Times New Roman"/>
      <w:sz w:val="21"/>
      <w:szCs w:val="20"/>
    </w:rPr>
  </w:style>
  <w:style w:type="paragraph" w:styleId="27">
    <w:name w:val="Body Text Indent 2"/>
    <w:basedOn w:val="a4"/>
    <w:pPr>
      <w:widowControl w:val="0"/>
      <w:adjustRightInd w:val="0"/>
      <w:spacing w:line="480" w:lineRule="auto"/>
      <w:ind w:left="851"/>
      <w:jc w:val="both"/>
      <w:textAlignment w:val="baseline"/>
    </w:pPr>
    <w:rPr>
      <w:rFonts w:ascii="Century" w:eastAsia="ＭＳ Ｐ明朝" w:hAnsi="Century" w:cs="Times New Roman"/>
      <w:sz w:val="21"/>
      <w:szCs w:val="20"/>
    </w:rPr>
  </w:style>
  <w:style w:type="paragraph" w:styleId="37">
    <w:name w:val="Body Text Indent 3"/>
    <w:basedOn w:val="a4"/>
    <w:pPr>
      <w:widowControl w:val="0"/>
      <w:adjustRightInd w:val="0"/>
      <w:spacing w:line="352" w:lineRule="exact"/>
      <w:ind w:left="851"/>
      <w:jc w:val="both"/>
      <w:textAlignment w:val="baseline"/>
    </w:pPr>
    <w:rPr>
      <w:rFonts w:ascii="Century" w:eastAsia="ＭＳ Ｐ明朝" w:hAnsi="Century" w:cs="Times New Roman"/>
      <w:sz w:val="16"/>
      <w:szCs w:val="20"/>
    </w:rPr>
  </w:style>
  <w:style w:type="paragraph" w:styleId="affc">
    <w:name w:val="Body Text First Indent"/>
    <w:basedOn w:val="affa"/>
    <w:pPr>
      <w:ind w:firstLine="210"/>
    </w:pPr>
  </w:style>
  <w:style w:type="paragraph" w:styleId="28">
    <w:name w:val="Body Text First Indent 2"/>
    <w:basedOn w:val="affb"/>
    <w:pPr>
      <w:ind w:firstLine="210"/>
    </w:pPr>
  </w:style>
  <w:style w:type="character" w:styleId="affd">
    <w:name w:val="Hyperlink"/>
    <w:basedOn w:val="a5"/>
    <w:uiPriority w:val="99"/>
    <w:rPr>
      <w:color w:val="0000FF"/>
      <w:u w:val="single"/>
    </w:rPr>
  </w:style>
  <w:style w:type="paragraph" w:customStyle="1" w:styleId="affe">
    <w:name w:val="表のヘッダ"/>
    <w:basedOn w:val="af0"/>
    <w:rPr>
      <w:b/>
    </w:rPr>
  </w:style>
  <w:style w:type="character" w:styleId="afff">
    <w:name w:val="FollowedHyperlink"/>
    <w:basedOn w:val="a5"/>
    <w:rPr>
      <w:color w:val="800080"/>
      <w:u w:val="single"/>
    </w:rPr>
  </w:style>
  <w:style w:type="paragraph" w:customStyle="1" w:styleId="font5">
    <w:name w:val="font5"/>
    <w:basedOn w:val="a4"/>
    <w:pPr>
      <w:spacing w:before="100" w:beforeAutospacing="1" w:after="100" w:afterAutospacing="1"/>
    </w:pPr>
    <w:rPr>
      <w:rFonts w:cs="Times New Roman" w:hint="eastAsia"/>
      <w:sz w:val="12"/>
      <w:szCs w:val="12"/>
    </w:rPr>
  </w:style>
  <w:style w:type="paragraph" w:styleId="HTML">
    <w:name w:val="HTML Address"/>
    <w:basedOn w:val="a4"/>
    <w:pPr>
      <w:widowControl w:val="0"/>
      <w:adjustRightInd w:val="0"/>
      <w:spacing w:line="352" w:lineRule="exact"/>
      <w:jc w:val="both"/>
      <w:textAlignment w:val="baseline"/>
    </w:pPr>
    <w:rPr>
      <w:rFonts w:ascii="Century" w:eastAsia="ＭＳ Ｐ明朝" w:hAnsi="Century" w:cs="Times New Roman"/>
      <w:i/>
      <w:iCs/>
      <w:sz w:val="21"/>
      <w:szCs w:val="20"/>
    </w:rPr>
  </w:style>
  <w:style w:type="paragraph" w:styleId="HTML0">
    <w:name w:val="HTML Preformatted"/>
    <w:basedOn w:val="a4"/>
    <w:link w:val="HTML1"/>
    <w:uiPriority w:val="99"/>
    <w:pPr>
      <w:widowControl w:val="0"/>
      <w:adjustRightInd w:val="0"/>
      <w:spacing w:line="352" w:lineRule="exact"/>
      <w:jc w:val="both"/>
      <w:textAlignment w:val="baseline"/>
    </w:pPr>
    <w:rPr>
      <w:rFonts w:ascii="Courier New" w:eastAsia="ＭＳ Ｐ明朝" w:hAnsi="Courier New" w:cs="Courier New"/>
      <w:sz w:val="20"/>
      <w:szCs w:val="20"/>
    </w:rPr>
  </w:style>
  <w:style w:type="paragraph" w:styleId="afff0">
    <w:name w:val="E-mail Signature"/>
    <w:basedOn w:val="a4"/>
    <w:pPr>
      <w:widowControl w:val="0"/>
      <w:adjustRightInd w:val="0"/>
      <w:spacing w:line="352" w:lineRule="exact"/>
      <w:jc w:val="both"/>
      <w:textAlignment w:val="baseline"/>
    </w:pPr>
    <w:rPr>
      <w:rFonts w:ascii="Century" w:eastAsia="ＭＳ Ｐ明朝" w:hAnsi="Century" w:cs="Times New Roman"/>
      <w:sz w:val="21"/>
      <w:szCs w:val="20"/>
    </w:rPr>
  </w:style>
  <w:style w:type="paragraph" w:styleId="Web">
    <w:name w:val="Normal (Web)"/>
    <w:basedOn w:val="a4"/>
    <w:uiPriority w:val="99"/>
    <w:pPr>
      <w:widowControl w:val="0"/>
      <w:adjustRightInd w:val="0"/>
      <w:spacing w:line="352" w:lineRule="exact"/>
      <w:jc w:val="both"/>
      <w:textAlignment w:val="baseline"/>
    </w:pPr>
    <w:rPr>
      <w:rFonts w:ascii="Times New Roman" w:eastAsia="ＭＳ Ｐ明朝" w:hAnsi="Times New Roman" w:cs="Times New Roman"/>
    </w:rPr>
  </w:style>
  <w:style w:type="paragraph" w:styleId="afff1">
    <w:name w:val="annotation subject"/>
    <w:basedOn w:val="af7"/>
    <w:next w:val="af7"/>
    <w:semiHidden/>
    <w:rsid w:val="003D0423"/>
    <w:rPr>
      <w:b/>
      <w:bCs/>
    </w:rPr>
  </w:style>
  <w:style w:type="paragraph" w:styleId="afff2">
    <w:name w:val="Balloon Text"/>
    <w:basedOn w:val="a4"/>
    <w:semiHidden/>
    <w:rsid w:val="003D0423"/>
    <w:rPr>
      <w:rFonts w:ascii="Arial" w:eastAsia="ＭＳ ゴシック" w:hAnsi="Arial"/>
      <w:sz w:val="18"/>
      <w:szCs w:val="18"/>
    </w:rPr>
  </w:style>
  <w:style w:type="character" w:styleId="afff3">
    <w:name w:val="annotation reference"/>
    <w:basedOn w:val="a5"/>
    <w:semiHidden/>
    <w:rsid w:val="00225279"/>
    <w:rPr>
      <w:sz w:val="18"/>
      <w:szCs w:val="18"/>
    </w:rPr>
  </w:style>
  <w:style w:type="paragraph" w:customStyle="1" w:styleId="afff4">
    <w:name w:val="本文１"/>
    <w:basedOn w:val="a4"/>
    <w:rsid w:val="00E804B8"/>
    <w:pPr>
      <w:widowControl w:val="0"/>
      <w:adjustRightInd w:val="0"/>
      <w:spacing w:line="360" w:lineRule="auto"/>
      <w:ind w:left="238" w:firstLine="284"/>
      <w:textAlignment w:val="center"/>
    </w:pPr>
    <w:rPr>
      <w:rFonts w:ascii="Century" w:eastAsia="ＭＳ ゴシック" w:hAnsi="Century" w:cs="Times New Roman"/>
      <w:sz w:val="20"/>
      <w:szCs w:val="20"/>
    </w:rPr>
  </w:style>
  <w:style w:type="table" w:styleId="afff5">
    <w:name w:val="Table Grid"/>
    <w:basedOn w:val="a6"/>
    <w:rsid w:val="00E804B8"/>
    <w:pPr>
      <w:wordWrap w:val="0"/>
      <w:spacing w:line="0" w:lineRule="atLeast"/>
      <w:textAlignment w:val="center"/>
    </w:pPr>
    <w:rPr>
      <w:rFonts w:ascii="ＭＳ 明朝"/>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f6">
    <w:name w:val="表－標準"/>
    <w:basedOn w:val="afff4"/>
    <w:rsid w:val="00A70881"/>
    <w:pPr>
      <w:spacing w:line="240" w:lineRule="auto"/>
      <w:ind w:left="57"/>
    </w:pPr>
  </w:style>
  <w:style w:type="paragraph" w:customStyle="1" w:styleId="a9">
    <w:name w:val="段落内容"/>
    <w:basedOn w:val="a4"/>
    <w:link w:val="Char0"/>
    <w:rsid w:val="00BD08F2"/>
    <w:pPr>
      <w:widowControl w:val="0"/>
      <w:adjustRightInd w:val="0"/>
      <w:spacing w:line="352" w:lineRule="exact"/>
      <w:ind w:left="2100"/>
      <w:textAlignment w:val="baseline"/>
    </w:pPr>
    <w:rPr>
      <w:rFonts w:ascii="Century" w:eastAsia="ＭＳ Ｐ明朝" w:hAnsi="Century" w:cs="Times New Roman"/>
      <w:sz w:val="21"/>
      <w:szCs w:val="20"/>
    </w:rPr>
  </w:style>
  <w:style w:type="character" w:customStyle="1" w:styleId="Char0">
    <w:name w:val="段落内容 Char"/>
    <w:basedOn w:val="a5"/>
    <w:link w:val="a9"/>
    <w:rsid w:val="00BD08F2"/>
    <w:rPr>
      <w:rFonts w:ascii="Century" w:eastAsia="ＭＳ Ｐ明朝" w:hAnsi="Century"/>
      <w:sz w:val="21"/>
      <w:lang w:val="en-US" w:eastAsia="ja-JP" w:bidi="ar-SA"/>
    </w:rPr>
  </w:style>
  <w:style w:type="paragraph" w:customStyle="1" w:styleId="afff7">
    <w:name w:val="レジスタ定義"/>
    <w:basedOn w:val="a4"/>
    <w:link w:val="Char1"/>
    <w:rsid w:val="001E04F1"/>
    <w:pPr>
      <w:widowControl w:val="0"/>
      <w:adjustRightInd w:val="0"/>
      <w:spacing w:line="352" w:lineRule="exact"/>
      <w:ind w:left="840"/>
      <w:jc w:val="both"/>
      <w:textAlignment w:val="baseline"/>
    </w:pPr>
    <w:rPr>
      <w:rFonts w:ascii="Century" w:eastAsia="ＭＳ Ｐ明朝" w:hAnsi="Century" w:cs="Times New Roman"/>
      <w:sz w:val="21"/>
      <w:szCs w:val="20"/>
    </w:rPr>
  </w:style>
  <w:style w:type="character" w:customStyle="1" w:styleId="Char1">
    <w:name w:val="レジスタ定義 Char"/>
    <w:basedOn w:val="a5"/>
    <w:link w:val="afff7"/>
    <w:rsid w:val="001E04F1"/>
    <w:rPr>
      <w:rFonts w:ascii="Century" w:eastAsia="ＭＳ Ｐ明朝" w:hAnsi="Century"/>
      <w:sz w:val="21"/>
      <w:lang w:val="en-US" w:eastAsia="ja-JP" w:bidi="ar-SA"/>
    </w:rPr>
  </w:style>
  <w:style w:type="character" w:customStyle="1" w:styleId="Char">
    <w:name w:val="レジスタ見出し Char"/>
    <w:basedOn w:val="a5"/>
    <w:link w:val="a8"/>
    <w:rsid w:val="001E04F1"/>
    <w:rPr>
      <w:rFonts w:ascii="Century" w:eastAsia="ＭＳ Ｐ明朝" w:hAnsi="Century"/>
      <w:sz w:val="21"/>
      <w:lang w:val="en-US" w:eastAsia="ja-JP" w:bidi="ar-SA"/>
    </w:rPr>
  </w:style>
  <w:style w:type="character" w:customStyle="1" w:styleId="13">
    <w:name w:val="未解決のメンション1"/>
    <w:basedOn w:val="a5"/>
    <w:uiPriority w:val="99"/>
    <w:semiHidden/>
    <w:unhideWhenUsed/>
    <w:rsid w:val="00A63B2E"/>
    <w:rPr>
      <w:color w:val="808080"/>
      <w:shd w:val="clear" w:color="auto" w:fill="E6E6E6"/>
    </w:rPr>
  </w:style>
  <w:style w:type="character" w:customStyle="1" w:styleId="HTML1">
    <w:name w:val="HTML 書式付き (文字)"/>
    <w:basedOn w:val="a5"/>
    <w:link w:val="HTML0"/>
    <w:uiPriority w:val="99"/>
    <w:rsid w:val="00F40931"/>
    <w:rPr>
      <w:rFonts w:ascii="Courier New" w:eastAsia="ＭＳ Ｐ明朝" w:hAnsi="Courier New" w:cs="Courier New"/>
    </w:rPr>
  </w:style>
  <w:style w:type="paragraph" w:styleId="afff8">
    <w:name w:val="List Paragraph"/>
    <w:basedOn w:val="a4"/>
    <w:uiPriority w:val="34"/>
    <w:qFormat/>
    <w:rsid w:val="00705D3A"/>
    <w:pPr>
      <w:ind w:leftChars="400" w:left="840"/>
    </w:pPr>
  </w:style>
  <w:style w:type="character" w:customStyle="1" w:styleId="29">
    <w:name w:val="未解決のメンション2"/>
    <w:basedOn w:val="a5"/>
    <w:uiPriority w:val="99"/>
    <w:semiHidden/>
    <w:unhideWhenUsed/>
    <w:rsid w:val="00A62C95"/>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entury" w:eastAsia="ＭＳ 明朝" w:hAnsi="Century" w:cs="Times New Roman"/>
        <w:lang w:val="en-US" w:eastAsia="ja-JP"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macro" w:semiHidden="0" w:unhideWhenUsed="0"/>
    <w:lsdException w:name="List Bullet" w:semiHidden="0" w:unhideWhenUsed="0"/>
    <w:lsdException w:name="List Number" w:semiHidden="0" w:unhideWhenUsed="0"/>
    <w:lsdException w:name="Title" w:semiHidden="0" w:unhideWhenUsed="0"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Normal (Web)" w:uiPriority="99"/>
    <w:lsdException w:name="HTML Preformatted" w:uiPriority="99"/>
    <w:lsdException w:name="Balloon Text" w:semiHidden="0" w:unhideWhenUsed="0"/>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3F398E"/>
    <w:rPr>
      <w:rFonts w:ascii="ＭＳ Ｐゴシック" w:eastAsia="ＭＳ Ｐゴシック" w:hAnsi="ＭＳ Ｐゴシック" w:cs="ＭＳ Ｐゴシック"/>
      <w:sz w:val="24"/>
      <w:szCs w:val="24"/>
    </w:rPr>
  </w:style>
  <w:style w:type="paragraph" w:styleId="10">
    <w:name w:val="heading 1"/>
    <w:basedOn w:val="a4"/>
    <w:next w:val="a4"/>
    <w:qFormat/>
    <w:pPr>
      <w:keepNext/>
      <w:widowControl w:val="0"/>
      <w:numPr>
        <w:numId w:val="1"/>
      </w:numPr>
      <w:adjustRightInd w:val="0"/>
      <w:spacing w:line="352" w:lineRule="exact"/>
      <w:jc w:val="both"/>
      <w:textAlignment w:val="baseline"/>
      <w:outlineLvl w:val="0"/>
    </w:pPr>
    <w:rPr>
      <w:rFonts w:ascii="Arial" w:hAnsi="Arial" w:cs="Times New Roman"/>
      <w:b/>
      <w:kern w:val="24"/>
      <w:sz w:val="28"/>
      <w:szCs w:val="20"/>
    </w:rPr>
  </w:style>
  <w:style w:type="paragraph" w:styleId="20">
    <w:name w:val="heading 2"/>
    <w:basedOn w:val="a4"/>
    <w:next w:val="a4"/>
    <w:qFormat/>
    <w:rsid w:val="003952E0"/>
    <w:pPr>
      <w:widowControl w:val="0"/>
      <w:numPr>
        <w:ilvl w:val="1"/>
        <w:numId w:val="2"/>
      </w:numPr>
      <w:tabs>
        <w:tab w:val="clear" w:pos="720"/>
        <w:tab w:val="num" w:pos="525"/>
      </w:tabs>
      <w:adjustRightInd w:val="0"/>
      <w:spacing w:line="352" w:lineRule="exact"/>
      <w:ind w:left="0" w:firstLine="0"/>
      <w:jc w:val="both"/>
      <w:textAlignment w:val="baseline"/>
      <w:outlineLvl w:val="1"/>
    </w:pPr>
    <w:rPr>
      <w:rFonts w:ascii="Arial" w:hAnsi="Arial" w:cs="Times New Roman"/>
      <w:b/>
      <w:bCs/>
      <w:szCs w:val="20"/>
    </w:rPr>
  </w:style>
  <w:style w:type="paragraph" w:styleId="30">
    <w:name w:val="heading 3"/>
    <w:basedOn w:val="a4"/>
    <w:next w:val="a4"/>
    <w:qFormat/>
    <w:rsid w:val="00934AAF"/>
    <w:pPr>
      <w:keepNext/>
      <w:widowControl w:val="0"/>
      <w:numPr>
        <w:ilvl w:val="2"/>
        <w:numId w:val="1"/>
      </w:numPr>
      <w:tabs>
        <w:tab w:val="clear" w:pos="1418"/>
        <w:tab w:val="num" w:pos="315"/>
      </w:tabs>
      <w:adjustRightInd w:val="0"/>
      <w:spacing w:line="352" w:lineRule="exact"/>
      <w:ind w:left="525" w:hanging="525"/>
      <w:jc w:val="both"/>
      <w:textAlignment w:val="baseline"/>
      <w:outlineLvl w:val="2"/>
    </w:pPr>
    <w:rPr>
      <w:rFonts w:ascii="Arial" w:hAnsi="Arial" w:cs="Times New Roman"/>
      <w:b/>
      <w:bCs/>
    </w:rPr>
  </w:style>
  <w:style w:type="paragraph" w:styleId="41">
    <w:name w:val="heading 4"/>
    <w:basedOn w:val="a4"/>
    <w:next w:val="a4"/>
    <w:qFormat/>
    <w:pPr>
      <w:keepNext/>
      <w:widowControl w:val="0"/>
      <w:numPr>
        <w:ilvl w:val="3"/>
        <w:numId w:val="1"/>
      </w:numPr>
      <w:adjustRightInd w:val="0"/>
      <w:spacing w:line="352" w:lineRule="exact"/>
      <w:ind w:left="1700" w:hanging="425"/>
      <w:jc w:val="both"/>
      <w:textAlignment w:val="baseline"/>
      <w:outlineLvl w:val="3"/>
    </w:pPr>
    <w:rPr>
      <w:rFonts w:ascii="Century" w:eastAsia="ＭＳ Ｐ明朝" w:hAnsi="Century" w:cs="Times New Roman"/>
      <w:b/>
      <w:sz w:val="21"/>
      <w:szCs w:val="20"/>
    </w:rPr>
  </w:style>
  <w:style w:type="paragraph" w:styleId="51">
    <w:name w:val="heading 5"/>
    <w:basedOn w:val="a4"/>
    <w:next w:val="a4"/>
    <w:qFormat/>
    <w:pPr>
      <w:keepNext/>
      <w:widowControl w:val="0"/>
      <w:numPr>
        <w:ilvl w:val="4"/>
        <w:numId w:val="1"/>
      </w:numPr>
      <w:adjustRightInd w:val="0"/>
      <w:spacing w:line="352" w:lineRule="exact"/>
      <w:ind w:left="2125" w:hanging="425"/>
      <w:jc w:val="both"/>
      <w:textAlignment w:val="baseline"/>
      <w:outlineLvl w:val="4"/>
    </w:pPr>
    <w:rPr>
      <w:rFonts w:ascii="Arial" w:eastAsia="ｺﾞｼｯｸ" w:hAnsi="Arial" w:cs="Times New Roman"/>
      <w:sz w:val="21"/>
      <w:szCs w:val="20"/>
    </w:rPr>
  </w:style>
  <w:style w:type="paragraph" w:styleId="6">
    <w:name w:val="heading 6"/>
    <w:basedOn w:val="a4"/>
    <w:next w:val="a4"/>
    <w:qFormat/>
    <w:pPr>
      <w:keepNext/>
      <w:widowControl w:val="0"/>
      <w:numPr>
        <w:ilvl w:val="5"/>
        <w:numId w:val="1"/>
      </w:numPr>
      <w:adjustRightInd w:val="0"/>
      <w:spacing w:line="352" w:lineRule="exact"/>
      <w:ind w:left="2550" w:hanging="425"/>
      <w:jc w:val="both"/>
      <w:textAlignment w:val="baseline"/>
      <w:outlineLvl w:val="5"/>
    </w:pPr>
    <w:rPr>
      <w:rFonts w:ascii="Century" w:eastAsia="ＭＳ Ｐ明朝" w:hAnsi="Century" w:cs="Times New Roman"/>
      <w:b/>
      <w:sz w:val="21"/>
      <w:szCs w:val="20"/>
    </w:rPr>
  </w:style>
  <w:style w:type="paragraph" w:styleId="7">
    <w:name w:val="heading 7"/>
    <w:basedOn w:val="a4"/>
    <w:next w:val="a4"/>
    <w:qFormat/>
    <w:pPr>
      <w:keepNext/>
      <w:widowControl w:val="0"/>
      <w:numPr>
        <w:ilvl w:val="6"/>
        <w:numId w:val="1"/>
      </w:numPr>
      <w:adjustRightInd w:val="0"/>
      <w:spacing w:line="352" w:lineRule="exact"/>
      <w:ind w:left="2975" w:hanging="425"/>
      <w:jc w:val="both"/>
      <w:textAlignment w:val="baseline"/>
      <w:outlineLvl w:val="6"/>
    </w:pPr>
    <w:rPr>
      <w:rFonts w:ascii="Century" w:eastAsia="ＭＳ Ｐ明朝" w:hAnsi="Century" w:cs="Times New Roman"/>
      <w:sz w:val="21"/>
      <w:szCs w:val="20"/>
    </w:rPr>
  </w:style>
  <w:style w:type="paragraph" w:styleId="8">
    <w:name w:val="heading 8"/>
    <w:basedOn w:val="a4"/>
    <w:next w:val="a4"/>
    <w:qFormat/>
    <w:pPr>
      <w:keepNext/>
      <w:widowControl w:val="0"/>
      <w:numPr>
        <w:ilvl w:val="7"/>
        <w:numId w:val="1"/>
      </w:numPr>
      <w:adjustRightInd w:val="0"/>
      <w:spacing w:line="352" w:lineRule="exact"/>
      <w:ind w:left="3400" w:hanging="425"/>
      <w:jc w:val="both"/>
      <w:textAlignment w:val="baseline"/>
      <w:outlineLvl w:val="7"/>
    </w:pPr>
    <w:rPr>
      <w:rFonts w:ascii="Century" w:eastAsia="ＭＳ Ｐ明朝" w:hAnsi="Century" w:cs="Times New Roman"/>
      <w:sz w:val="21"/>
      <w:szCs w:val="20"/>
    </w:rPr>
  </w:style>
  <w:style w:type="paragraph" w:styleId="9">
    <w:name w:val="heading 9"/>
    <w:basedOn w:val="a4"/>
    <w:next w:val="a4"/>
    <w:qFormat/>
    <w:pPr>
      <w:keepNext/>
      <w:widowControl w:val="0"/>
      <w:numPr>
        <w:ilvl w:val="8"/>
        <w:numId w:val="1"/>
      </w:numPr>
      <w:adjustRightInd w:val="0"/>
      <w:spacing w:line="352" w:lineRule="exact"/>
      <w:ind w:left="3825" w:hanging="425"/>
      <w:jc w:val="both"/>
      <w:textAlignment w:val="baseline"/>
      <w:outlineLvl w:val="8"/>
    </w:pPr>
    <w:rPr>
      <w:rFonts w:ascii="Century" w:eastAsia="ＭＳ Ｐ明朝" w:hAnsi="Century" w:cs="Times New Roman"/>
      <w:sz w:val="21"/>
      <w:szCs w:val="20"/>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レジスタ見出し"/>
    <w:basedOn w:val="a4"/>
    <w:next w:val="a9"/>
    <w:link w:val="Char"/>
    <w:rsid w:val="001E04F1"/>
    <w:pPr>
      <w:widowControl w:val="0"/>
      <w:adjustRightInd w:val="0"/>
      <w:spacing w:line="352" w:lineRule="exact"/>
      <w:ind w:leftChars="389" w:left="1044" w:hanging="227"/>
      <w:textAlignment w:val="baseline"/>
    </w:pPr>
    <w:rPr>
      <w:rFonts w:ascii="Century" w:eastAsia="ＭＳ Ｐ明朝" w:hAnsi="Century" w:cs="Times New Roman"/>
      <w:sz w:val="21"/>
      <w:szCs w:val="20"/>
    </w:rPr>
  </w:style>
  <w:style w:type="paragraph" w:styleId="aa">
    <w:name w:val="header"/>
    <w:basedOn w:val="a4"/>
    <w:pPr>
      <w:widowControl w:val="0"/>
      <w:tabs>
        <w:tab w:val="center" w:pos="4252"/>
        <w:tab w:val="right" w:pos="8504"/>
      </w:tabs>
      <w:adjustRightInd w:val="0"/>
      <w:spacing w:line="360" w:lineRule="auto"/>
      <w:jc w:val="both"/>
      <w:textAlignment w:val="baseline"/>
    </w:pPr>
    <w:rPr>
      <w:rFonts w:ascii="Century" w:eastAsia="ＭＳ Ｐ明朝" w:hAnsi="Century" w:cs="Times New Roman"/>
      <w:sz w:val="18"/>
      <w:szCs w:val="20"/>
    </w:rPr>
  </w:style>
  <w:style w:type="paragraph" w:styleId="ab">
    <w:name w:val="footer"/>
    <w:basedOn w:val="a4"/>
    <w:pPr>
      <w:widowControl w:val="0"/>
      <w:tabs>
        <w:tab w:val="center" w:pos="4252"/>
        <w:tab w:val="right" w:pos="8504"/>
      </w:tabs>
      <w:adjustRightInd w:val="0"/>
      <w:spacing w:line="360" w:lineRule="auto"/>
      <w:jc w:val="both"/>
      <w:textAlignment w:val="baseline"/>
    </w:pPr>
    <w:rPr>
      <w:rFonts w:ascii="Century" w:eastAsia="ＭＳ Ｐ明朝" w:hAnsi="Century" w:cs="Times New Roman"/>
      <w:sz w:val="18"/>
      <w:szCs w:val="20"/>
    </w:rPr>
  </w:style>
  <w:style w:type="paragraph" w:styleId="21">
    <w:name w:val="List Bullet 2"/>
    <w:basedOn w:val="a4"/>
    <w:autoRedefine/>
    <w:pPr>
      <w:widowControl w:val="0"/>
      <w:adjustRightInd w:val="0"/>
      <w:spacing w:line="352" w:lineRule="exact"/>
      <w:ind w:left="850" w:hanging="425"/>
      <w:jc w:val="both"/>
      <w:textAlignment w:val="baseline"/>
    </w:pPr>
    <w:rPr>
      <w:rFonts w:ascii="Century" w:eastAsia="ＭＳ Ｐ明朝" w:hAnsi="Century" w:cs="Times New Roman"/>
      <w:sz w:val="21"/>
      <w:szCs w:val="20"/>
    </w:rPr>
  </w:style>
  <w:style w:type="paragraph" w:customStyle="1" w:styleId="1">
    <w:name w:val="注意書き1"/>
    <w:basedOn w:val="a4"/>
    <w:pPr>
      <w:widowControl w:val="0"/>
      <w:numPr>
        <w:numId w:val="4"/>
      </w:numPr>
      <w:adjustRightInd w:val="0"/>
      <w:spacing w:line="240" w:lineRule="exact"/>
      <w:jc w:val="both"/>
      <w:textAlignment w:val="baseline"/>
    </w:pPr>
    <w:rPr>
      <w:rFonts w:ascii="Century" w:eastAsia="ＭＳ Ｐ明朝" w:hAnsi="Century" w:cs="Times New Roman"/>
      <w:sz w:val="16"/>
      <w:szCs w:val="20"/>
    </w:rPr>
  </w:style>
  <w:style w:type="paragraph" w:styleId="ac">
    <w:name w:val="Title"/>
    <w:basedOn w:val="a4"/>
    <w:qFormat/>
    <w:pPr>
      <w:widowControl w:val="0"/>
      <w:adjustRightInd w:val="0"/>
      <w:spacing w:before="240" w:after="240" w:line="240" w:lineRule="exact"/>
      <w:jc w:val="center"/>
      <w:textAlignment w:val="baseline"/>
    </w:pPr>
    <w:rPr>
      <w:rFonts w:ascii="Arial" w:hAnsi="Arial" w:cs="Times New Roman"/>
      <w:b/>
      <w:kern w:val="28"/>
      <w:sz w:val="48"/>
      <w:szCs w:val="20"/>
    </w:rPr>
  </w:style>
  <w:style w:type="paragraph" w:customStyle="1" w:styleId="a1">
    <w:name w:val="段落１"/>
    <w:basedOn w:val="a4"/>
    <w:pPr>
      <w:widowControl w:val="0"/>
      <w:numPr>
        <w:numId w:val="14"/>
      </w:numPr>
      <w:adjustRightInd w:val="0"/>
      <w:spacing w:line="352" w:lineRule="exact"/>
      <w:textAlignment w:val="baseline"/>
    </w:pPr>
    <w:rPr>
      <w:rFonts w:ascii="Century" w:eastAsia="ＭＳ Ｐ明朝" w:hAnsi="Century" w:cs="Times New Roman"/>
      <w:sz w:val="21"/>
      <w:szCs w:val="20"/>
    </w:rPr>
  </w:style>
  <w:style w:type="paragraph" w:styleId="ad">
    <w:name w:val="Subtitle"/>
    <w:basedOn w:val="a4"/>
    <w:qFormat/>
    <w:pPr>
      <w:widowControl w:val="0"/>
      <w:adjustRightInd w:val="0"/>
      <w:spacing w:line="352" w:lineRule="exact"/>
      <w:jc w:val="center"/>
      <w:textAlignment w:val="baseline"/>
    </w:pPr>
    <w:rPr>
      <w:rFonts w:ascii="Arial" w:hAnsi="Arial" w:cs="Times New Roman"/>
      <w:szCs w:val="20"/>
    </w:rPr>
  </w:style>
  <w:style w:type="paragraph" w:customStyle="1" w:styleId="ae">
    <w:name w:val="図面"/>
    <w:basedOn w:val="a4"/>
    <w:next w:val="a4"/>
    <w:pPr>
      <w:framePr w:hSpace="142" w:wrap="auto" w:vAnchor="text" w:hAnchor="page" w:x="2547" w:y="183"/>
      <w:widowControl w:val="0"/>
      <w:adjustRightInd w:val="0"/>
      <w:spacing w:line="240" w:lineRule="atLeast"/>
      <w:jc w:val="both"/>
      <w:textAlignment w:val="baseline"/>
    </w:pPr>
    <w:rPr>
      <w:rFonts w:ascii="Century" w:eastAsia="ＭＳ Ｐ明朝" w:hAnsi="Century" w:cs="Times New Roman"/>
      <w:sz w:val="21"/>
      <w:szCs w:val="20"/>
    </w:rPr>
  </w:style>
  <w:style w:type="paragraph" w:customStyle="1" w:styleId="a3">
    <w:name w:val="箇条書き見出し２"/>
    <w:basedOn w:val="20"/>
    <w:next w:val="a4"/>
    <w:pPr>
      <w:numPr>
        <w:ilvl w:val="0"/>
        <w:numId w:val="3"/>
      </w:numPr>
      <w:outlineLvl w:val="9"/>
    </w:pPr>
  </w:style>
  <w:style w:type="paragraph" w:customStyle="1" w:styleId="af">
    <w:name w:val="表内容"/>
    <w:basedOn w:val="a4"/>
    <w:rsid w:val="00BD08F2"/>
    <w:pPr>
      <w:widowControl w:val="0"/>
      <w:suppressAutoHyphens/>
      <w:adjustRightInd w:val="0"/>
      <w:textAlignment w:val="baseline"/>
    </w:pPr>
    <w:rPr>
      <w:rFonts w:ascii="Century" w:eastAsia="ＭＳ Ｐ明朝" w:hAnsi="Century" w:cs="Times New Roman"/>
      <w:sz w:val="21"/>
      <w:szCs w:val="20"/>
    </w:rPr>
  </w:style>
  <w:style w:type="paragraph" w:styleId="31">
    <w:name w:val="List Bullet 3"/>
    <w:basedOn w:val="a4"/>
    <w:autoRedefine/>
    <w:pPr>
      <w:widowControl w:val="0"/>
      <w:adjustRightInd w:val="0"/>
      <w:spacing w:line="352" w:lineRule="exact"/>
      <w:ind w:left="1276" w:hanging="425"/>
      <w:jc w:val="both"/>
      <w:textAlignment w:val="baseline"/>
    </w:pPr>
    <w:rPr>
      <w:rFonts w:ascii="Century" w:eastAsia="ＭＳ Ｐ明朝" w:hAnsi="Century" w:cs="Times New Roman"/>
      <w:sz w:val="21"/>
      <w:szCs w:val="20"/>
    </w:rPr>
  </w:style>
  <w:style w:type="paragraph" w:customStyle="1" w:styleId="af0">
    <w:name w:val="表"/>
    <w:basedOn w:val="a4"/>
    <w:rsid w:val="00BD08F2"/>
    <w:pPr>
      <w:widowControl w:val="0"/>
      <w:adjustRightInd w:val="0"/>
      <w:spacing w:line="160" w:lineRule="atLeast"/>
      <w:jc w:val="center"/>
      <w:textAlignment w:val="baseline"/>
    </w:pPr>
    <w:rPr>
      <w:rFonts w:ascii="Century" w:eastAsia="ＭＳ 明朝" w:hAnsi="Century" w:cs="Times New Roman"/>
      <w:sz w:val="21"/>
      <w:szCs w:val="20"/>
    </w:rPr>
  </w:style>
  <w:style w:type="paragraph" w:styleId="af1">
    <w:name w:val="caption"/>
    <w:basedOn w:val="a4"/>
    <w:next w:val="a4"/>
    <w:qFormat/>
    <w:pPr>
      <w:framePr w:w="7816" w:h="4403" w:hRule="exact" w:hSpace="142" w:wrap="auto" w:vAnchor="text" w:hAnchor="page" w:x="2547" w:y="181"/>
      <w:widowControl w:val="0"/>
      <w:adjustRightInd w:val="0"/>
      <w:spacing w:before="120" w:after="240" w:line="352" w:lineRule="exact"/>
      <w:jc w:val="center"/>
      <w:textAlignment w:val="baseline"/>
    </w:pPr>
    <w:rPr>
      <w:rFonts w:ascii="Century" w:eastAsia="ＭＳ Ｐ明朝" w:hAnsi="Century" w:cs="Times New Roman"/>
      <w:b/>
      <w:sz w:val="21"/>
      <w:szCs w:val="20"/>
    </w:rPr>
  </w:style>
  <w:style w:type="character" w:customStyle="1" w:styleId="af2">
    <w:name w:val="上付き"/>
    <w:rPr>
      <w:b/>
      <w:vertAlign w:val="superscript"/>
    </w:rPr>
  </w:style>
  <w:style w:type="character" w:styleId="af3">
    <w:name w:val="page number"/>
    <w:basedOn w:val="a5"/>
  </w:style>
  <w:style w:type="paragraph" w:styleId="af4">
    <w:name w:val="Date"/>
    <w:basedOn w:val="a4"/>
    <w:next w:val="a4"/>
    <w:pPr>
      <w:widowControl w:val="0"/>
      <w:adjustRightInd w:val="0"/>
      <w:spacing w:line="352" w:lineRule="exact"/>
      <w:jc w:val="both"/>
      <w:textAlignment w:val="baseline"/>
    </w:pPr>
    <w:rPr>
      <w:rFonts w:ascii="Arial" w:hAnsi="Arial" w:cs="Times New Roman"/>
      <w:szCs w:val="20"/>
    </w:rPr>
  </w:style>
  <w:style w:type="paragraph" w:styleId="af5">
    <w:name w:val="Document Map"/>
    <w:basedOn w:val="a4"/>
    <w:semiHidden/>
    <w:pPr>
      <w:shd w:val="clear" w:color="auto" w:fill="000080"/>
    </w:pPr>
    <w:rPr>
      <w:rFonts w:ascii="Arial" w:eastAsia="ＭＳ ゴシック" w:hAnsi="Arial"/>
    </w:rPr>
  </w:style>
  <w:style w:type="paragraph" w:customStyle="1" w:styleId="a2">
    <w:name w:val="段落２"/>
    <w:basedOn w:val="a4"/>
    <w:rsid w:val="00BD08F2"/>
    <w:pPr>
      <w:widowControl w:val="0"/>
      <w:numPr>
        <w:numId w:val="15"/>
      </w:numPr>
      <w:adjustRightInd w:val="0"/>
      <w:spacing w:line="352" w:lineRule="exact"/>
      <w:textAlignment w:val="baseline"/>
    </w:pPr>
    <w:rPr>
      <w:rFonts w:ascii="Century" w:eastAsia="ＭＳ Ｐ明朝" w:hAnsi="Century" w:cs="Times New Roman"/>
      <w:sz w:val="21"/>
      <w:szCs w:val="20"/>
    </w:rPr>
  </w:style>
  <w:style w:type="paragraph" w:styleId="22">
    <w:name w:val="toc 2"/>
    <w:basedOn w:val="a4"/>
    <w:next w:val="a4"/>
    <w:autoRedefine/>
    <w:uiPriority w:val="39"/>
    <w:pPr>
      <w:widowControl w:val="0"/>
      <w:adjustRightInd w:val="0"/>
      <w:spacing w:line="352" w:lineRule="exact"/>
      <w:ind w:left="210"/>
      <w:jc w:val="both"/>
      <w:textAlignment w:val="baseline"/>
    </w:pPr>
    <w:rPr>
      <w:rFonts w:ascii="Century" w:eastAsia="ＭＳ Ｐ明朝" w:hAnsi="Century" w:cs="Times New Roman"/>
      <w:sz w:val="21"/>
      <w:szCs w:val="20"/>
    </w:rPr>
  </w:style>
  <w:style w:type="paragraph" w:styleId="11">
    <w:name w:val="toc 1"/>
    <w:basedOn w:val="a4"/>
    <w:next w:val="a4"/>
    <w:autoRedefine/>
    <w:uiPriority w:val="39"/>
    <w:pPr>
      <w:widowControl w:val="0"/>
      <w:adjustRightInd w:val="0"/>
      <w:spacing w:line="352" w:lineRule="exact"/>
      <w:jc w:val="both"/>
      <w:textAlignment w:val="baseline"/>
    </w:pPr>
    <w:rPr>
      <w:rFonts w:ascii="Century" w:eastAsia="ＭＳ Ｐ明朝" w:hAnsi="Century" w:cs="Times New Roman"/>
      <w:sz w:val="21"/>
      <w:szCs w:val="20"/>
    </w:rPr>
  </w:style>
  <w:style w:type="paragraph" w:styleId="32">
    <w:name w:val="toc 3"/>
    <w:basedOn w:val="a4"/>
    <w:next w:val="a4"/>
    <w:autoRedefine/>
    <w:uiPriority w:val="39"/>
    <w:pPr>
      <w:widowControl w:val="0"/>
      <w:adjustRightInd w:val="0"/>
      <w:spacing w:line="352" w:lineRule="exact"/>
      <w:ind w:left="420"/>
      <w:jc w:val="both"/>
      <w:textAlignment w:val="baseline"/>
    </w:pPr>
    <w:rPr>
      <w:rFonts w:ascii="Century" w:eastAsia="ＭＳ Ｐ明朝" w:hAnsi="Century" w:cs="Times New Roman"/>
      <w:sz w:val="21"/>
      <w:szCs w:val="20"/>
    </w:rPr>
  </w:style>
  <w:style w:type="paragraph" w:styleId="42">
    <w:name w:val="toc 4"/>
    <w:basedOn w:val="a4"/>
    <w:next w:val="a4"/>
    <w:autoRedefine/>
    <w:semiHidden/>
    <w:pPr>
      <w:ind w:left="630"/>
    </w:pPr>
  </w:style>
  <w:style w:type="paragraph" w:styleId="52">
    <w:name w:val="toc 5"/>
    <w:basedOn w:val="a4"/>
    <w:next w:val="a4"/>
    <w:autoRedefine/>
    <w:semiHidden/>
    <w:pPr>
      <w:ind w:left="840"/>
    </w:pPr>
  </w:style>
  <w:style w:type="paragraph" w:styleId="60">
    <w:name w:val="toc 6"/>
    <w:basedOn w:val="a4"/>
    <w:next w:val="a4"/>
    <w:autoRedefine/>
    <w:semiHidden/>
    <w:pPr>
      <w:ind w:left="1050"/>
    </w:pPr>
  </w:style>
  <w:style w:type="paragraph" w:styleId="70">
    <w:name w:val="toc 7"/>
    <w:basedOn w:val="a4"/>
    <w:next w:val="a4"/>
    <w:autoRedefine/>
    <w:semiHidden/>
    <w:pPr>
      <w:ind w:left="1260"/>
    </w:pPr>
  </w:style>
  <w:style w:type="paragraph" w:styleId="80">
    <w:name w:val="toc 8"/>
    <w:basedOn w:val="a4"/>
    <w:next w:val="a4"/>
    <w:autoRedefine/>
    <w:semiHidden/>
    <w:pPr>
      <w:ind w:left="1470"/>
    </w:pPr>
  </w:style>
  <w:style w:type="paragraph" w:styleId="90">
    <w:name w:val="toc 9"/>
    <w:basedOn w:val="a4"/>
    <w:next w:val="a4"/>
    <w:autoRedefine/>
    <w:semiHidden/>
    <w:pPr>
      <w:ind w:left="1680"/>
    </w:pPr>
  </w:style>
  <w:style w:type="paragraph" w:customStyle="1" w:styleId="af6">
    <w:name w:val="レジスタ割付"/>
    <w:basedOn w:val="af0"/>
    <w:autoRedefine/>
    <w:pPr>
      <w:spacing w:line="120" w:lineRule="atLeast"/>
      <w:jc w:val="both"/>
    </w:pPr>
  </w:style>
  <w:style w:type="paragraph" w:styleId="af7">
    <w:name w:val="annotation text"/>
    <w:basedOn w:val="a4"/>
    <w:semiHidden/>
  </w:style>
  <w:style w:type="paragraph" w:styleId="af8">
    <w:name w:val="Block Text"/>
    <w:basedOn w:val="a4"/>
    <w:pPr>
      <w:widowControl w:val="0"/>
      <w:adjustRightInd w:val="0"/>
      <w:spacing w:line="352" w:lineRule="exact"/>
      <w:ind w:left="1440" w:right="1440"/>
      <w:jc w:val="both"/>
      <w:textAlignment w:val="baseline"/>
    </w:pPr>
    <w:rPr>
      <w:rFonts w:ascii="Century" w:eastAsia="ＭＳ Ｐ明朝" w:hAnsi="Century" w:cs="Times New Roman"/>
      <w:sz w:val="21"/>
      <w:szCs w:val="20"/>
    </w:rPr>
  </w:style>
  <w:style w:type="paragraph" w:styleId="af9">
    <w:name w:val="macro"/>
    <w:semiHidden/>
    <w:pPr>
      <w:widowControl w:val="0"/>
      <w:kinsoku w:val="0"/>
      <w:overflowPunct w:val="0"/>
      <w:autoSpaceDE w:val="0"/>
      <w:autoSpaceDN w:val="0"/>
      <w:adjustRightInd w:val="0"/>
      <w:snapToGrid w:val="0"/>
      <w:spacing w:line="360" w:lineRule="atLeast"/>
      <w:jc w:val="both"/>
      <w:textAlignment w:val="baseline"/>
    </w:pPr>
    <w:rPr>
      <w:rFonts w:ascii="Courier New" w:hAnsi="Courier New"/>
      <w:sz w:val="18"/>
    </w:rPr>
  </w:style>
  <w:style w:type="paragraph" w:styleId="afa">
    <w:name w:val="Message Header"/>
    <w:basedOn w:val="a4"/>
    <w:pPr>
      <w:widowControl w:val="0"/>
      <w:pBdr>
        <w:top w:val="single" w:sz="6" w:space="1" w:color="auto"/>
        <w:left w:val="single" w:sz="6" w:space="1" w:color="auto"/>
        <w:bottom w:val="single" w:sz="6" w:space="1" w:color="auto"/>
        <w:right w:val="single" w:sz="6" w:space="1" w:color="auto"/>
      </w:pBdr>
      <w:shd w:val="pct20" w:color="auto" w:fill="auto"/>
      <w:adjustRightInd w:val="0"/>
      <w:spacing w:line="352" w:lineRule="exact"/>
      <w:ind w:left="851" w:hanging="851"/>
      <w:jc w:val="both"/>
      <w:textAlignment w:val="baseline"/>
    </w:pPr>
    <w:rPr>
      <w:rFonts w:ascii="Arial" w:eastAsia="ＭＳ Ｐ明朝" w:hAnsi="Arial" w:cs="Times New Roman"/>
      <w:szCs w:val="20"/>
    </w:rPr>
  </w:style>
  <w:style w:type="paragraph" w:styleId="afb">
    <w:name w:val="Salutation"/>
    <w:basedOn w:val="a4"/>
    <w:next w:val="a4"/>
    <w:pPr>
      <w:widowControl w:val="0"/>
      <w:adjustRightInd w:val="0"/>
      <w:spacing w:line="352" w:lineRule="exact"/>
      <w:jc w:val="both"/>
      <w:textAlignment w:val="baseline"/>
    </w:pPr>
    <w:rPr>
      <w:rFonts w:ascii="Century" w:eastAsia="ＭＳ Ｐ明朝" w:hAnsi="Century" w:cs="Times New Roman"/>
      <w:sz w:val="21"/>
      <w:szCs w:val="20"/>
    </w:rPr>
  </w:style>
  <w:style w:type="paragraph" w:styleId="afc">
    <w:name w:val="envelope address"/>
    <w:basedOn w:val="a4"/>
    <w:pPr>
      <w:framePr w:w="6804" w:h="2268" w:hRule="exact" w:hSpace="142" w:wrap="auto" w:hAnchor="page" w:xAlign="center" w:yAlign="bottom"/>
      <w:widowControl w:val="0"/>
      <w:adjustRightInd w:val="0"/>
      <w:snapToGrid w:val="0"/>
      <w:spacing w:line="352" w:lineRule="exact"/>
      <w:ind w:left="2835"/>
      <w:jc w:val="both"/>
      <w:textAlignment w:val="baseline"/>
    </w:pPr>
    <w:rPr>
      <w:rFonts w:ascii="Arial" w:eastAsia="ＭＳ Ｐ明朝" w:hAnsi="Arial" w:cs="Times New Roman"/>
      <w:szCs w:val="20"/>
    </w:rPr>
  </w:style>
  <w:style w:type="paragraph" w:styleId="afd">
    <w:name w:val="List"/>
    <w:basedOn w:val="a4"/>
    <w:pPr>
      <w:widowControl w:val="0"/>
      <w:adjustRightInd w:val="0"/>
      <w:spacing w:line="352" w:lineRule="exact"/>
      <w:ind w:left="425" w:hanging="425"/>
      <w:jc w:val="both"/>
      <w:textAlignment w:val="baseline"/>
    </w:pPr>
    <w:rPr>
      <w:rFonts w:ascii="Century" w:eastAsia="ＭＳ Ｐ明朝" w:hAnsi="Century" w:cs="Times New Roman"/>
      <w:sz w:val="21"/>
      <w:szCs w:val="20"/>
    </w:rPr>
  </w:style>
  <w:style w:type="paragraph" w:styleId="23">
    <w:name w:val="List 2"/>
    <w:basedOn w:val="a4"/>
    <w:pPr>
      <w:widowControl w:val="0"/>
      <w:adjustRightInd w:val="0"/>
      <w:spacing w:line="352" w:lineRule="exact"/>
      <w:ind w:left="851" w:hanging="425"/>
      <w:jc w:val="both"/>
      <w:textAlignment w:val="baseline"/>
    </w:pPr>
    <w:rPr>
      <w:rFonts w:ascii="Century" w:eastAsia="ＭＳ Ｐ明朝" w:hAnsi="Century" w:cs="Times New Roman"/>
      <w:sz w:val="21"/>
      <w:szCs w:val="20"/>
    </w:rPr>
  </w:style>
  <w:style w:type="paragraph" w:styleId="33">
    <w:name w:val="List 3"/>
    <w:basedOn w:val="a4"/>
    <w:pPr>
      <w:widowControl w:val="0"/>
      <w:adjustRightInd w:val="0"/>
      <w:spacing w:line="352" w:lineRule="exact"/>
      <w:ind w:left="1276" w:hanging="425"/>
      <w:jc w:val="both"/>
      <w:textAlignment w:val="baseline"/>
    </w:pPr>
    <w:rPr>
      <w:rFonts w:ascii="Century" w:eastAsia="ＭＳ Ｐ明朝" w:hAnsi="Century" w:cs="Times New Roman"/>
      <w:sz w:val="21"/>
      <w:szCs w:val="20"/>
    </w:rPr>
  </w:style>
  <w:style w:type="paragraph" w:styleId="43">
    <w:name w:val="List 4"/>
    <w:basedOn w:val="a4"/>
    <w:pPr>
      <w:widowControl w:val="0"/>
      <w:adjustRightInd w:val="0"/>
      <w:spacing w:line="352" w:lineRule="exact"/>
      <w:ind w:left="1701" w:hanging="425"/>
      <w:jc w:val="both"/>
      <w:textAlignment w:val="baseline"/>
    </w:pPr>
    <w:rPr>
      <w:rFonts w:ascii="Century" w:eastAsia="ＭＳ Ｐ明朝" w:hAnsi="Century" w:cs="Times New Roman"/>
      <w:sz w:val="21"/>
      <w:szCs w:val="20"/>
    </w:rPr>
  </w:style>
  <w:style w:type="paragraph" w:styleId="53">
    <w:name w:val="List 5"/>
    <w:basedOn w:val="a4"/>
    <w:pPr>
      <w:widowControl w:val="0"/>
      <w:adjustRightInd w:val="0"/>
      <w:spacing w:line="352" w:lineRule="exact"/>
      <w:ind w:left="2126" w:hanging="425"/>
      <w:jc w:val="both"/>
      <w:textAlignment w:val="baseline"/>
    </w:pPr>
    <w:rPr>
      <w:rFonts w:ascii="Century" w:eastAsia="ＭＳ Ｐ明朝" w:hAnsi="Century" w:cs="Times New Roman"/>
      <w:sz w:val="21"/>
      <w:szCs w:val="20"/>
    </w:rPr>
  </w:style>
  <w:style w:type="paragraph" w:styleId="a0">
    <w:name w:val="List Bullet"/>
    <w:basedOn w:val="a4"/>
    <w:autoRedefine/>
    <w:pPr>
      <w:widowControl w:val="0"/>
      <w:numPr>
        <w:numId w:val="6"/>
      </w:numPr>
      <w:tabs>
        <w:tab w:val="clear" w:pos="360"/>
        <w:tab w:val="num" w:pos="840"/>
      </w:tabs>
      <w:adjustRightInd w:val="0"/>
      <w:spacing w:line="352" w:lineRule="exact"/>
      <w:ind w:leftChars="228" w:left="748" w:rightChars="100" w:right="210" w:hanging="269"/>
      <w:jc w:val="both"/>
      <w:textAlignment w:val="baseline"/>
    </w:pPr>
    <w:rPr>
      <w:rFonts w:ascii="Century" w:eastAsia="ＭＳ Ｐ明朝" w:hAnsi="Century" w:cs="Times New Roman"/>
      <w:sz w:val="21"/>
      <w:szCs w:val="20"/>
    </w:rPr>
  </w:style>
  <w:style w:type="paragraph" w:styleId="40">
    <w:name w:val="List Bullet 4"/>
    <w:basedOn w:val="a4"/>
    <w:autoRedefine/>
    <w:pPr>
      <w:widowControl w:val="0"/>
      <w:numPr>
        <w:numId w:val="7"/>
      </w:numPr>
      <w:adjustRightInd w:val="0"/>
      <w:spacing w:line="352" w:lineRule="exact"/>
      <w:jc w:val="both"/>
      <w:textAlignment w:val="baseline"/>
    </w:pPr>
    <w:rPr>
      <w:rFonts w:ascii="Century" w:eastAsia="ＭＳ Ｐ明朝" w:hAnsi="Century" w:cs="Times New Roman"/>
      <w:sz w:val="21"/>
      <w:szCs w:val="20"/>
    </w:rPr>
  </w:style>
  <w:style w:type="paragraph" w:styleId="50">
    <w:name w:val="List Bullet 5"/>
    <w:basedOn w:val="a4"/>
    <w:autoRedefine/>
    <w:pPr>
      <w:widowControl w:val="0"/>
      <w:numPr>
        <w:numId w:val="8"/>
      </w:numPr>
      <w:adjustRightInd w:val="0"/>
      <w:spacing w:line="352" w:lineRule="exact"/>
      <w:jc w:val="both"/>
      <w:textAlignment w:val="baseline"/>
    </w:pPr>
    <w:rPr>
      <w:rFonts w:ascii="Century" w:eastAsia="ＭＳ Ｐ明朝" w:hAnsi="Century" w:cs="Times New Roman"/>
      <w:sz w:val="21"/>
      <w:szCs w:val="20"/>
    </w:rPr>
  </w:style>
  <w:style w:type="paragraph" w:styleId="afe">
    <w:name w:val="List Continue"/>
    <w:basedOn w:val="a4"/>
    <w:pPr>
      <w:widowControl w:val="0"/>
      <w:adjustRightInd w:val="0"/>
      <w:spacing w:after="180" w:line="352" w:lineRule="exact"/>
      <w:ind w:left="425"/>
      <w:jc w:val="both"/>
      <w:textAlignment w:val="baseline"/>
    </w:pPr>
    <w:rPr>
      <w:rFonts w:ascii="Century" w:eastAsia="ＭＳ Ｐ明朝" w:hAnsi="Century" w:cs="Times New Roman"/>
      <w:sz w:val="21"/>
      <w:szCs w:val="20"/>
    </w:rPr>
  </w:style>
  <w:style w:type="paragraph" w:styleId="24">
    <w:name w:val="List Continue 2"/>
    <w:basedOn w:val="a4"/>
    <w:pPr>
      <w:widowControl w:val="0"/>
      <w:adjustRightInd w:val="0"/>
      <w:spacing w:after="180" w:line="352" w:lineRule="exact"/>
      <w:ind w:left="850"/>
      <w:jc w:val="both"/>
      <w:textAlignment w:val="baseline"/>
    </w:pPr>
    <w:rPr>
      <w:rFonts w:ascii="Century" w:eastAsia="ＭＳ Ｐ明朝" w:hAnsi="Century" w:cs="Times New Roman"/>
      <w:sz w:val="21"/>
      <w:szCs w:val="20"/>
    </w:rPr>
  </w:style>
  <w:style w:type="paragraph" w:styleId="34">
    <w:name w:val="List Continue 3"/>
    <w:basedOn w:val="a4"/>
    <w:pPr>
      <w:widowControl w:val="0"/>
      <w:adjustRightInd w:val="0"/>
      <w:spacing w:after="180" w:line="352" w:lineRule="exact"/>
      <w:ind w:left="1275"/>
      <w:jc w:val="both"/>
      <w:textAlignment w:val="baseline"/>
    </w:pPr>
    <w:rPr>
      <w:rFonts w:ascii="Century" w:eastAsia="ＭＳ Ｐ明朝" w:hAnsi="Century" w:cs="Times New Roman"/>
      <w:sz w:val="21"/>
      <w:szCs w:val="20"/>
    </w:rPr>
  </w:style>
  <w:style w:type="paragraph" w:styleId="44">
    <w:name w:val="List Continue 4"/>
    <w:basedOn w:val="a4"/>
    <w:pPr>
      <w:widowControl w:val="0"/>
      <w:adjustRightInd w:val="0"/>
      <w:spacing w:after="180" w:line="352" w:lineRule="exact"/>
      <w:ind w:left="1700"/>
      <w:jc w:val="both"/>
      <w:textAlignment w:val="baseline"/>
    </w:pPr>
    <w:rPr>
      <w:rFonts w:ascii="Century" w:eastAsia="ＭＳ Ｐ明朝" w:hAnsi="Century" w:cs="Times New Roman"/>
      <w:sz w:val="21"/>
      <w:szCs w:val="20"/>
    </w:rPr>
  </w:style>
  <w:style w:type="paragraph" w:styleId="54">
    <w:name w:val="List Continue 5"/>
    <w:basedOn w:val="a4"/>
    <w:pPr>
      <w:widowControl w:val="0"/>
      <w:adjustRightInd w:val="0"/>
      <w:spacing w:after="180" w:line="352" w:lineRule="exact"/>
      <w:ind w:left="2125"/>
      <w:jc w:val="both"/>
      <w:textAlignment w:val="baseline"/>
    </w:pPr>
    <w:rPr>
      <w:rFonts w:ascii="Century" w:eastAsia="ＭＳ Ｐ明朝" w:hAnsi="Century" w:cs="Times New Roman"/>
      <w:sz w:val="21"/>
      <w:szCs w:val="20"/>
    </w:rPr>
  </w:style>
  <w:style w:type="paragraph" w:styleId="aff">
    <w:name w:val="Note Heading"/>
    <w:basedOn w:val="a4"/>
    <w:next w:val="a4"/>
    <w:pPr>
      <w:widowControl w:val="0"/>
      <w:adjustRightInd w:val="0"/>
      <w:spacing w:line="352" w:lineRule="exact"/>
      <w:jc w:val="center"/>
      <w:textAlignment w:val="baseline"/>
    </w:pPr>
    <w:rPr>
      <w:rFonts w:ascii="Century" w:eastAsia="ＭＳ Ｐ明朝" w:hAnsi="Century" w:cs="Times New Roman"/>
      <w:sz w:val="21"/>
      <w:szCs w:val="20"/>
    </w:rPr>
  </w:style>
  <w:style w:type="paragraph" w:styleId="aff0">
    <w:name w:val="footnote text"/>
    <w:basedOn w:val="a4"/>
    <w:semiHidden/>
    <w:pPr>
      <w:widowControl w:val="0"/>
      <w:adjustRightInd w:val="0"/>
      <w:snapToGrid w:val="0"/>
      <w:spacing w:line="352" w:lineRule="exact"/>
      <w:textAlignment w:val="baseline"/>
    </w:pPr>
    <w:rPr>
      <w:rFonts w:ascii="Century" w:eastAsia="ＭＳ Ｐ明朝" w:hAnsi="Century" w:cs="Times New Roman"/>
      <w:sz w:val="21"/>
      <w:szCs w:val="20"/>
    </w:rPr>
  </w:style>
  <w:style w:type="paragraph" w:styleId="aff1">
    <w:name w:val="Closing"/>
    <w:basedOn w:val="a4"/>
    <w:next w:val="a4"/>
    <w:pPr>
      <w:widowControl w:val="0"/>
      <w:adjustRightInd w:val="0"/>
      <w:spacing w:line="352" w:lineRule="exact"/>
      <w:jc w:val="right"/>
      <w:textAlignment w:val="baseline"/>
    </w:pPr>
    <w:rPr>
      <w:rFonts w:ascii="Century" w:eastAsia="ＭＳ Ｐ明朝" w:hAnsi="Century" w:cs="Times New Roman"/>
      <w:sz w:val="21"/>
      <w:szCs w:val="20"/>
    </w:rPr>
  </w:style>
  <w:style w:type="paragraph" w:styleId="aff2">
    <w:name w:val="envelope return"/>
    <w:basedOn w:val="a4"/>
    <w:pPr>
      <w:widowControl w:val="0"/>
      <w:adjustRightInd w:val="0"/>
      <w:snapToGrid w:val="0"/>
      <w:spacing w:line="352" w:lineRule="exact"/>
      <w:jc w:val="both"/>
      <w:textAlignment w:val="baseline"/>
    </w:pPr>
    <w:rPr>
      <w:rFonts w:ascii="Arial" w:eastAsia="ＭＳ Ｐ明朝" w:hAnsi="Arial" w:cs="Times New Roman"/>
      <w:sz w:val="21"/>
      <w:szCs w:val="20"/>
    </w:rPr>
  </w:style>
  <w:style w:type="paragraph" w:styleId="12">
    <w:name w:val="index 1"/>
    <w:basedOn w:val="a4"/>
    <w:next w:val="a4"/>
    <w:autoRedefine/>
    <w:semiHidden/>
    <w:pPr>
      <w:widowControl w:val="0"/>
      <w:adjustRightInd w:val="0"/>
      <w:spacing w:line="352" w:lineRule="exact"/>
      <w:ind w:left="210" w:hanging="210"/>
      <w:jc w:val="both"/>
      <w:textAlignment w:val="baseline"/>
    </w:pPr>
    <w:rPr>
      <w:rFonts w:ascii="Century" w:eastAsia="ＭＳ Ｐ明朝" w:hAnsi="Century" w:cs="Times New Roman"/>
      <w:sz w:val="21"/>
      <w:szCs w:val="20"/>
    </w:rPr>
  </w:style>
  <w:style w:type="paragraph" w:styleId="25">
    <w:name w:val="index 2"/>
    <w:basedOn w:val="a4"/>
    <w:next w:val="a4"/>
    <w:autoRedefine/>
    <w:semiHidden/>
    <w:pPr>
      <w:ind w:left="420" w:hanging="210"/>
    </w:pPr>
  </w:style>
  <w:style w:type="paragraph" w:styleId="35">
    <w:name w:val="index 3"/>
    <w:basedOn w:val="a4"/>
    <w:next w:val="a4"/>
    <w:autoRedefine/>
    <w:semiHidden/>
    <w:pPr>
      <w:ind w:left="630" w:hanging="210"/>
    </w:pPr>
  </w:style>
  <w:style w:type="paragraph" w:styleId="45">
    <w:name w:val="index 4"/>
    <w:basedOn w:val="a4"/>
    <w:next w:val="a4"/>
    <w:autoRedefine/>
    <w:semiHidden/>
    <w:pPr>
      <w:ind w:left="840" w:hanging="210"/>
    </w:pPr>
  </w:style>
  <w:style w:type="paragraph" w:styleId="55">
    <w:name w:val="index 5"/>
    <w:basedOn w:val="a4"/>
    <w:next w:val="a4"/>
    <w:autoRedefine/>
    <w:semiHidden/>
    <w:pPr>
      <w:ind w:left="1050" w:hanging="210"/>
    </w:pPr>
  </w:style>
  <w:style w:type="paragraph" w:styleId="61">
    <w:name w:val="index 6"/>
    <w:basedOn w:val="a4"/>
    <w:next w:val="a4"/>
    <w:autoRedefine/>
    <w:semiHidden/>
    <w:pPr>
      <w:ind w:left="1260" w:hanging="210"/>
    </w:pPr>
  </w:style>
  <w:style w:type="paragraph" w:styleId="71">
    <w:name w:val="index 7"/>
    <w:basedOn w:val="a4"/>
    <w:next w:val="a4"/>
    <w:autoRedefine/>
    <w:semiHidden/>
    <w:pPr>
      <w:ind w:left="1470" w:hanging="210"/>
    </w:pPr>
  </w:style>
  <w:style w:type="paragraph" w:styleId="81">
    <w:name w:val="index 8"/>
    <w:basedOn w:val="a4"/>
    <w:next w:val="a4"/>
    <w:autoRedefine/>
    <w:semiHidden/>
    <w:pPr>
      <w:ind w:left="1680" w:hanging="210"/>
    </w:pPr>
  </w:style>
  <w:style w:type="paragraph" w:styleId="91">
    <w:name w:val="index 9"/>
    <w:basedOn w:val="a4"/>
    <w:next w:val="a4"/>
    <w:autoRedefine/>
    <w:semiHidden/>
    <w:pPr>
      <w:ind w:left="1890" w:hanging="210"/>
    </w:pPr>
  </w:style>
  <w:style w:type="paragraph" w:styleId="aff3">
    <w:name w:val="index heading"/>
    <w:basedOn w:val="a4"/>
    <w:next w:val="12"/>
    <w:semiHidden/>
    <w:rPr>
      <w:rFonts w:ascii="Arial" w:hAnsi="Arial"/>
      <w:b/>
    </w:rPr>
  </w:style>
  <w:style w:type="paragraph" w:styleId="aff4">
    <w:name w:val="table of authorities"/>
    <w:basedOn w:val="a4"/>
    <w:next w:val="a4"/>
    <w:semiHidden/>
    <w:pPr>
      <w:ind w:left="210" w:hanging="210"/>
    </w:pPr>
  </w:style>
  <w:style w:type="paragraph" w:styleId="aff5">
    <w:name w:val="toa heading"/>
    <w:basedOn w:val="a4"/>
    <w:next w:val="a4"/>
    <w:semiHidden/>
    <w:pPr>
      <w:spacing w:before="180"/>
    </w:pPr>
    <w:rPr>
      <w:rFonts w:ascii="Arial" w:eastAsia="ＭＳ ゴシック" w:hAnsi="Arial"/>
    </w:rPr>
  </w:style>
  <w:style w:type="paragraph" w:styleId="aff6">
    <w:name w:val="Signature"/>
    <w:basedOn w:val="a4"/>
    <w:pPr>
      <w:widowControl w:val="0"/>
      <w:adjustRightInd w:val="0"/>
      <w:spacing w:line="352" w:lineRule="exact"/>
      <w:jc w:val="right"/>
      <w:textAlignment w:val="baseline"/>
    </w:pPr>
    <w:rPr>
      <w:rFonts w:ascii="Century" w:eastAsia="ＭＳ Ｐ明朝" w:hAnsi="Century" w:cs="Times New Roman"/>
      <w:sz w:val="21"/>
      <w:szCs w:val="20"/>
    </w:rPr>
  </w:style>
  <w:style w:type="paragraph" w:styleId="aff7">
    <w:name w:val="Plain Text"/>
    <w:basedOn w:val="a4"/>
    <w:pPr>
      <w:widowControl w:val="0"/>
      <w:adjustRightInd w:val="0"/>
      <w:spacing w:line="352" w:lineRule="exact"/>
      <w:jc w:val="both"/>
      <w:textAlignment w:val="baseline"/>
    </w:pPr>
    <w:rPr>
      <w:rFonts w:ascii="ＭＳ 明朝" w:eastAsia="ＭＳ 明朝" w:hAnsi="Courier New" w:cs="Times New Roman"/>
      <w:sz w:val="21"/>
      <w:szCs w:val="20"/>
    </w:rPr>
  </w:style>
  <w:style w:type="paragraph" w:styleId="aff8">
    <w:name w:val="table of figures"/>
    <w:basedOn w:val="a4"/>
    <w:next w:val="a4"/>
    <w:semiHidden/>
    <w:pPr>
      <w:ind w:left="850" w:hanging="425"/>
    </w:pPr>
  </w:style>
  <w:style w:type="paragraph" w:styleId="a">
    <w:name w:val="List Number"/>
    <w:basedOn w:val="a4"/>
    <w:pPr>
      <w:widowControl w:val="0"/>
      <w:numPr>
        <w:numId w:val="9"/>
      </w:numPr>
      <w:adjustRightInd w:val="0"/>
      <w:spacing w:line="352" w:lineRule="exact"/>
      <w:jc w:val="both"/>
      <w:textAlignment w:val="baseline"/>
    </w:pPr>
    <w:rPr>
      <w:rFonts w:ascii="Century" w:eastAsia="ＭＳ Ｐ明朝" w:hAnsi="Century" w:cs="Times New Roman"/>
      <w:sz w:val="21"/>
      <w:szCs w:val="20"/>
    </w:rPr>
  </w:style>
  <w:style w:type="paragraph" w:styleId="2">
    <w:name w:val="List Number 2"/>
    <w:basedOn w:val="a4"/>
    <w:pPr>
      <w:widowControl w:val="0"/>
      <w:numPr>
        <w:numId w:val="10"/>
      </w:numPr>
      <w:adjustRightInd w:val="0"/>
      <w:spacing w:line="352" w:lineRule="exact"/>
      <w:jc w:val="both"/>
      <w:textAlignment w:val="baseline"/>
    </w:pPr>
    <w:rPr>
      <w:rFonts w:ascii="Century" w:eastAsia="ＭＳ Ｐ明朝" w:hAnsi="Century" w:cs="Times New Roman"/>
      <w:sz w:val="21"/>
      <w:szCs w:val="20"/>
    </w:rPr>
  </w:style>
  <w:style w:type="paragraph" w:styleId="3">
    <w:name w:val="List Number 3"/>
    <w:basedOn w:val="a4"/>
    <w:pPr>
      <w:widowControl w:val="0"/>
      <w:numPr>
        <w:numId w:val="11"/>
      </w:numPr>
      <w:adjustRightInd w:val="0"/>
      <w:spacing w:line="352" w:lineRule="exact"/>
      <w:jc w:val="both"/>
      <w:textAlignment w:val="baseline"/>
    </w:pPr>
    <w:rPr>
      <w:rFonts w:ascii="Century" w:eastAsia="ＭＳ Ｐ明朝" w:hAnsi="Century" w:cs="Times New Roman"/>
      <w:sz w:val="21"/>
      <w:szCs w:val="20"/>
    </w:rPr>
  </w:style>
  <w:style w:type="paragraph" w:styleId="4">
    <w:name w:val="List Number 4"/>
    <w:basedOn w:val="a4"/>
    <w:pPr>
      <w:widowControl w:val="0"/>
      <w:numPr>
        <w:numId w:val="12"/>
      </w:numPr>
      <w:adjustRightInd w:val="0"/>
      <w:spacing w:line="352" w:lineRule="exact"/>
      <w:jc w:val="both"/>
      <w:textAlignment w:val="baseline"/>
    </w:pPr>
    <w:rPr>
      <w:rFonts w:ascii="Century" w:eastAsia="ＭＳ Ｐ明朝" w:hAnsi="Century" w:cs="Times New Roman"/>
      <w:sz w:val="21"/>
      <w:szCs w:val="20"/>
    </w:rPr>
  </w:style>
  <w:style w:type="paragraph" w:styleId="5">
    <w:name w:val="List Number 5"/>
    <w:basedOn w:val="a4"/>
    <w:pPr>
      <w:widowControl w:val="0"/>
      <w:numPr>
        <w:numId w:val="13"/>
      </w:numPr>
      <w:adjustRightInd w:val="0"/>
      <w:spacing w:line="352" w:lineRule="exact"/>
      <w:jc w:val="both"/>
      <w:textAlignment w:val="baseline"/>
    </w:pPr>
    <w:rPr>
      <w:rFonts w:ascii="Century" w:eastAsia="ＭＳ Ｐ明朝" w:hAnsi="Century" w:cs="Times New Roman"/>
      <w:sz w:val="21"/>
      <w:szCs w:val="20"/>
    </w:rPr>
  </w:style>
  <w:style w:type="paragraph" w:styleId="aff9">
    <w:name w:val="endnote text"/>
    <w:basedOn w:val="a4"/>
    <w:semiHidden/>
    <w:pPr>
      <w:snapToGrid w:val="0"/>
    </w:pPr>
  </w:style>
  <w:style w:type="paragraph" w:styleId="affa">
    <w:name w:val="Body Text"/>
    <w:basedOn w:val="a4"/>
    <w:pPr>
      <w:widowControl w:val="0"/>
      <w:adjustRightInd w:val="0"/>
      <w:spacing w:line="352" w:lineRule="exact"/>
      <w:jc w:val="both"/>
      <w:textAlignment w:val="baseline"/>
    </w:pPr>
    <w:rPr>
      <w:rFonts w:ascii="Century" w:eastAsia="ＭＳ Ｐ明朝" w:hAnsi="Century" w:cs="Times New Roman"/>
      <w:sz w:val="21"/>
      <w:szCs w:val="20"/>
    </w:rPr>
  </w:style>
  <w:style w:type="paragraph" w:styleId="26">
    <w:name w:val="Body Text 2"/>
    <w:basedOn w:val="a4"/>
    <w:pPr>
      <w:widowControl w:val="0"/>
      <w:adjustRightInd w:val="0"/>
      <w:spacing w:line="480" w:lineRule="auto"/>
      <w:jc w:val="both"/>
      <w:textAlignment w:val="baseline"/>
    </w:pPr>
    <w:rPr>
      <w:rFonts w:ascii="Century" w:eastAsia="ＭＳ Ｐ明朝" w:hAnsi="Century" w:cs="Times New Roman"/>
      <w:sz w:val="21"/>
      <w:szCs w:val="20"/>
    </w:rPr>
  </w:style>
  <w:style w:type="paragraph" w:styleId="36">
    <w:name w:val="Body Text 3"/>
    <w:basedOn w:val="a4"/>
    <w:pPr>
      <w:widowControl w:val="0"/>
      <w:adjustRightInd w:val="0"/>
      <w:spacing w:line="352" w:lineRule="exact"/>
      <w:jc w:val="both"/>
      <w:textAlignment w:val="baseline"/>
    </w:pPr>
    <w:rPr>
      <w:rFonts w:ascii="Century" w:eastAsia="ＭＳ Ｐ明朝" w:hAnsi="Century" w:cs="Times New Roman"/>
      <w:sz w:val="16"/>
      <w:szCs w:val="20"/>
    </w:rPr>
  </w:style>
  <w:style w:type="paragraph" w:styleId="affb">
    <w:name w:val="Body Text Indent"/>
    <w:basedOn w:val="a4"/>
    <w:pPr>
      <w:widowControl w:val="0"/>
      <w:adjustRightInd w:val="0"/>
      <w:spacing w:line="352" w:lineRule="exact"/>
      <w:ind w:left="851"/>
      <w:jc w:val="both"/>
      <w:textAlignment w:val="baseline"/>
    </w:pPr>
    <w:rPr>
      <w:rFonts w:ascii="Century" w:eastAsia="ＭＳ Ｐ明朝" w:hAnsi="Century" w:cs="Times New Roman"/>
      <w:sz w:val="21"/>
      <w:szCs w:val="20"/>
    </w:rPr>
  </w:style>
  <w:style w:type="paragraph" w:styleId="27">
    <w:name w:val="Body Text Indent 2"/>
    <w:basedOn w:val="a4"/>
    <w:pPr>
      <w:widowControl w:val="0"/>
      <w:adjustRightInd w:val="0"/>
      <w:spacing w:line="480" w:lineRule="auto"/>
      <w:ind w:left="851"/>
      <w:jc w:val="both"/>
      <w:textAlignment w:val="baseline"/>
    </w:pPr>
    <w:rPr>
      <w:rFonts w:ascii="Century" w:eastAsia="ＭＳ Ｐ明朝" w:hAnsi="Century" w:cs="Times New Roman"/>
      <w:sz w:val="21"/>
      <w:szCs w:val="20"/>
    </w:rPr>
  </w:style>
  <w:style w:type="paragraph" w:styleId="37">
    <w:name w:val="Body Text Indent 3"/>
    <w:basedOn w:val="a4"/>
    <w:pPr>
      <w:widowControl w:val="0"/>
      <w:adjustRightInd w:val="0"/>
      <w:spacing w:line="352" w:lineRule="exact"/>
      <w:ind w:left="851"/>
      <w:jc w:val="both"/>
      <w:textAlignment w:val="baseline"/>
    </w:pPr>
    <w:rPr>
      <w:rFonts w:ascii="Century" w:eastAsia="ＭＳ Ｐ明朝" w:hAnsi="Century" w:cs="Times New Roman"/>
      <w:sz w:val="16"/>
      <w:szCs w:val="20"/>
    </w:rPr>
  </w:style>
  <w:style w:type="paragraph" w:styleId="affc">
    <w:name w:val="Body Text First Indent"/>
    <w:basedOn w:val="affa"/>
    <w:pPr>
      <w:ind w:firstLine="210"/>
    </w:pPr>
  </w:style>
  <w:style w:type="paragraph" w:styleId="28">
    <w:name w:val="Body Text First Indent 2"/>
    <w:basedOn w:val="affb"/>
    <w:pPr>
      <w:ind w:firstLine="210"/>
    </w:pPr>
  </w:style>
  <w:style w:type="character" w:styleId="affd">
    <w:name w:val="Hyperlink"/>
    <w:basedOn w:val="a5"/>
    <w:uiPriority w:val="99"/>
    <w:rPr>
      <w:color w:val="0000FF"/>
      <w:u w:val="single"/>
    </w:rPr>
  </w:style>
  <w:style w:type="paragraph" w:customStyle="1" w:styleId="affe">
    <w:name w:val="表のヘッダ"/>
    <w:basedOn w:val="af0"/>
    <w:rPr>
      <w:b/>
    </w:rPr>
  </w:style>
  <w:style w:type="character" w:styleId="afff">
    <w:name w:val="FollowedHyperlink"/>
    <w:basedOn w:val="a5"/>
    <w:rPr>
      <w:color w:val="800080"/>
      <w:u w:val="single"/>
    </w:rPr>
  </w:style>
  <w:style w:type="paragraph" w:customStyle="1" w:styleId="font5">
    <w:name w:val="font5"/>
    <w:basedOn w:val="a4"/>
    <w:pPr>
      <w:spacing w:before="100" w:beforeAutospacing="1" w:after="100" w:afterAutospacing="1"/>
    </w:pPr>
    <w:rPr>
      <w:rFonts w:cs="Times New Roman" w:hint="eastAsia"/>
      <w:sz w:val="12"/>
      <w:szCs w:val="12"/>
    </w:rPr>
  </w:style>
  <w:style w:type="paragraph" w:styleId="HTML">
    <w:name w:val="HTML Address"/>
    <w:basedOn w:val="a4"/>
    <w:pPr>
      <w:widowControl w:val="0"/>
      <w:adjustRightInd w:val="0"/>
      <w:spacing w:line="352" w:lineRule="exact"/>
      <w:jc w:val="both"/>
      <w:textAlignment w:val="baseline"/>
    </w:pPr>
    <w:rPr>
      <w:rFonts w:ascii="Century" w:eastAsia="ＭＳ Ｐ明朝" w:hAnsi="Century" w:cs="Times New Roman"/>
      <w:i/>
      <w:iCs/>
      <w:sz w:val="21"/>
      <w:szCs w:val="20"/>
    </w:rPr>
  </w:style>
  <w:style w:type="paragraph" w:styleId="HTML0">
    <w:name w:val="HTML Preformatted"/>
    <w:basedOn w:val="a4"/>
    <w:link w:val="HTML1"/>
    <w:uiPriority w:val="99"/>
    <w:pPr>
      <w:widowControl w:val="0"/>
      <w:adjustRightInd w:val="0"/>
      <w:spacing w:line="352" w:lineRule="exact"/>
      <w:jc w:val="both"/>
      <w:textAlignment w:val="baseline"/>
    </w:pPr>
    <w:rPr>
      <w:rFonts w:ascii="Courier New" w:eastAsia="ＭＳ Ｐ明朝" w:hAnsi="Courier New" w:cs="Courier New"/>
      <w:sz w:val="20"/>
      <w:szCs w:val="20"/>
    </w:rPr>
  </w:style>
  <w:style w:type="paragraph" w:styleId="afff0">
    <w:name w:val="E-mail Signature"/>
    <w:basedOn w:val="a4"/>
    <w:pPr>
      <w:widowControl w:val="0"/>
      <w:adjustRightInd w:val="0"/>
      <w:spacing w:line="352" w:lineRule="exact"/>
      <w:jc w:val="both"/>
      <w:textAlignment w:val="baseline"/>
    </w:pPr>
    <w:rPr>
      <w:rFonts w:ascii="Century" w:eastAsia="ＭＳ Ｐ明朝" w:hAnsi="Century" w:cs="Times New Roman"/>
      <w:sz w:val="21"/>
      <w:szCs w:val="20"/>
    </w:rPr>
  </w:style>
  <w:style w:type="paragraph" w:styleId="Web">
    <w:name w:val="Normal (Web)"/>
    <w:basedOn w:val="a4"/>
    <w:uiPriority w:val="99"/>
    <w:pPr>
      <w:widowControl w:val="0"/>
      <w:adjustRightInd w:val="0"/>
      <w:spacing w:line="352" w:lineRule="exact"/>
      <w:jc w:val="both"/>
      <w:textAlignment w:val="baseline"/>
    </w:pPr>
    <w:rPr>
      <w:rFonts w:ascii="Times New Roman" w:eastAsia="ＭＳ Ｐ明朝" w:hAnsi="Times New Roman" w:cs="Times New Roman"/>
    </w:rPr>
  </w:style>
  <w:style w:type="paragraph" w:styleId="afff1">
    <w:name w:val="annotation subject"/>
    <w:basedOn w:val="af7"/>
    <w:next w:val="af7"/>
    <w:semiHidden/>
    <w:rsid w:val="003D0423"/>
    <w:rPr>
      <w:b/>
      <w:bCs/>
    </w:rPr>
  </w:style>
  <w:style w:type="paragraph" w:styleId="afff2">
    <w:name w:val="Balloon Text"/>
    <w:basedOn w:val="a4"/>
    <w:semiHidden/>
    <w:rsid w:val="003D0423"/>
    <w:rPr>
      <w:rFonts w:ascii="Arial" w:eastAsia="ＭＳ ゴシック" w:hAnsi="Arial"/>
      <w:sz w:val="18"/>
      <w:szCs w:val="18"/>
    </w:rPr>
  </w:style>
  <w:style w:type="character" w:styleId="afff3">
    <w:name w:val="annotation reference"/>
    <w:basedOn w:val="a5"/>
    <w:semiHidden/>
    <w:rsid w:val="00225279"/>
    <w:rPr>
      <w:sz w:val="18"/>
      <w:szCs w:val="18"/>
    </w:rPr>
  </w:style>
  <w:style w:type="paragraph" w:customStyle="1" w:styleId="afff4">
    <w:name w:val="本文１"/>
    <w:basedOn w:val="a4"/>
    <w:rsid w:val="00E804B8"/>
    <w:pPr>
      <w:widowControl w:val="0"/>
      <w:adjustRightInd w:val="0"/>
      <w:spacing w:line="360" w:lineRule="auto"/>
      <w:ind w:left="238" w:firstLine="284"/>
      <w:textAlignment w:val="center"/>
    </w:pPr>
    <w:rPr>
      <w:rFonts w:ascii="Century" w:eastAsia="ＭＳ ゴシック" w:hAnsi="Century" w:cs="Times New Roman"/>
      <w:sz w:val="20"/>
      <w:szCs w:val="20"/>
    </w:rPr>
  </w:style>
  <w:style w:type="table" w:styleId="afff5">
    <w:name w:val="Table Grid"/>
    <w:basedOn w:val="a6"/>
    <w:rsid w:val="00E804B8"/>
    <w:pPr>
      <w:wordWrap w:val="0"/>
      <w:spacing w:line="0" w:lineRule="atLeast"/>
      <w:textAlignment w:val="center"/>
    </w:pPr>
    <w:rPr>
      <w:rFonts w:ascii="ＭＳ 明朝"/>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f6">
    <w:name w:val="表－標準"/>
    <w:basedOn w:val="afff4"/>
    <w:rsid w:val="00A70881"/>
    <w:pPr>
      <w:spacing w:line="240" w:lineRule="auto"/>
      <w:ind w:left="57"/>
    </w:pPr>
  </w:style>
  <w:style w:type="paragraph" w:customStyle="1" w:styleId="a9">
    <w:name w:val="段落内容"/>
    <w:basedOn w:val="a4"/>
    <w:link w:val="Char0"/>
    <w:rsid w:val="00BD08F2"/>
    <w:pPr>
      <w:widowControl w:val="0"/>
      <w:adjustRightInd w:val="0"/>
      <w:spacing w:line="352" w:lineRule="exact"/>
      <w:ind w:left="2100"/>
      <w:textAlignment w:val="baseline"/>
    </w:pPr>
    <w:rPr>
      <w:rFonts w:ascii="Century" w:eastAsia="ＭＳ Ｐ明朝" w:hAnsi="Century" w:cs="Times New Roman"/>
      <w:sz w:val="21"/>
      <w:szCs w:val="20"/>
    </w:rPr>
  </w:style>
  <w:style w:type="character" w:customStyle="1" w:styleId="Char0">
    <w:name w:val="段落内容 Char"/>
    <w:basedOn w:val="a5"/>
    <w:link w:val="a9"/>
    <w:rsid w:val="00BD08F2"/>
    <w:rPr>
      <w:rFonts w:ascii="Century" w:eastAsia="ＭＳ Ｐ明朝" w:hAnsi="Century"/>
      <w:sz w:val="21"/>
      <w:lang w:val="en-US" w:eastAsia="ja-JP" w:bidi="ar-SA"/>
    </w:rPr>
  </w:style>
  <w:style w:type="paragraph" w:customStyle="1" w:styleId="afff7">
    <w:name w:val="レジスタ定義"/>
    <w:basedOn w:val="a4"/>
    <w:link w:val="Char1"/>
    <w:rsid w:val="001E04F1"/>
    <w:pPr>
      <w:widowControl w:val="0"/>
      <w:adjustRightInd w:val="0"/>
      <w:spacing w:line="352" w:lineRule="exact"/>
      <w:ind w:left="840"/>
      <w:jc w:val="both"/>
      <w:textAlignment w:val="baseline"/>
    </w:pPr>
    <w:rPr>
      <w:rFonts w:ascii="Century" w:eastAsia="ＭＳ Ｐ明朝" w:hAnsi="Century" w:cs="Times New Roman"/>
      <w:sz w:val="21"/>
      <w:szCs w:val="20"/>
    </w:rPr>
  </w:style>
  <w:style w:type="character" w:customStyle="1" w:styleId="Char1">
    <w:name w:val="レジスタ定義 Char"/>
    <w:basedOn w:val="a5"/>
    <w:link w:val="afff7"/>
    <w:rsid w:val="001E04F1"/>
    <w:rPr>
      <w:rFonts w:ascii="Century" w:eastAsia="ＭＳ Ｐ明朝" w:hAnsi="Century"/>
      <w:sz w:val="21"/>
      <w:lang w:val="en-US" w:eastAsia="ja-JP" w:bidi="ar-SA"/>
    </w:rPr>
  </w:style>
  <w:style w:type="character" w:customStyle="1" w:styleId="Char">
    <w:name w:val="レジスタ見出し Char"/>
    <w:basedOn w:val="a5"/>
    <w:link w:val="a8"/>
    <w:rsid w:val="001E04F1"/>
    <w:rPr>
      <w:rFonts w:ascii="Century" w:eastAsia="ＭＳ Ｐ明朝" w:hAnsi="Century"/>
      <w:sz w:val="21"/>
      <w:lang w:val="en-US" w:eastAsia="ja-JP" w:bidi="ar-SA"/>
    </w:rPr>
  </w:style>
  <w:style w:type="character" w:customStyle="1" w:styleId="13">
    <w:name w:val="未解決のメンション1"/>
    <w:basedOn w:val="a5"/>
    <w:uiPriority w:val="99"/>
    <w:semiHidden/>
    <w:unhideWhenUsed/>
    <w:rsid w:val="00A63B2E"/>
    <w:rPr>
      <w:color w:val="808080"/>
      <w:shd w:val="clear" w:color="auto" w:fill="E6E6E6"/>
    </w:rPr>
  </w:style>
  <w:style w:type="character" w:customStyle="1" w:styleId="HTML1">
    <w:name w:val="HTML 書式付き (文字)"/>
    <w:basedOn w:val="a5"/>
    <w:link w:val="HTML0"/>
    <w:uiPriority w:val="99"/>
    <w:rsid w:val="00F40931"/>
    <w:rPr>
      <w:rFonts w:ascii="Courier New" w:eastAsia="ＭＳ Ｐ明朝" w:hAnsi="Courier New" w:cs="Courier New"/>
    </w:rPr>
  </w:style>
  <w:style w:type="paragraph" w:styleId="afff8">
    <w:name w:val="List Paragraph"/>
    <w:basedOn w:val="a4"/>
    <w:uiPriority w:val="34"/>
    <w:qFormat/>
    <w:rsid w:val="00705D3A"/>
    <w:pPr>
      <w:ind w:leftChars="400" w:left="840"/>
    </w:pPr>
  </w:style>
  <w:style w:type="character" w:customStyle="1" w:styleId="29">
    <w:name w:val="未解決のメンション2"/>
    <w:basedOn w:val="a5"/>
    <w:uiPriority w:val="99"/>
    <w:semiHidden/>
    <w:unhideWhenUsed/>
    <w:rsid w:val="00A62C9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5866">
      <w:bodyDiv w:val="1"/>
      <w:marLeft w:val="0"/>
      <w:marRight w:val="0"/>
      <w:marTop w:val="0"/>
      <w:marBottom w:val="0"/>
      <w:divBdr>
        <w:top w:val="none" w:sz="0" w:space="0" w:color="auto"/>
        <w:left w:val="none" w:sz="0" w:space="0" w:color="auto"/>
        <w:bottom w:val="none" w:sz="0" w:space="0" w:color="auto"/>
        <w:right w:val="none" w:sz="0" w:space="0" w:color="auto"/>
      </w:divBdr>
    </w:div>
    <w:div w:id="11540988">
      <w:bodyDiv w:val="1"/>
      <w:marLeft w:val="0"/>
      <w:marRight w:val="0"/>
      <w:marTop w:val="0"/>
      <w:marBottom w:val="0"/>
      <w:divBdr>
        <w:top w:val="none" w:sz="0" w:space="0" w:color="auto"/>
        <w:left w:val="none" w:sz="0" w:space="0" w:color="auto"/>
        <w:bottom w:val="none" w:sz="0" w:space="0" w:color="auto"/>
        <w:right w:val="none" w:sz="0" w:space="0" w:color="auto"/>
      </w:divBdr>
    </w:div>
    <w:div w:id="14352411">
      <w:bodyDiv w:val="1"/>
      <w:marLeft w:val="0"/>
      <w:marRight w:val="0"/>
      <w:marTop w:val="0"/>
      <w:marBottom w:val="0"/>
      <w:divBdr>
        <w:top w:val="none" w:sz="0" w:space="0" w:color="auto"/>
        <w:left w:val="none" w:sz="0" w:space="0" w:color="auto"/>
        <w:bottom w:val="none" w:sz="0" w:space="0" w:color="auto"/>
        <w:right w:val="none" w:sz="0" w:space="0" w:color="auto"/>
      </w:divBdr>
    </w:div>
    <w:div w:id="20128030">
      <w:bodyDiv w:val="1"/>
      <w:marLeft w:val="0"/>
      <w:marRight w:val="0"/>
      <w:marTop w:val="0"/>
      <w:marBottom w:val="0"/>
      <w:divBdr>
        <w:top w:val="none" w:sz="0" w:space="0" w:color="auto"/>
        <w:left w:val="none" w:sz="0" w:space="0" w:color="auto"/>
        <w:bottom w:val="none" w:sz="0" w:space="0" w:color="auto"/>
        <w:right w:val="none" w:sz="0" w:space="0" w:color="auto"/>
      </w:divBdr>
    </w:div>
    <w:div w:id="22554777">
      <w:bodyDiv w:val="1"/>
      <w:marLeft w:val="0"/>
      <w:marRight w:val="0"/>
      <w:marTop w:val="0"/>
      <w:marBottom w:val="0"/>
      <w:divBdr>
        <w:top w:val="none" w:sz="0" w:space="0" w:color="auto"/>
        <w:left w:val="none" w:sz="0" w:space="0" w:color="auto"/>
        <w:bottom w:val="none" w:sz="0" w:space="0" w:color="auto"/>
        <w:right w:val="none" w:sz="0" w:space="0" w:color="auto"/>
      </w:divBdr>
    </w:div>
    <w:div w:id="29577197">
      <w:bodyDiv w:val="1"/>
      <w:marLeft w:val="0"/>
      <w:marRight w:val="0"/>
      <w:marTop w:val="0"/>
      <w:marBottom w:val="0"/>
      <w:divBdr>
        <w:top w:val="none" w:sz="0" w:space="0" w:color="auto"/>
        <w:left w:val="none" w:sz="0" w:space="0" w:color="auto"/>
        <w:bottom w:val="none" w:sz="0" w:space="0" w:color="auto"/>
        <w:right w:val="none" w:sz="0" w:space="0" w:color="auto"/>
      </w:divBdr>
    </w:div>
    <w:div w:id="32309791">
      <w:bodyDiv w:val="1"/>
      <w:marLeft w:val="0"/>
      <w:marRight w:val="0"/>
      <w:marTop w:val="0"/>
      <w:marBottom w:val="0"/>
      <w:divBdr>
        <w:top w:val="none" w:sz="0" w:space="0" w:color="auto"/>
        <w:left w:val="none" w:sz="0" w:space="0" w:color="auto"/>
        <w:bottom w:val="none" w:sz="0" w:space="0" w:color="auto"/>
        <w:right w:val="none" w:sz="0" w:space="0" w:color="auto"/>
      </w:divBdr>
      <w:divsChild>
        <w:div w:id="959066025">
          <w:marLeft w:val="0"/>
          <w:marRight w:val="0"/>
          <w:marTop w:val="0"/>
          <w:marBottom w:val="0"/>
          <w:divBdr>
            <w:top w:val="none" w:sz="0" w:space="0" w:color="auto"/>
            <w:left w:val="none" w:sz="0" w:space="0" w:color="auto"/>
            <w:bottom w:val="none" w:sz="0" w:space="0" w:color="auto"/>
            <w:right w:val="none" w:sz="0" w:space="0" w:color="auto"/>
          </w:divBdr>
          <w:divsChild>
            <w:div w:id="112704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3627">
      <w:bodyDiv w:val="1"/>
      <w:marLeft w:val="0"/>
      <w:marRight w:val="0"/>
      <w:marTop w:val="0"/>
      <w:marBottom w:val="0"/>
      <w:divBdr>
        <w:top w:val="none" w:sz="0" w:space="0" w:color="auto"/>
        <w:left w:val="none" w:sz="0" w:space="0" w:color="auto"/>
        <w:bottom w:val="none" w:sz="0" w:space="0" w:color="auto"/>
        <w:right w:val="none" w:sz="0" w:space="0" w:color="auto"/>
      </w:divBdr>
    </w:div>
    <w:div w:id="35156264">
      <w:bodyDiv w:val="1"/>
      <w:marLeft w:val="0"/>
      <w:marRight w:val="0"/>
      <w:marTop w:val="0"/>
      <w:marBottom w:val="0"/>
      <w:divBdr>
        <w:top w:val="none" w:sz="0" w:space="0" w:color="auto"/>
        <w:left w:val="none" w:sz="0" w:space="0" w:color="auto"/>
        <w:bottom w:val="none" w:sz="0" w:space="0" w:color="auto"/>
        <w:right w:val="none" w:sz="0" w:space="0" w:color="auto"/>
      </w:divBdr>
    </w:div>
    <w:div w:id="69541720">
      <w:bodyDiv w:val="1"/>
      <w:marLeft w:val="0"/>
      <w:marRight w:val="0"/>
      <w:marTop w:val="0"/>
      <w:marBottom w:val="0"/>
      <w:divBdr>
        <w:top w:val="none" w:sz="0" w:space="0" w:color="auto"/>
        <w:left w:val="none" w:sz="0" w:space="0" w:color="auto"/>
        <w:bottom w:val="none" w:sz="0" w:space="0" w:color="auto"/>
        <w:right w:val="none" w:sz="0" w:space="0" w:color="auto"/>
      </w:divBdr>
    </w:div>
    <w:div w:id="73749406">
      <w:bodyDiv w:val="1"/>
      <w:marLeft w:val="0"/>
      <w:marRight w:val="0"/>
      <w:marTop w:val="0"/>
      <w:marBottom w:val="0"/>
      <w:divBdr>
        <w:top w:val="none" w:sz="0" w:space="0" w:color="auto"/>
        <w:left w:val="none" w:sz="0" w:space="0" w:color="auto"/>
        <w:bottom w:val="none" w:sz="0" w:space="0" w:color="auto"/>
        <w:right w:val="none" w:sz="0" w:space="0" w:color="auto"/>
      </w:divBdr>
    </w:div>
    <w:div w:id="92745137">
      <w:bodyDiv w:val="1"/>
      <w:marLeft w:val="0"/>
      <w:marRight w:val="0"/>
      <w:marTop w:val="0"/>
      <w:marBottom w:val="0"/>
      <w:divBdr>
        <w:top w:val="none" w:sz="0" w:space="0" w:color="auto"/>
        <w:left w:val="none" w:sz="0" w:space="0" w:color="auto"/>
        <w:bottom w:val="none" w:sz="0" w:space="0" w:color="auto"/>
        <w:right w:val="none" w:sz="0" w:space="0" w:color="auto"/>
      </w:divBdr>
      <w:divsChild>
        <w:div w:id="2013025226">
          <w:marLeft w:val="0"/>
          <w:marRight w:val="0"/>
          <w:marTop w:val="0"/>
          <w:marBottom w:val="0"/>
          <w:divBdr>
            <w:top w:val="none" w:sz="0" w:space="0" w:color="auto"/>
            <w:left w:val="none" w:sz="0" w:space="0" w:color="auto"/>
            <w:bottom w:val="none" w:sz="0" w:space="0" w:color="auto"/>
            <w:right w:val="none" w:sz="0" w:space="0" w:color="auto"/>
          </w:divBdr>
          <w:divsChild>
            <w:div w:id="161360685">
              <w:marLeft w:val="0"/>
              <w:marRight w:val="0"/>
              <w:marTop w:val="0"/>
              <w:marBottom w:val="0"/>
              <w:divBdr>
                <w:top w:val="none" w:sz="0" w:space="0" w:color="auto"/>
                <w:left w:val="none" w:sz="0" w:space="0" w:color="auto"/>
                <w:bottom w:val="none" w:sz="0" w:space="0" w:color="auto"/>
                <w:right w:val="none" w:sz="0" w:space="0" w:color="auto"/>
              </w:divBdr>
            </w:div>
            <w:div w:id="288753465">
              <w:marLeft w:val="0"/>
              <w:marRight w:val="0"/>
              <w:marTop w:val="0"/>
              <w:marBottom w:val="0"/>
              <w:divBdr>
                <w:top w:val="none" w:sz="0" w:space="0" w:color="auto"/>
                <w:left w:val="none" w:sz="0" w:space="0" w:color="auto"/>
                <w:bottom w:val="none" w:sz="0" w:space="0" w:color="auto"/>
                <w:right w:val="none" w:sz="0" w:space="0" w:color="auto"/>
              </w:divBdr>
            </w:div>
            <w:div w:id="355619861">
              <w:marLeft w:val="0"/>
              <w:marRight w:val="0"/>
              <w:marTop w:val="0"/>
              <w:marBottom w:val="0"/>
              <w:divBdr>
                <w:top w:val="none" w:sz="0" w:space="0" w:color="auto"/>
                <w:left w:val="none" w:sz="0" w:space="0" w:color="auto"/>
                <w:bottom w:val="none" w:sz="0" w:space="0" w:color="auto"/>
                <w:right w:val="none" w:sz="0" w:space="0" w:color="auto"/>
              </w:divBdr>
            </w:div>
            <w:div w:id="951666432">
              <w:marLeft w:val="0"/>
              <w:marRight w:val="0"/>
              <w:marTop w:val="0"/>
              <w:marBottom w:val="0"/>
              <w:divBdr>
                <w:top w:val="none" w:sz="0" w:space="0" w:color="auto"/>
                <w:left w:val="none" w:sz="0" w:space="0" w:color="auto"/>
                <w:bottom w:val="none" w:sz="0" w:space="0" w:color="auto"/>
                <w:right w:val="none" w:sz="0" w:space="0" w:color="auto"/>
              </w:divBdr>
            </w:div>
            <w:div w:id="1118141342">
              <w:marLeft w:val="0"/>
              <w:marRight w:val="0"/>
              <w:marTop w:val="0"/>
              <w:marBottom w:val="0"/>
              <w:divBdr>
                <w:top w:val="none" w:sz="0" w:space="0" w:color="auto"/>
                <w:left w:val="none" w:sz="0" w:space="0" w:color="auto"/>
                <w:bottom w:val="none" w:sz="0" w:space="0" w:color="auto"/>
                <w:right w:val="none" w:sz="0" w:space="0" w:color="auto"/>
              </w:divBdr>
            </w:div>
            <w:div w:id="1788741867">
              <w:marLeft w:val="0"/>
              <w:marRight w:val="0"/>
              <w:marTop w:val="0"/>
              <w:marBottom w:val="0"/>
              <w:divBdr>
                <w:top w:val="none" w:sz="0" w:space="0" w:color="auto"/>
                <w:left w:val="none" w:sz="0" w:space="0" w:color="auto"/>
                <w:bottom w:val="none" w:sz="0" w:space="0" w:color="auto"/>
                <w:right w:val="none" w:sz="0" w:space="0" w:color="auto"/>
              </w:divBdr>
            </w:div>
            <w:div w:id="1903246316">
              <w:marLeft w:val="0"/>
              <w:marRight w:val="0"/>
              <w:marTop w:val="0"/>
              <w:marBottom w:val="0"/>
              <w:divBdr>
                <w:top w:val="none" w:sz="0" w:space="0" w:color="auto"/>
                <w:left w:val="none" w:sz="0" w:space="0" w:color="auto"/>
                <w:bottom w:val="none" w:sz="0" w:space="0" w:color="auto"/>
                <w:right w:val="none" w:sz="0" w:space="0" w:color="auto"/>
              </w:divBdr>
            </w:div>
            <w:div w:id="204964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5641">
      <w:bodyDiv w:val="1"/>
      <w:marLeft w:val="0"/>
      <w:marRight w:val="0"/>
      <w:marTop w:val="0"/>
      <w:marBottom w:val="0"/>
      <w:divBdr>
        <w:top w:val="none" w:sz="0" w:space="0" w:color="auto"/>
        <w:left w:val="none" w:sz="0" w:space="0" w:color="auto"/>
        <w:bottom w:val="none" w:sz="0" w:space="0" w:color="auto"/>
        <w:right w:val="none" w:sz="0" w:space="0" w:color="auto"/>
      </w:divBdr>
    </w:div>
    <w:div w:id="112676824">
      <w:bodyDiv w:val="1"/>
      <w:marLeft w:val="0"/>
      <w:marRight w:val="0"/>
      <w:marTop w:val="0"/>
      <w:marBottom w:val="0"/>
      <w:divBdr>
        <w:top w:val="none" w:sz="0" w:space="0" w:color="auto"/>
        <w:left w:val="none" w:sz="0" w:space="0" w:color="auto"/>
        <w:bottom w:val="none" w:sz="0" w:space="0" w:color="auto"/>
        <w:right w:val="none" w:sz="0" w:space="0" w:color="auto"/>
      </w:divBdr>
    </w:div>
    <w:div w:id="114296944">
      <w:bodyDiv w:val="1"/>
      <w:marLeft w:val="0"/>
      <w:marRight w:val="0"/>
      <w:marTop w:val="0"/>
      <w:marBottom w:val="0"/>
      <w:divBdr>
        <w:top w:val="none" w:sz="0" w:space="0" w:color="auto"/>
        <w:left w:val="none" w:sz="0" w:space="0" w:color="auto"/>
        <w:bottom w:val="none" w:sz="0" w:space="0" w:color="auto"/>
        <w:right w:val="none" w:sz="0" w:space="0" w:color="auto"/>
      </w:divBdr>
    </w:div>
    <w:div w:id="115804337">
      <w:bodyDiv w:val="1"/>
      <w:marLeft w:val="0"/>
      <w:marRight w:val="0"/>
      <w:marTop w:val="0"/>
      <w:marBottom w:val="0"/>
      <w:divBdr>
        <w:top w:val="none" w:sz="0" w:space="0" w:color="auto"/>
        <w:left w:val="none" w:sz="0" w:space="0" w:color="auto"/>
        <w:bottom w:val="none" w:sz="0" w:space="0" w:color="auto"/>
        <w:right w:val="none" w:sz="0" w:space="0" w:color="auto"/>
      </w:divBdr>
    </w:div>
    <w:div w:id="127825660">
      <w:bodyDiv w:val="1"/>
      <w:marLeft w:val="0"/>
      <w:marRight w:val="0"/>
      <w:marTop w:val="0"/>
      <w:marBottom w:val="0"/>
      <w:divBdr>
        <w:top w:val="none" w:sz="0" w:space="0" w:color="auto"/>
        <w:left w:val="none" w:sz="0" w:space="0" w:color="auto"/>
        <w:bottom w:val="none" w:sz="0" w:space="0" w:color="auto"/>
        <w:right w:val="none" w:sz="0" w:space="0" w:color="auto"/>
      </w:divBdr>
    </w:div>
    <w:div w:id="132480258">
      <w:bodyDiv w:val="1"/>
      <w:marLeft w:val="0"/>
      <w:marRight w:val="0"/>
      <w:marTop w:val="0"/>
      <w:marBottom w:val="0"/>
      <w:divBdr>
        <w:top w:val="none" w:sz="0" w:space="0" w:color="auto"/>
        <w:left w:val="none" w:sz="0" w:space="0" w:color="auto"/>
        <w:bottom w:val="none" w:sz="0" w:space="0" w:color="auto"/>
        <w:right w:val="none" w:sz="0" w:space="0" w:color="auto"/>
      </w:divBdr>
    </w:div>
    <w:div w:id="140273422">
      <w:bodyDiv w:val="1"/>
      <w:marLeft w:val="0"/>
      <w:marRight w:val="0"/>
      <w:marTop w:val="0"/>
      <w:marBottom w:val="0"/>
      <w:divBdr>
        <w:top w:val="none" w:sz="0" w:space="0" w:color="auto"/>
        <w:left w:val="none" w:sz="0" w:space="0" w:color="auto"/>
        <w:bottom w:val="none" w:sz="0" w:space="0" w:color="auto"/>
        <w:right w:val="none" w:sz="0" w:space="0" w:color="auto"/>
      </w:divBdr>
    </w:div>
    <w:div w:id="141123712">
      <w:bodyDiv w:val="1"/>
      <w:marLeft w:val="0"/>
      <w:marRight w:val="0"/>
      <w:marTop w:val="0"/>
      <w:marBottom w:val="0"/>
      <w:divBdr>
        <w:top w:val="none" w:sz="0" w:space="0" w:color="auto"/>
        <w:left w:val="none" w:sz="0" w:space="0" w:color="auto"/>
        <w:bottom w:val="none" w:sz="0" w:space="0" w:color="auto"/>
        <w:right w:val="none" w:sz="0" w:space="0" w:color="auto"/>
      </w:divBdr>
    </w:div>
    <w:div w:id="167985299">
      <w:bodyDiv w:val="1"/>
      <w:marLeft w:val="0"/>
      <w:marRight w:val="0"/>
      <w:marTop w:val="0"/>
      <w:marBottom w:val="0"/>
      <w:divBdr>
        <w:top w:val="none" w:sz="0" w:space="0" w:color="auto"/>
        <w:left w:val="none" w:sz="0" w:space="0" w:color="auto"/>
        <w:bottom w:val="none" w:sz="0" w:space="0" w:color="auto"/>
        <w:right w:val="none" w:sz="0" w:space="0" w:color="auto"/>
      </w:divBdr>
    </w:div>
    <w:div w:id="173112340">
      <w:bodyDiv w:val="1"/>
      <w:marLeft w:val="0"/>
      <w:marRight w:val="0"/>
      <w:marTop w:val="0"/>
      <w:marBottom w:val="0"/>
      <w:divBdr>
        <w:top w:val="none" w:sz="0" w:space="0" w:color="auto"/>
        <w:left w:val="none" w:sz="0" w:space="0" w:color="auto"/>
        <w:bottom w:val="none" w:sz="0" w:space="0" w:color="auto"/>
        <w:right w:val="none" w:sz="0" w:space="0" w:color="auto"/>
      </w:divBdr>
    </w:div>
    <w:div w:id="174543992">
      <w:bodyDiv w:val="1"/>
      <w:marLeft w:val="0"/>
      <w:marRight w:val="0"/>
      <w:marTop w:val="0"/>
      <w:marBottom w:val="0"/>
      <w:divBdr>
        <w:top w:val="none" w:sz="0" w:space="0" w:color="auto"/>
        <w:left w:val="none" w:sz="0" w:space="0" w:color="auto"/>
        <w:bottom w:val="none" w:sz="0" w:space="0" w:color="auto"/>
        <w:right w:val="none" w:sz="0" w:space="0" w:color="auto"/>
      </w:divBdr>
    </w:div>
    <w:div w:id="180247608">
      <w:bodyDiv w:val="1"/>
      <w:marLeft w:val="0"/>
      <w:marRight w:val="0"/>
      <w:marTop w:val="0"/>
      <w:marBottom w:val="0"/>
      <w:divBdr>
        <w:top w:val="none" w:sz="0" w:space="0" w:color="auto"/>
        <w:left w:val="none" w:sz="0" w:space="0" w:color="auto"/>
        <w:bottom w:val="none" w:sz="0" w:space="0" w:color="auto"/>
        <w:right w:val="none" w:sz="0" w:space="0" w:color="auto"/>
      </w:divBdr>
    </w:div>
    <w:div w:id="189268733">
      <w:bodyDiv w:val="1"/>
      <w:marLeft w:val="0"/>
      <w:marRight w:val="0"/>
      <w:marTop w:val="0"/>
      <w:marBottom w:val="0"/>
      <w:divBdr>
        <w:top w:val="none" w:sz="0" w:space="0" w:color="auto"/>
        <w:left w:val="none" w:sz="0" w:space="0" w:color="auto"/>
        <w:bottom w:val="none" w:sz="0" w:space="0" w:color="auto"/>
        <w:right w:val="none" w:sz="0" w:space="0" w:color="auto"/>
      </w:divBdr>
    </w:div>
    <w:div w:id="201479959">
      <w:bodyDiv w:val="1"/>
      <w:marLeft w:val="0"/>
      <w:marRight w:val="0"/>
      <w:marTop w:val="0"/>
      <w:marBottom w:val="0"/>
      <w:divBdr>
        <w:top w:val="none" w:sz="0" w:space="0" w:color="auto"/>
        <w:left w:val="none" w:sz="0" w:space="0" w:color="auto"/>
        <w:bottom w:val="none" w:sz="0" w:space="0" w:color="auto"/>
        <w:right w:val="none" w:sz="0" w:space="0" w:color="auto"/>
      </w:divBdr>
    </w:div>
    <w:div w:id="201551963">
      <w:bodyDiv w:val="1"/>
      <w:marLeft w:val="0"/>
      <w:marRight w:val="0"/>
      <w:marTop w:val="0"/>
      <w:marBottom w:val="0"/>
      <w:divBdr>
        <w:top w:val="none" w:sz="0" w:space="0" w:color="auto"/>
        <w:left w:val="none" w:sz="0" w:space="0" w:color="auto"/>
        <w:bottom w:val="none" w:sz="0" w:space="0" w:color="auto"/>
        <w:right w:val="none" w:sz="0" w:space="0" w:color="auto"/>
      </w:divBdr>
    </w:div>
    <w:div w:id="233047072">
      <w:bodyDiv w:val="1"/>
      <w:marLeft w:val="0"/>
      <w:marRight w:val="0"/>
      <w:marTop w:val="0"/>
      <w:marBottom w:val="0"/>
      <w:divBdr>
        <w:top w:val="none" w:sz="0" w:space="0" w:color="auto"/>
        <w:left w:val="none" w:sz="0" w:space="0" w:color="auto"/>
        <w:bottom w:val="none" w:sz="0" w:space="0" w:color="auto"/>
        <w:right w:val="none" w:sz="0" w:space="0" w:color="auto"/>
      </w:divBdr>
    </w:div>
    <w:div w:id="243026604">
      <w:bodyDiv w:val="1"/>
      <w:marLeft w:val="0"/>
      <w:marRight w:val="0"/>
      <w:marTop w:val="0"/>
      <w:marBottom w:val="0"/>
      <w:divBdr>
        <w:top w:val="none" w:sz="0" w:space="0" w:color="auto"/>
        <w:left w:val="none" w:sz="0" w:space="0" w:color="auto"/>
        <w:bottom w:val="none" w:sz="0" w:space="0" w:color="auto"/>
        <w:right w:val="none" w:sz="0" w:space="0" w:color="auto"/>
      </w:divBdr>
    </w:div>
    <w:div w:id="246689681">
      <w:bodyDiv w:val="1"/>
      <w:marLeft w:val="0"/>
      <w:marRight w:val="0"/>
      <w:marTop w:val="0"/>
      <w:marBottom w:val="0"/>
      <w:divBdr>
        <w:top w:val="none" w:sz="0" w:space="0" w:color="auto"/>
        <w:left w:val="none" w:sz="0" w:space="0" w:color="auto"/>
        <w:bottom w:val="none" w:sz="0" w:space="0" w:color="auto"/>
        <w:right w:val="none" w:sz="0" w:space="0" w:color="auto"/>
      </w:divBdr>
    </w:div>
    <w:div w:id="286666089">
      <w:bodyDiv w:val="1"/>
      <w:marLeft w:val="0"/>
      <w:marRight w:val="0"/>
      <w:marTop w:val="0"/>
      <w:marBottom w:val="0"/>
      <w:divBdr>
        <w:top w:val="none" w:sz="0" w:space="0" w:color="auto"/>
        <w:left w:val="none" w:sz="0" w:space="0" w:color="auto"/>
        <w:bottom w:val="none" w:sz="0" w:space="0" w:color="auto"/>
        <w:right w:val="none" w:sz="0" w:space="0" w:color="auto"/>
      </w:divBdr>
    </w:div>
    <w:div w:id="294217509">
      <w:bodyDiv w:val="1"/>
      <w:marLeft w:val="0"/>
      <w:marRight w:val="0"/>
      <w:marTop w:val="0"/>
      <w:marBottom w:val="0"/>
      <w:divBdr>
        <w:top w:val="none" w:sz="0" w:space="0" w:color="auto"/>
        <w:left w:val="none" w:sz="0" w:space="0" w:color="auto"/>
        <w:bottom w:val="none" w:sz="0" w:space="0" w:color="auto"/>
        <w:right w:val="none" w:sz="0" w:space="0" w:color="auto"/>
      </w:divBdr>
    </w:div>
    <w:div w:id="303587525">
      <w:bodyDiv w:val="1"/>
      <w:marLeft w:val="0"/>
      <w:marRight w:val="0"/>
      <w:marTop w:val="0"/>
      <w:marBottom w:val="0"/>
      <w:divBdr>
        <w:top w:val="none" w:sz="0" w:space="0" w:color="auto"/>
        <w:left w:val="none" w:sz="0" w:space="0" w:color="auto"/>
        <w:bottom w:val="none" w:sz="0" w:space="0" w:color="auto"/>
        <w:right w:val="none" w:sz="0" w:space="0" w:color="auto"/>
      </w:divBdr>
    </w:div>
    <w:div w:id="311908966">
      <w:bodyDiv w:val="1"/>
      <w:marLeft w:val="0"/>
      <w:marRight w:val="0"/>
      <w:marTop w:val="0"/>
      <w:marBottom w:val="0"/>
      <w:divBdr>
        <w:top w:val="none" w:sz="0" w:space="0" w:color="auto"/>
        <w:left w:val="none" w:sz="0" w:space="0" w:color="auto"/>
        <w:bottom w:val="none" w:sz="0" w:space="0" w:color="auto"/>
        <w:right w:val="none" w:sz="0" w:space="0" w:color="auto"/>
      </w:divBdr>
    </w:div>
    <w:div w:id="321278620">
      <w:bodyDiv w:val="1"/>
      <w:marLeft w:val="0"/>
      <w:marRight w:val="0"/>
      <w:marTop w:val="0"/>
      <w:marBottom w:val="0"/>
      <w:divBdr>
        <w:top w:val="none" w:sz="0" w:space="0" w:color="auto"/>
        <w:left w:val="none" w:sz="0" w:space="0" w:color="auto"/>
        <w:bottom w:val="none" w:sz="0" w:space="0" w:color="auto"/>
        <w:right w:val="none" w:sz="0" w:space="0" w:color="auto"/>
      </w:divBdr>
    </w:div>
    <w:div w:id="331568577">
      <w:bodyDiv w:val="1"/>
      <w:marLeft w:val="0"/>
      <w:marRight w:val="0"/>
      <w:marTop w:val="0"/>
      <w:marBottom w:val="0"/>
      <w:divBdr>
        <w:top w:val="none" w:sz="0" w:space="0" w:color="auto"/>
        <w:left w:val="none" w:sz="0" w:space="0" w:color="auto"/>
        <w:bottom w:val="none" w:sz="0" w:space="0" w:color="auto"/>
        <w:right w:val="none" w:sz="0" w:space="0" w:color="auto"/>
      </w:divBdr>
    </w:div>
    <w:div w:id="336471162">
      <w:bodyDiv w:val="1"/>
      <w:marLeft w:val="0"/>
      <w:marRight w:val="0"/>
      <w:marTop w:val="0"/>
      <w:marBottom w:val="0"/>
      <w:divBdr>
        <w:top w:val="none" w:sz="0" w:space="0" w:color="auto"/>
        <w:left w:val="none" w:sz="0" w:space="0" w:color="auto"/>
        <w:bottom w:val="none" w:sz="0" w:space="0" w:color="auto"/>
        <w:right w:val="none" w:sz="0" w:space="0" w:color="auto"/>
      </w:divBdr>
    </w:div>
    <w:div w:id="343168238">
      <w:bodyDiv w:val="1"/>
      <w:marLeft w:val="0"/>
      <w:marRight w:val="0"/>
      <w:marTop w:val="0"/>
      <w:marBottom w:val="0"/>
      <w:divBdr>
        <w:top w:val="none" w:sz="0" w:space="0" w:color="auto"/>
        <w:left w:val="none" w:sz="0" w:space="0" w:color="auto"/>
        <w:bottom w:val="none" w:sz="0" w:space="0" w:color="auto"/>
        <w:right w:val="none" w:sz="0" w:space="0" w:color="auto"/>
      </w:divBdr>
    </w:div>
    <w:div w:id="345794085">
      <w:bodyDiv w:val="1"/>
      <w:marLeft w:val="0"/>
      <w:marRight w:val="0"/>
      <w:marTop w:val="0"/>
      <w:marBottom w:val="0"/>
      <w:divBdr>
        <w:top w:val="none" w:sz="0" w:space="0" w:color="auto"/>
        <w:left w:val="none" w:sz="0" w:space="0" w:color="auto"/>
        <w:bottom w:val="none" w:sz="0" w:space="0" w:color="auto"/>
        <w:right w:val="none" w:sz="0" w:space="0" w:color="auto"/>
      </w:divBdr>
    </w:div>
    <w:div w:id="351692821">
      <w:bodyDiv w:val="1"/>
      <w:marLeft w:val="0"/>
      <w:marRight w:val="0"/>
      <w:marTop w:val="0"/>
      <w:marBottom w:val="0"/>
      <w:divBdr>
        <w:top w:val="none" w:sz="0" w:space="0" w:color="auto"/>
        <w:left w:val="none" w:sz="0" w:space="0" w:color="auto"/>
        <w:bottom w:val="none" w:sz="0" w:space="0" w:color="auto"/>
        <w:right w:val="none" w:sz="0" w:space="0" w:color="auto"/>
      </w:divBdr>
    </w:div>
    <w:div w:id="353043296">
      <w:bodyDiv w:val="1"/>
      <w:marLeft w:val="0"/>
      <w:marRight w:val="0"/>
      <w:marTop w:val="0"/>
      <w:marBottom w:val="0"/>
      <w:divBdr>
        <w:top w:val="none" w:sz="0" w:space="0" w:color="auto"/>
        <w:left w:val="none" w:sz="0" w:space="0" w:color="auto"/>
        <w:bottom w:val="none" w:sz="0" w:space="0" w:color="auto"/>
        <w:right w:val="none" w:sz="0" w:space="0" w:color="auto"/>
      </w:divBdr>
    </w:div>
    <w:div w:id="357514279">
      <w:bodyDiv w:val="1"/>
      <w:marLeft w:val="0"/>
      <w:marRight w:val="0"/>
      <w:marTop w:val="0"/>
      <w:marBottom w:val="0"/>
      <w:divBdr>
        <w:top w:val="none" w:sz="0" w:space="0" w:color="auto"/>
        <w:left w:val="none" w:sz="0" w:space="0" w:color="auto"/>
        <w:bottom w:val="none" w:sz="0" w:space="0" w:color="auto"/>
        <w:right w:val="none" w:sz="0" w:space="0" w:color="auto"/>
      </w:divBdr>
    </w:div>
    <w:div w:id="358237554">
      <w:bodyDiv w:val="1"/>
      <w:marLeft w:val="0"/>
      <w:marRight w:val="0"/>
      <w:marTop w:val="0"/>
      <w:marBottom w:val="0"/>
      <w:divBdr>
        <w:top w:val="none" w:sz="0" w:space="0" w:color="auto"/>
        <w:left w:val="none" w:sz="0" w:space="0" w:color="auto"/>
        <w:bottom w:val="none" w:sz="0" w:space="0" w:color="auto"/>
        <w:right w:val="none" w:sz="0" w:space="0" w:color="auto"/>
      </w:divBdr>
    </w:div>
    <w:div w:id="372314044">
      <w:bodyDiv w:val="1"/>
      <w:marLeft w:val="0"/>
      <w:marRight w:val="0"/>
      <w:marTop w:val="0"/>
      <w:marBottom w:val="0"/>
      <w:divBdr>
        <w:top w:val="none" w:sz="0" w:space="0" w:color="auto"/>
        <w:left w:val="none" w:sz="0" w:space="0" w:color="auto"/>
        <w:bottom w:val="none" w:sz="0" w:space="0" w:color="auto"/>
        <w:right w:val="none" w:sz="0" w:space="0" w:color="auto"/>
      </w:divBdr>
    </w:div>
    <w:div w:id="380982758">
      <w:bodyDiv w:val="1"/>
      <w:marLeft w:val="0"/>
      <w:marRight w:val="0"/>
      <w:marTop w:val="0"/>
      <w:marBottom w:val="0"/>
      <w:divBdr>
        <w:top w:val="none" w:sz="0" w:space="0" w:color="auto"/>
        <w:left w:val="none" w:sz="0" w:space="0" w:color="auto"/>
        <w:bottom w:val="none" w:sz="0" w:space="0" w:color="auto"/>
        <w:right w:val="none" w:sz="0" w:space="0" w:color="auto"/>
      </w:divBdr>
    </w:div>
    <w:div w:id="381294535">
      <w:bodyDiv w:val="1"/>
      <w:marLeft w:val="0"/>
      <w:marRight w:val="0"/>
      <w:marTop w:val="0"/>
      <w:marBottom w:val="0"/>
      <w:divBdr>
        <w:top w:val="none" w:sz="0" w:space="0" w:color="auto"/>
        <w:left w:val="none" w:sz="0" w:space="0" w:color="auto"/>
        <w:bottom w:val="none" w:sz="0" w:space="0" w:color="auto"/>
        <w:right w:val="none" w:sz="0" w:space="0" w:color="auto"/>
      </w:divBdr>
    </w:div>
    <w:div w:id="405419093">
      <w:bodyDiv w:val="1"/>
      <w:marLeft w:val="0"/>
      <w:marRight w:val="0"/>
      <w:marTop w:val="0"/>
      <w:marBottom w:val="0"/>
      <w:divBdr>
        <w:top w:val="none" w:sz="0" w:space="0" w:color="auto"/>
        <w:left w:val="none" w:sz="0" w:space="0" w:color="auto"/>
        <w:bottom w:val="none" w:sz="0" w:space="0" w:color="auto"/>
        <w:right w:val="none" w:sz="0" w:space="0" w:color="auto"/>
      </w:divBdr>
    </w:div>
    <w:div w:id="487720301">
      <w:bodyDiv w:val="1"/>
      <w:marLeft w:val="0"/>
      <w:marRight w:val="0"/>
      <w:marTop w:val="0"/>
      <w:marBottom w:val="0"/>
      <w:divBdr>
        <w:top w:val="none" w:sz="0" w:space="0" w:color="auto"/>
        <w:left w:val="none" w:sz="0" w:space="0" w:color="auto"/>
        <w:bottom w:val="none" w:sz="0" w:space="0" w:color="auto"/>
        <w:right w:val="none" w:sz="0" w:space="0" w:color="auto"/>
      </w:divBdr>
    </w:div>
    <w:div w:id="509487212">
      <w:bodyDiv w:val="1"/>
      <w:marLeft w:val="0"/>
      <w:marRight w:val="0"/>
      <w:marTop w:val="0"/>
      <w:marBottom w:val="0"/>
      <w:divBdr>
        <w:top w:val="none" w:sz="0" w:space="0" w:color="auto"/>
        <w:left w:val="none" w:sz="0" w:space="0" w:color="auto"/>
        <w:bottom w:val="none" w:sz="0" w:space="0" w:color="auto"/>
        <w:right w:val="none" w:sz="0" w:space="0" w:color="auto"/>
      </w:divBdr>
    </w:div>
    <w:div w:id="511649211">
      <w:bodyDiv w:val="1"/>
      <w:marLeft w:val="0"/>
      <w:marRight w:val="0"/>
      <w:marTop w:val="0"/>
      <w:marBottom w:val="0"/>
      <w:divBdr>
        <w:top w:val="none" w:sz="0" w:space="0" w:color="auto"/>
        <w:left w:val="none" w:sz="0" w:space="0" w:color="auto"/>
        <w:bottom w:val="none" w:sz="0" w:space="0" w:color="auto"/>
        <w:right w:val="none" w:sz="0" w:space="0" w:color="auto"/>
      </w:divBdr>
    </w:div>
    <w:div w:id="514542157">
      <w:bodyDiv w:val="1"/>
      <w:marLeft w:val="0"/>
      <w:marRight w:val="0"/>
      <w:marTop w:val="0"/>
      <w:marBottom w:val="0"/>
      <w:divBdr>
        <w:top w:val="none" w:sz="0" w:space="0" w:color="auto"/>
        <w:left w:val="none" w:sz="0" w:space="0" w:color="auto"/>
        <w:bottom w:val="none" w:sz="0" w:space="0" w:color="auto"/>
        <w:right w:val="none" w:sz="0" w:space="0" w:color="auto"/>
      </w:divBdr>
    </w:div>
    <w:div w:id="522743808">
      <w:bodyDiv w:val="1"/>
      <w:marLeft w:val="0"/>
      <w:marRight w:val="0"/>
      <w:marTop w:val="0"/>
      <w:marBottom w:val="0"/>
      <w:divBdr>
        <w:top w:val="none" w:sz="0" w:space="0" w:color="auto"/>
        <w:left w:val="none" w:sz="0" w:space="0" w:color="auto"/>
        <w:bottom w:val="none" w:sz="0" w:space="0" w:color="auto"/>
        <w:right w:val="none" w:sz="0" w:space="0" w:color="auto"/>
      </w:divBdr>
    </w:div>
    <w:div w:id="541795195">
      <w:bodyDiv w:val="1"/>
      <w:marLeft w:val="0"/>
      <w:marRight w:val="0"/>
      <w:marTop w:val="0"/>
      <w:marBottom w:val="0"/>
      <w:divBdr>
        <w:top w:val="none" w:sz="0" w:space="0" w:color="auto"/>
        <w:left w:val="none" w:sz="0" w:space="0" w:color="auto"/>
        <w:bottom w:val="none" w:sz="0" w:space="0" w:color="auto"/>
        <w:right w:val="none" w:sz="0" w:space="0" w:color="auto"/>
      </w:divBdr>
    </w:div>
    <w:div w:id="548764053">
      <w:bodyDiv w:val="1"/>
      <w:marLeft w:val="0"/>
      <w:marRight w:val="0"/>
      <w:marTop w:val="0"/>
      <w:marBottom w:val="0"/>
      <w:divBdr>
        <w:top w:val="none" w:sz="0" w:space="0" w:color="auto"/>
        <w:left w:val="none" w:sz="0" w:space="0" w:color="auto"/>
        <w:bottom w:val="none" w:sz="0" w:space="0" w:color="auto"/>
        <w:right w:val="none" w:sz="0" w:space="0" w:color="auto"/>
      </w:divBdr>
    </w:div>
    <w:div w:id="555160971">
      <w:bodyDiv w:val="1"/>
      <w:marLeft w:val="0"/>
      <w:marRight w:val="0"/>
      <w:marTop w:val="0"/>
      <w:marBottom w:val="0"/>
      <w:divBdr>
        <w:top w:val="none" w:sz="0" w:space="0" w:color="auto"/>
        <w:left w:val="none" w:sz="0" w:space="0" w:color="auto"/>
        <w:bottom w:val="none" w:sz="0" w:space="0" w:color="auto"/>
        <w:right w:val="none" w:sz="0" w:space="0" w:color="auto"/>
      </w:divBdr>
    </w:div>
    <w:div w:id="561258114">
      <w:bodyDiv w:val="1"/>
      <w:marLeft w:val="0"/>
      <w:marRight w:val="0"/>
      <w:marTop w:val="0"/>
      <w:marBottom w:val="0"/>
      <w:divBdr>
        <w:top w:val="none" w:sz="0" w:space="0" w:color="auto"/>
        <w:left w:val="none" w:sz="0" w:space="0" w:color="auto"/>
        <w:bottom w:val="none" w:sz="0" w:space="0" w:color="auto"/>
        <w:right w:val="none" w:sz="0" w:space="0" w:color="auto"/>
      </w:divBdr>
    </w:div>
    <w:div w:id="572619875">
      <w:bodyDiv w:val="1"/>
      <w:marLeft w:val="0"/>
      <w:marRight w:val="0"/>
      <w:marTop w:val="0"/>
      <w:marBottom w:val="0"/>
      <w:divBdr>
        <w:top w:val="none" w:sz="0" w:space="0" w:color="auto"/>
        <w:left w:val="none" w:sz="0" w:space="0" w:color="auto"/>
        <w:bottom w:val="none" w:sz="0" w:space="0" w:color="auto"/>
        <w:right w:val="none" w:sz="0" w:space="0" w:color="auto"/>
      </w:divBdr>
    </w:div>
    <w:div w:id="590165020">
      <w:bodyDiv w:val="1"/>
      <w:marLeft w:val="0"/>
      <w:marRight w:val="0"/>
      <w:marTop w:val="0"/>
      <w:marBottom w:val="0"/>
      <w:divBdr>
        <w:top w:val="none" w:sz="0" w:space="0" w:color="auto"/>
        <w:left w:val="none" w:sz="0" w:space="0" w:color="auto"/>
        <w:bottom w:val="none" w:sz="0" w:space="0" w:color="auto"/>
        <w:right w:val="none" w:sz="0" w:space="0" w:color="auto"/>
      </w:divBdr>
    </w:div>
    <w:div w:id="593325871">
      <w:bodyDiv w:val="1"/>
      <w:marLeft w:val="0"/>
      <w:marRight w:val="0"/>
      <w:marTop w:val="0"/>
      <w:marBottom w:val="0"/>
      <w:divBdr>
        <w:top w:val="none" w:sz="0" w:space="0" w:color="auto"/>
        <w:left w:val="none" w:sz="0" w:space="0" w:color="auto"/>
        <w:bottom w:val="none" w:sz="0" w:space="0" w:color="auto"/>
        <w:right w:val="none" w:sz="0" w:space="0" w:color="auto"/>
      </w:divBdr>
    </w:div>
    <w:div w:id="594093827">
      <w:bodyDiv w:val="1"/>
      <w:marLeft w:val="0"/>
      <w:marRight w:val="0"/>
      <w:marTop w:val="0"/>
      <w:marBottom w:val="0"/>
      <w:divBdr>
        <w:top w:val="none" w:sz="0" w:space="0" w:color="auto"/>
        <w:left w:val="none" w:sz="0" w:space="0" w:color="auto"/>
        <w:bottom w:val="none" w:sz="0" w:space="0" w:color="auto"/>
        <w:right w:val="none" w:sz="0" w:space="0" w:color="auto"/>
      </w:divBdr>
    </w:div>
    <w:div w:id="600379826">
      <w:bodyDiv w:val="1"/>
      <w:marLeft w:val="0"/>
      <w:marRight w:val="0"/>
      <w:marTop w:val="0"/>
      <w:marBottom w:val="0"/>
      <w:divBdr>
        <w:top w:val="none" w:sz="0" w:space="0" w:color="auto"/>
        <w:left w:val="none" w:sz="0" w:space="0" w:color="auto"/>
        <w:bottom w:val="none" w:sz="0" w:space="0" w:color="auto"/>
        <w:right w:val="none" w:sz="0" w:space="0" w:color="auto"/>
      </w:divBdr>
    </w:div>
    <w:div w:id="600407417">
      <w:bodyDiv w:val="1"/>
      <w:marLeft w:val="0"/>
      <w:marRight w:val="0"/>
      <w:marTop w:val="0"/>
      <w:marBottom w:val="0"/>
      <w:divBdr>
        <w:top w:val="none" w:sz="0" w:space="0" w:color="auto"/>
        <w:left w:val="none" w:sz="0" w:space="0" w:color="auto"/>
        <w:bottom w:val="none" w:sz="0" w:space="0" w:color="auto"/>
        <w:right w:val="none" w:sz="0" w:space="0" w:color="auto"/>
      </w:divBdr>
    </w:div>
    <w:div w:id="620307749">
      <w:bodyDiv w:val="1"/>
      <w:marLeft w:val="0"/>
      <w:marRight w:val="0"/>
      <w:marTop w:val="0"/>
      <w:marBottom w:val="0"/>
      <w:divBdr>
        <w:top w:val="none" w:sz="0" w:space="0" w:color="auto"/>
        <w:left w:val="none" w:sz="0" w:space="0" w:color="auto"/>
        <w:bottom w:val="none" w:sz="0" w:space="0" w:color="auto"/>
        <w:right w:val="none" w:sz="0" w:space="0" w:color="auto"/>
      </w:divBdr>
    </w:div>
    <w:div w:id="620918487">
      <w:bodyDiv w:val="1"/>
      <w:marLeft w:val="0"/>
      <w:marRight w:val="0"/>
      <w:marTop w:val="0"/>
      <w:marBottom w:val="0"/>
      <w:divBdr>
        <w:top w:val="none" w:sz="0" w:space="0" w:color="auto"/>
        <w:left w:val="none" w:sz="0" w:space="0" w:color="auto"/>
        <w:bottom w:val="none" w:sz="0" w:space="0" w:color="auto"/>
        <w:right w:val="none" w:sz="0" w:space="0" w:color="auto"/>
      </w:divBdr>
    </w:div>
    <w:div w:id="623854180">
      <w:bodyDiv w:val="1"/>
      <w:marLeft w:val="0"/>
      <w:marRight w:val="0"/>
      <w:marTop w:val="0"/>
      <w:marBottom w:val="0"/>
      <w:divBdr>
        <w:top w:val="none" w:sz="0" w:space="0" w:color="auto"/>
        <w:left w:val="none" w:sz="0" w:space="0" w:color="auto"/>
        <w:bottom w:val="none" w:sz="0" w:space="0" w:color="auto"/>
        <w:right w:val="none" w:sz="0" w:space="0" w:color="auto"/>
      </w:divBdr>
    </w:div>
    <w:div w:id="624048877">
      <w:bodyDiv w:val="1"/>
      <w:marLeft w:val="0"/>
      <w:marRight w:val="0"/>
      <w:marTop w:val="0"/>
      <w:marBottom w:val="0"/>
      <w:divBdr>
        <w:top w:val="none" w:sz="0" w:space="0" w:color="auto"/>
        <w:left w:val="none" w:sz="0" w:space="0" w:color="auto"/>
        <w:bottom w:val="none" w:sz="0" w:space="0" w:color="auto"/>
        <w:right w:val="none" w:sz="0" w:space="0" w:color="auto"/>
      </w:divBdr>
    </w:div>
    <w:div w:id="630595614">
      <w:bodyDiv w:val="1"/>
      <w:marLeft w:val="0"/>
      <w:marRight w:val="0"/>
      <w:marTop w:val="0"/>
      <w:marBottom w:val="0"/>
      <w:divBdr>
        <w:top w:val="none" w:sz="0" w:space="0" w:color="auto"/>
        <w:left w:val="none" w:sz="0" w:space="0" w:color="auto"/>
        <w:bottom w:val="none" w:sz="0" w:space="0" w:color="auto"/>
        <w:right w:val="none" w:sz="0" w:space="0" w:color="auto"/>
      </w:divBdr>
    </w:div>
    <w:div w:id="642780743">
      <w:bodyDiv w:val="1"/>
      <w:marLeft w:val="0"/>
      <w:marRight w:val="0"/>
      <w:marTop w:val="0"/>
      <w:marBottom w:val="0"/>
      <w:divBdr>
        <w:top w:val="none" w:sz="0" w:space="0" w:color="auto"/>
        <w:left w:val="none" w:sz="0" w:space="0" w:color="auto"/>
        <w:bottom w:val="none" w:sz="0" w:space="0" w:color="auto"/>
        <w:right w:val="none" w:sz="0" w:space="0" w:color="auto"/>
      </w:divBdr>
    </w:div>
    <w:div w:id="646780824">
      <w:bodyDiv w:val="1"/>
      <w:marLeft w:val="0"/>
      <w:marRight w:val="0"/>
      <w:marTop w:val="0"/>
      <w:marBottom w:val="0"/>
      <w:divBdr>
        <w:top w:val="none" w:sz="0" w:space="0" w:color="auto"/>
        <w:left w:val="none" w:sz="0" w:space="0" w:color="auto"/>
        <w:bottom w:val="none" w:sz="0" w:space="0" w:color="auto"/>
        <w:right w:val="none" w:sz="0" w:space="0" w:color="auto"/>
      </w:divBdr>
    </w:div>
    <w:div w:id="647247721">
      <w:bodyDiv w:val="1"/>
      <w:marLeft w:val="0"/>
      <w:marRight w:val="0"/>
      <w:marTop w:val="0"/>
      <w:marBottom w:val="0"/>
      <w:divBdr>
        <w:top w:val="none" w:sz="0" w:space="0" w:color="auto"/>
        <w:left w:val="none" w:sz="0" w:space="0" w:color="auto"/>
        <w:bottom w:val="none" w:sz="0" w:space="0" w:color="auto"/>
        <w:right w:val="none" w:sz="0" w:space="0" w:color="auto"/>
      </w:divBdr>
    </w:div>
    <w:div w:id="653149435">
      <w:bodyDiv w:val="1"/>
      <w:marLeft w:val="0"/>
      <w:marRight w:val="0"/>
      <w:marTop w:val="0"/>
      <w:marBottom w:val="0"/>
      <w:divBdr>
        <w:top w:val="none" w:sz="0" w:space="0" w:color="auto"/>
        <w:left w:val="none" w:sz="0" w:space="0" w:color="auto"/>
        <w:bottom w:val="none" w:sz="0" w:space="0" w:color="auto"/>
        <w:right w:val="none" w:sz="0" w:space="0" w:color="auto"/>
      </w:divBdr>
    </w:div>
    <w:div w:id="656961635">
      <w:bodyDiv w:val="1"/>
      <w:marLeft w:val="0"/>
      <w:marRight w:val="0"/>
      <w:marTop w:val="0"/>
      <w:marBottom w:val="0"/>
      <w:divBdr>
        <w:top w:val="none" w:sz="0" w:space="0" w:color="auto"/>
        <w:left w:val="none" w:sz="0" w:space="0" w:color="auto"/>
        <w:bottom w:val="none" w:sz="0" w:space="0" w:color="auto"/>
        <w:right w:val="none" w:sz="0" w:space="0" w:color="auto"/>
      </w:divBdr>
    </w:div>
    <w:div w:id="665329350">
      <w:bodyDiv w:val="1"/>
      <w:marLeft w:val="0"/>
      <w:marRight w:val="0"/>
      <w:marTop w:val="0"/>
      <w:marBottom w:val="0"/>
      <w:divBdr>
        <w:top w:val="none" w:sz="0" w:space="0" w:color="auto"/>
        <w:left w:val="none" w:sz="0" w:space="0" w:color="auto"/>
        <w:bottom w:val="none" w:sz="0" w:space="0" w:color="auto"/>
        <w:right w:val="none" w:sz="0" w:space="0" w:color="auto"/>
      </w:divBdr>
    </w:div>
    <w:div w:id="677537360">
      <w:bodyDiv w:val="1"/>
      <w:marLeft w:val="0"/>
      <w:marRight w:val="0"/>
      <w:marTop w:val="0"/>
      <w:marBottom w:val="0"/>
      <w:divBdr>
        <w:top w:val="none" w:sz="0" w:space="0" w:color="auto"/>
        <w:left w:val="none" w:sz="0" w:space="0" w:color="auto"/>
        <w:bottom w:val="none" w:sz="0" w:space="0" w:color="auto"/>
        <w:right w:val="none" w:sz="0" w:space="0" w:color="auto"/>
      </w:divBdr>
    </w:div>
    <w:div w:id="680356497">
      <w:bodyDiv w:val="1"/>
      <w:marLeft w:val="0"/>
      <w:marRight w:val="0"/>
      <w:marTop w:val="0"/>
      <w:marBottom w:val="0"/>
      <w:divBdr>
        <w:top w:val="none" w:sz="0" w:space="0" w:color="auto"/>
        <w:left w:val="none" w:sz="0" w:space="0" w:color="auto"/>
        <w:bottom w:val="none" w:sz="0" w:space="0" w:color="auto"/>
        <w:right w:val="none" w:sz="0" w:space="0" w:color="auto"/>
      </w:divBdr>
    </w:div>
    <w:div w:id="683094472">
      <w:bodyDiv w:val="1"/>
      <w:marLeft w:val="0"/>
      <w:marRight w:val="0"/>
      <w:marTop w:val="0"/>
      <w:marBottom w:val="0"/>
      <w:divBdr>
        <w:top w:val="none" w:sz="0" w:space="0" w:color="auto"/>
        <w:left w:val="none" w:sz="0" w:space="0" w:color="auto"/>
        <w:bottom w:val="none" w:sz="0" w:space="0" w:color="auto"/>
        <w:right w:val="none" w:sz="0" w:space="0" w:color="auto"/>
      </w:divBdr>
    </w:div>
    <w:div w:id="689069197">
      <w:bodyDiv w:val="1"/>
      <w:marLeft w:val="0"/>
      <w:marRight w:val="0"/>
      <w:marTop w:val="0"/>
      <w:marBottom w:val="0"/>
      <w:divBdr>
        <w:top w:val="none" w:sz="0" w:space="0" w:color="auto"/>
        <w:left w:val="none" w:sz="0" w:space="0" w:color="auto"/>
        <w:bottom w:val="none" w:sz="0" w:space="0" w:color="auto"/>
        <w:right w:val="none" w:sz="0" w:space="0" w:color="auto"/>
      </w:divBdr>
    </w:div>
    <w:div w:id="699553977">
      <w:bodyDiv w:val="1"/>
      <w:marLeft w:val="0"/>
      <w:marRight w:val="0"/>
      <w:marTop w:val="0"/>
      <w:marBottom w:val="0"/>
      <w:divBdr>
        <w:top w:val="none" w:sz="0" w:space="0" w:color="auto"/>
        <w:left w:val="none" w:sz="0" w:space="0" w:color="auto"/>
        <w:bottom w:val="none" w:sz="0" w:space="0" w:color="auto"/>
        <w:right w:val="none" w:sz="0" w:space="0" w:color="auto"/>
      </w:divBdr>
    </w:div>
    <w:div w:id="704255178">
      <w:bodyDiv w:val="1"/>
      <w:marLeft w:val="0"/>
      <w:marRight w:val="0"/>
      <w:marTop w:val="0"/>
      <w:marBottom w:val="0"/>
      <w:divBdr>
        <w:top w:val="none" w:sz="0" w:space="0" w:color="auto"/>
        <w:left w:val="none" w:sz="0" w:space="0" w:color="auto"/>
        <w:bottom w:val="none" w:sz="0" w:space="0" w:color="auto"/>
        <w:right w:val="none" w:sz="0" w:space="0" w:color="auto"/>
      </w:divBdr>
    </w:div>
    <w:div w:id="714698202">
      <w:bodyDiv w:val="1"/>
      <w:marLeft w:val="0"/>
      <w:marRight w:val="0"/>
      <w:marTop w:val="0"/>
      <w:marBottom w:val="0"/>
      <w:divBdr>
        <w:top w:val="none" w:sz="0" w:space="0" w:color="auto"/>
        <w:left w:val="none" w:sz="0" w:space="0" w:color="auto"/>
        <w:bottom w:val="none" w:sz="0" w:space="0" w:color="auto"/>
        <w:right w:val="none" w:sz="0" w:space="0" w:color="auto"/>
      </w:divBdr>
    </w:div>
    <w:div w:id="719013913">
      <w:bodyDiv w:val="1"/>
      <w:marLeft w:val="0"/>
      <w:marRight w:val="0"/>
      <w:marTop w:val="0"/>
      <w:marBottom w:val="0"/>
      <w:divBdr>
        <w:top w:val="none" w:sz="0" w:space="0" w:color="auto"/>
        <w:left w:val="none" w:sz="0" w:space="0" w:color="auto"/>
        <w:bottom w:val="none" w:sz="0" w:space="0" w:color="auto"/>
        <w:right w:val="none" w:sz="0" w:space="0" w:color="auto"/>
      </w:divBdr>
    </w:div>
    <w:div w:id="721441242">
      <w:bodyDiv w:val="1"/>
      <w:marLeft w:val="0"/>
      <w:marRight w:val="0"/>
      <w:marTop w:val="0"/>
      <w:marBottom w:val="0"/>
      <w:divBdr>
        <w:top w:val="none" w:sz="0" w:space="0" w:color="auto"/>
        <w:left w:val="none" w:sz="0" w:space="0" w:color="auto"/>
        <w:bottom w:val="none" w:sz="0" w:space="0" w:color="auto"/>
        <w:right w:val="none" w:sz="0" w:space="0" w:color="auto"/>
      </w:divBdr>
    </w:div>
    <w:div w:id="732849491">
      <w:bodyDiv w:val="1"/>
      <w:marLeft w:val="0"/>
      <w:marRight w:val="0"/>
      <w:marTop w:val="0"/>
      <w:marBottom w:val="0"/>
      <w:divBdr>
        <w:top w:val="none" w:sz="0" w:space="0" w:color="auto"/>
        <w:left w:val="none" w:sz="0" w:space="0" w:color="auto"/>
        <w:bottom w:val="none" w:sz="0" w:space="0" w:color="auto"/>
        <w:right w:val="none" w:sz="0" w:space="0" w:color="auto"/>
      </w:divBdr>
    </w:div>
    <w:div w:id="740175333">
      <w:bodyDiv w:val="1"/>
      <w:marLeft w:val="0"/>
      <w:marRight w:val="0"/>
      <w:marTop w:val="0"/>
      <w:marBottom w:val="0"/>
      <w:divBdr>
        <w:top w:val="none" w:sz="0" w:space="0" w:color="auto"/>
        <w:left w:val="none" w:sz="0" w:space="0" w:color="auto"/>
        <w:bottom w:val="none" w:sz="0" w:space="0" w:color="auto"/>
        <w:right w:val="none" w:sz="0" w:space="0" w:color="auto"/>
      </w:divBdr>
    </w:div>
    <w:div w:id="740950336">
      <w:bodyDiv w:val="1"/>
      <w:marLeft w:val="0"/>
      <w:marRight w:val="0"/>
      <w:marTop w:val="0"/>
      <w:marBottom w:val="0"/>
      <w:divBdr>
        <w:top w:val="none" w:sz="0" w:space="0" w:color="auto"/>
        <w:left w:val="none" w:sz="0" w:space="0" w:color="auto"/>
        <w:bottom w:val="none" w:sz="0" w:space="0" w:color="auto"/>
        <w:right w:val="none" w:sz="0" w:space="0" w:color="auto"/>
      </w:divBdr>
    </w:div>
    <w:div w:id="759647143">
      <w:bodyDiv w:val="1"/>
      <w:marLeft w:val="0"/>
      <w:marRight w:val="0"/>
      <w:marTop w:val="0"/>
      <w:marBottom w:val="0"/>
      <w:divBdr>
        <w:top w:val="none" w:sz="0" w:space="0" w:color="auto"/>
        <w:left w:val="none" w:sz="0" w:space="0" w:color="auto"/>
        <w:bottom w:val="none" w:sz="0" w:space="0" w:color="auto"/>
        <w:right w:val="none" w:sz="0" w:space="0" w:color="auto"/>
      </w:divBdr>
    </w:div>
    <w:div w:id="760104746">
      <w:bodyDiv w:val="1"/>
      <w:marLeft w:val="0"/>
      <w:marRight w:val="0"/>
      <w:marTop w:val="0"/>
      <w:marBottom w:val="0"/>
      <w:divBdr>
        <w:top w:val="none" w:sz="0" w:space="0" w:color="auto"/>
        <w:left w:val="none" w:sz="0" w:space="0" w:color="auto"/>
        <w:bottom w:val="none" w:sz="0" w:space="0" w:color="auto"/>
        <w:right w:val="none" w:sz="0" w:space="0" w:color="auto"/>
      </w:divBdr>
    </w:div>
    <w:div w:id="773011674">
      <w:bodyDiv w:val="1"/>
      <w:marLeft w:val="0"/>
      <w:marRight w:val="0"/>
      <w:marTop w:val="0"/>
      <w:marBottom w:val="0"/>
      <w:divBdr>
        <w:top w:val="none" w:sz="0" w:space="0" w:color="auto"/>
        <w:left w:val="none" w:sz="0" w:space="0" w:color="auto"/>
        <w:bottom w:val="none" w:sz="0" w:space="0" w:color="auto"/>
        <w:right w:val="none" w:sz="0" w:space="0" w:color="auto"/>
      </w:divBdr>
    </w:div>
    <w:div w:id="774518365">
      <w:bodyDiv w:val="1"/>
      <w:marLeft w:val="0"/>
      <w:marRight w:val="0"/>
      <w:marTop w:val="0"/>
      <w:marBottom w:val="0"/>
      <w:divBdr>
        <w:top w:val="none" w:sz="0" w:space="0" w:color="auto"/>
        <w:left w:val="none" w:sz="0" w:space="0" w:color="auto"/>
        <w:bottom w:val="none" w:sz="0" w:space="0" w:color="auto"/>
        <w:right w:val="none" w:sz="0" w:space="0" w:color="auto"/>
      </w:divBdr>
    </w:div>
    <w:div w:id="776146397">
      <w:bodyDiv w:val="1"/>
      <w:marLeft w:val="0"/>
      <w:marRight w:val="0"/>
      <w:marTop w:val="0"/>
      <w:marBottom w:val="0"/>
      <w:divBdr>
        <w:top w:val="none" w:sz="0" w:space="0" w:color="auto"/>
        <w:left w:val="none" w:sz="0" w:space="0" w:color="auto"/>
        <w:bottom w:val="none" w:sz="0" w:space="0" w:color="auto"/>
        <w:right w:val="none" w:sz="0" w:space="0" w:color="auto"/>
      </w:divBdr>
    </w:div>
    <w:div w:id="787430149">
      <w:bodyDiv w:val="1"/>
      <w:marLeft w:val="0"/>
      <w:marRight w:val="0"/>
      <w:marTop w:val="0"/>
      <w:marBottom w:val="0"/>
      <w:divBdr>
        <w:top w:val="none" w:sz="0" w:space="0" w:color="auto"/>
        <w:left w:val="none" w:sz="0" w:space="0" w:color="auto"/>
        <w:bottom w:val="none" w:sz="0" w:space="0" w:color="auto"/>
        <w:right w:val="none" w:sz="0" w:space="0" w:color="auto"/>
      </w:divBdr>
    </w:div>
    <w:div w:id="789518377">
      <w:bodyDiv w:val="1"/>
      <w:marLeft w:val="0"/>
      <w:marRight w:val="0"/>
      <w:marTop w:val="0"/>
      <w:marBottom w:val="0"/>
      <w:divBdr>
        <w:top w:val="none" w:sz="0" w:space="0" w:color="auto"/>
        <w:left w:val="none" w:sz="0" w:space="0" w:color="auto"/>
        <w:bottom w:val="none" w:sz="0" w:space="0" w:color="auto"/>
        <w:right w:val="none" w:sz="0" w:space="0" w:color="auto"/>
      </w:divBdr>
    </w:div>
    <w:div w:id="792209586">
      <w:bodyDiv w:val="1"/>
      <w:marLeft w:val="0"/>
      <w:marRight w:val="0"/>
      <w:marTop w:val="0"/>
      <w:marBottom w:val="0"/>
      <w:divBdr>
        <w:top w:val="none" w:sz="0" w:space="0" w:color="auto"/>
        <w:left w:val="none" w:sz="0" w:space="0" w:color="auto"/>
        <w:bottom w:val="none" w:sz="0" w:space="0" w:color="auto"/>
        <w:right w:val="none" w:sz="0" w:space="0" w:color="auto"/>
      </w:divBdr>
    </w:div>
    <w:div w:id="793450637">
      <w:bodyDiv w:val="1"/>
      <w:marLeft w:val="0"/>
      <w:marRight w:val="0"/>
      <w:marTop w:val="0"/>
      <w:marBottom w:val="0"/>
      <w:divBdr>
        <w:top w:val="none" w:sz="0" w:space="0" w:color="auto"/>
        <w:left w:val="none" w:sz="0" w:space="0" w:color="auto"/>
        <w:bottom w:val="none" w:sz="0" w:space="0" w:color="auto"/>
        <w:right w:val="none" w:sz="0" w:space="0" w:color="auto"/>
      </w:divBdr>
    </w:div>
    <w:div w:id="798884318">
      <w:bodyDiv w:val="1"/>
      <w:marLeft w:val="0"/>
      <w:marRight w:val="0"/>
      <w:marTop w:val="0"/>
      <w:marBottom w:val="0"/>
      <w:divBdr>
        <w:top w:val="none" w:sz="0" w:space="0" w:color="auto"/>
        <w:left w:val="none" w:sz="0" w:space="0" w:color="auto"/>
        <w:bottom w:val="none" w:sz="0" w:space="0" w:color="auto"/>
        <w:right w:val="none" w:sz="0" w:space="0" w:color="auto"/>
      </w:divBdr>
    </w:div>
    <w:div w:id="801463707">
      <w:bodyDiv w:val="1"/>
      <w:marLeft w:val="0"/>
      <w:marRight w:val="0"/>
      <w:marTop w:val="0"/>
      <w:marBottom w:val="0"/>
      <w:divBdr>
        <w:top w:val="none" w:sz="0" w:space="0" w:color="auto"/>
        <w:left w:val="none" w:sz="0" w:space="0" w:color="auto"/>
        <w:bottom w:val="none" w:sz="0" w:space="0" w:color="auto"/>
        <w:right w:val="none" w:sz="0" w:space="0" w:color="auto"/>
      </w:divBdr>
    </w:div>
    <w:div w:id="803540399">
      <w:bodyDiv w:val="1"/>
      <w:marLeft w:val="0"/>
      <w:marRight w:val="0"/>
      <w:marTop w:val="0"/>
      <w:marBottom w:val="0"/>
      <w:divBdr>
        <w:top w:val="none" w:sz="0" w:space="0" w:color="auto"/>
        <w:left w:val="none" w:sz="0" w:space="0" w:color="auto"/>
        <w:bottom w:val="none" w:sz="0" w:space="0" w:color="auto"/>
        <w:right w:val="none" w:sz="0" w:space="0" w:color="auto"/>
      </w:divBdr>
    </w:div>
    <w:div w:id="813521494">
      <w:bodyDiv w:val="1"/>
      <w:marLeft w:val="0"/>
      <w:marRight w:val="0"/>
      <w:marTop w:val="0"/>
      <w:marBottom w:val="0"/>
      <w:divBdr>
        <w:top w:val="none" w:sz="0" w:space="0" w:color="auto"/>
        <w:left w:val="none" w:sz="0" w:space="0" w:color="auto"/>
        <w:bottom w:val="none" w:sz="0" w:space="0" w:color="auto"/>
        <w:right w:val="none" w:sz="0" w:space="0" w:color="auto"/>
      </w:divBdr>
    </w:div>
    <w:div w:id="821775888">
      <w:bodyDiv w:val="1"/>
      <w:marLeft w:val="0"/>
      <w:marRight w:val="0"/>
      <w:marTop w:val="0"/>
      <w:marBottom w:val="0"/>
      <w:divBdr>
        <w:top w:val="none" w:sz="0" w:space="0" w:color="auto"/>
        <w:left w:val="none" w:sz="0" w:space="0" w:color="auto"/>
        <w:bottom w:val="none" w:sz="0" w:space="0" w:color="auto"/>
        <w:right w:val="none" w:sz="0" w:space="0" w:color="auto"/>
      </w:divBdr>
    </w:div>
    <w:div w:id="831140018">
      <w:bodyDiv w:val="1"/>
      <w:marLeft w:val="0"/>
      <w:marRight w:val="0"/>
      <w:marTop w:val="0"/>
      <w:marBottom w:val="0"/>
      <w:divBdr>
        <w:top w:val="none" w:sz="0" w:space="0" w:color="auto"/>
        <w:left w:val="none" w:sz="0" w:space="0" w:color="auto"/>
        <w:bottom w:val="none" w:sz="0" w:space="0" w:color="auto"/>
        <w:right w:val="none" w:sz="0" w:space="0" w:color="auto"/>
      </w:divBdr>
    </w:div>
    <w:div w:id="832070774">
      <w:bodyDiv w:val="1"/>
      <w:marLeft w:val="0"/>
      <w:marRight w:val="0"/>
      <w:marTop w:val="0"/>
      <w:marBottom w:val="0"/>
      <w:divBdr>
        <w:top w:val="none" w:sz="0" w:space="0" w:color="auto"/>
        <w:left w:val="none" w:sz="0" w:space="0" w:color="auto"/>
        <w:bottom w:val="none" w:sz="0" w:space="0" w:color="auto"/>
        <w:right w:val="none" w:sz="0" w:space="0" w:color="auto"/>
      </w:divBdr>
    </w:div>
    <w:div w:id="837766208">
      <w:bodyDiv w:val="1"/>
      <w:marLeft w:val="0"/>
      <w:marRight w:val="0"/>
      <w:marTop w:val="0"/>
      <w:marBottom w:val="0"/>
      <w:divBdr>
        <w:top w:val="none" w:sz="0" w:space="0" w:color="auto"/>
        <w:left w:val="none" w:sz="0" w:space="0" w:color="auto"/>
        <w:bottom w:val="none" w:sz="0" w:space="0" w:color="auto"/>
        <w:right w:val="none" w:sz="0" w:space="0" w:color="auto"/>
      </w:divBdr>
    </w:div>
    <w:div w:id="840048731">
      <w:bodyDiv w:val="1"/>
      <w:marLeft w:val="0"/>
      <w:marRight w:val="0"/>
      <w:marTop w:val="0"/>
      <w:marBottom w:val="0"/>
      <w:divBdr>
        <w:top w:val="none" w:sz="0" w:space="0" w:color="auto"/>
        <w:left w:val="none" w:sz="0" w:space="0" w:color="auto"/>
        <w:bottom w:val="none" w:sz="0" w:space="0" w:color="auto"/>
        <w:right w:val="none" w:sz="0" w:space="0" w:color="auto"/>
      </w:divBdr>
    </w:div>
    <w:div w:id="841090790">
      <w:bodyDiv w:val="1"/>
      <w:marLeft w:val="0"/>
      <w:marRight w:val="0"/>
      <w:marTop w:val="0"/>
      <w:marBottom w:val="0"/>
      <w:divBdr>
        <w:top w:val="none" w:sz="0" w:space="0" w:color="auto"/>
        <w:left w:val="none" w:sz="0" w:space="0" w:color="auto"/>
        <w:bottom w:val="none" w:sz="0" w:space="0" w:color="auto"/>
        <w:right w:val="none" w:sz="0" w:space="0" w:color="auto"/>
      </w:divBdr>
    </w:div>
    <w:div w:id="856845585">
      <w:bodyDiv w:val="1"/>
      <w:marLeft w:val="0"/>
      <w:marRight w:val="0"/>
      <w:marTop w:val="0"/>
      <w:marBottom w:val="0"/>
      <w:divBdr>
        <w:top w:val="none" w:sz="0" w:space="0" w:color="auto"/>
        <w:left w:val="none" w:sz="0" w:space="0" w:color="auto"/>
        <w:bottom w:val="none" w:sz="0" w:space="0" w:color="auto"/>
        <w:right w:val="none" w:sz="0" w:space="0" w:color="auto"/>
      </w:divBdr>
    </w:div>
    <w:div w:id="863055851">
      <w:bodyDiv w:val="1"/>
      <w:marLeft w:val="0"/>
      <w:marRight w:val="0"/>
      <w:marTop w:val="0"/>
      <w:marBottom w:val="0"/>
      <w:divBdr>
        <w:top w:val="none" w:sz="0" w:space="0" w:color="auto"/>
        <w:left w:val="none" w:sz="0" w:space="0" w:color="auto"/>
        <w:bottom w:val="none" w:sz="0" w:space="0" w:color="auto"/>
        <w:right w:val="none" w:sz="0" w:space="0" w:color="auto"/>
      </w:divBdr>
    </w:div>
    <w:div w:id="878471871">
      <w:bodyDiv w:val="1"/>
      <w:marLeft w:val="0"/>
      <w:marRight w:val="0"/>
      <w:marTop w:val="0"/>
      <w:marBottom w:val="0"/>
      <w:divBdr>
        <w:top w:val="none" w:sz="0" w:space="0" w:color="auto"/>
        <w:left w:val="none" w:sz="0" w:space="0" w:color="auto"/>
        <w:bottom w:val="none" w:sz="0" w:space="0" w:color="auto"/>
        <w:right w:val="none" w:sz="0" w:space="0" w:color="auto"/>
      </w:divBdr>
      <w:divsChild>
        <w:div w:id="1463496645">
          <w:marLeft w:val="0"/>
          <w:marRight w:val="0"/>
          <w:marTop w:val="0"/>
          <w:marBottom w:val="0"/>
          <w:divBdr>
            <w:top w:val="none" w:sz="0" w:space="0" w:color="auto"/>
            <w:left w:val="none" w:sz="0" w:space="0" w:color="auto"/>
            <w:bottom w:val="none" w:sz="0" w:space="0" w:color="auto"/>
            <w:right w:val="none" w:sz="0" w:space="0" w:color="auto"/>
          </w:divBdr>
          <w:divsChild>
            <w:div w:id="454567100">
              <w:marLeft w:val="0"/>
              <w:marRight w:val="0"/>
              <w:marTop w:val="0"/>
              <w:marBottom w:val="0"/>
              <w:divBdr>
                <w:top w:val="none" w:sz="0" w:space="0" w:color="auto"/>
                <w:left w:val="none" w:sz="0" w:space="0" w:color="auto"/>
                <w:bottom w:val="none" w:sz="0" w:space="0" w:color="auto"/>
                <w:right w:val="none" w:sz="0" w:space="0" w:color="auto"/>
              </w:divBdr>
            </w:div>
            <w:div w:id="211250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645096">
      <w:bodyDiv w:val="1"/>
      <w:marLeft w:val="0"/>
      <w:marRight w:val="0"/>
      <w:marTop w:val="0"/>
      <w:marBottom w:val="0"/>
      <w:divBdr>
        <w:top w:val="none" w:sz="0" w:space="0" w:color="auto"/>
        <w:left w:val="none" w:sz="0" w:space="0" w:color="auto"/>
        <w:bottom w:val="none" w:sz="0" w:space="0" w:color="auto"/>
        <w:right w:val="none" w:sz="0" w:space="0" w:color="auto"/>
      </w:divBdr>
    </w:div>
    <w:div w:id="888760289">
      <w:bodyDiv w:val="1"/>
      <w:marLeft w:val="0"/>
      <w:marRight w:val="0"/>
      <w:marTop w:val="0"/>
      <w:marBottom w:val="0"/>
      <w:divBdr>
        <w:top w:val="none" w:sz="0" w:space="0" w:color="auto"/>
        <w:left w:val="none" w:sz="0" w:space="0" w:color="auto"/>
        <w:bottom w:val="none" w:sz="0" w:space="0" w:color="auto"/>
        <w:right w:val="none" w:sz="0" w:space="0" w:color="auto"/>
      </w:divBdr>
    </w:div>
    <w:div w:id="902106991">
      <w:bodyDiv w:val="1"/>
      <w:marLeft w:val="0"/>
      <w:marRight w:val="0"/>
      <w:marTop w:val="0"/>
      <w:marBottom w:val="0"/>
      <w:divBdr>
        <w:top w:val="none" w:sz="0" w:space="0" w:color="auto"/>
        <w:left w:val="none" w:sz="0" w:space="0" w:color="auto"/>
        <w:bottom w:val="none" w:sz="0" w:space="0" w:color="auto"/>
        <w:right w:val="none" w:sz="0" w:space="0" w:color="auto"/>
      </w:divBdr>
    </w:div>
    <w:div w:id="948854072">
      <w:bodyDiv w:val="1"/>
      <w:marLeft w:val="0"/>
      <w:marRight w:val="0"/>
      <w:marTop w:val="0"/>
      <w:marBottom w:val="0"/>
      <w:divBdr>
        <w:top w:val="none" w:sz="0" w:space="0" w:color="auto"/>
        <w:left w:val="none" w:sz="0" w:space="0" w:color="auto"/>
        <w:bottom w:val="none" w:sz="0" w:space="0" w:color="auto"/>
        <w:right w:val="none" w:sz="0" w:space="0" w:color="auto"/>
      </w:divBdr>
    </w:div>
    <w:div w:id="960038410">
      <w:bodyDiv w:val="1"/>
      <w:marLeft w:val="0"/>
      <w:marRight w:val="0"/>
      <w:marTop w:val="0"/>
      <w:marBottom w:val="0"/>
      <w:divBdr>
        <w:top w:val="none" w:sz="0" w:space="0" w:color="auto"/>
        <w:left w:val="none" w:sz="0" w:space="0" w:color="auto"/>
        <w:bottom w:val="none" w:sz="0" w:space="0" w:color="auto"/>
        <w:right w:val="none" w:sz="0" w:space="0" w:color="auto"/>
      </w:divBdr>
    </w:div>
    <w:div w:id="974063349">
      <w:bodyDiv w:val="1"/>
      <w:marLeft w:val="0"/>
      <w:marRight w:val="0"/>
      <w:marTop w:val="0"/>
      <w:marBottom w:val="0"/>
      <w:divBdr>
        <w:top w:val="none" w:sz="0" w:space="0" w:color="auto"/>
        <w:left w:val="none" w:sz="0" w:space="0" w:color="auto"/>
        <w:bottom w:val="none" w:sz="0" w:space="0" w:color="auto"/>
        <w:right w:val="none" w:sz="0" w:space="0" w:color="auto"/>
      </w:divBdr>
    </w:div>
    <w:div w:id="987905347">
      <w:bodyDiv w:val="1"/>
      <w:marLeft w:val="0"/>
      <w:marRight w:val="0"/>
      <w:marTop w:val="0"/>
      <w:marBottom w:val="0"/>
      <w:divBdr>
        <w:top w:val="none" w:sz="0" w:space="0" w:color="auto"/>
        <w:left w:val="none" w:sz="0" w:space="0" w:color="auto"/>
        <w:bottom w:val="none" w:sz="0" w:space="0" w:color="auto"/>
        <w:right w:val="none" w:sz="0" w:space="0" w:color="auto"/>
      </w:divBdr>
    </w:div>
    <w:div w:id="1008406194">
      <w:bodyDiv w:val="1"/>
      <w:marLeft w:val="0"/>
      <w:marRight w:val="0"/>
      <w:marTop w:val="0"/>
      <w:marBottom w:val="0"/>
      <w:divBdr>
        <w:top w:val="none" w:sz="0" w:space="0" w:color="auto"/>
        <w:left w:val="none" w:sz="0" w:space="0" w:color="auto"/>
        <w:bottom w:val="none" w:sz="0" w:space="0" w:color="auto"/>
        <w:right w:val="none" w:sz="0" w:space="0" w:color="auto"/>
      </w:divBdr>
    </w:div>
    <w:div w:id="1014725047">
      <w:bodyDiv w:val="1"/>
      <w:marLeft w:val="0"/>
      <w:marRight w:val="0"/>
      <w:marTop w:val="0"/>
      <w:marBottom w:val="0"/>
      <w:divBdr>
        <w:top w:val="none" w:sz="0" w:space="0" w:color="auto"/>
        <w:left w:val="none" w:sz="0" w:space="0" w:color="auto"/>
        <w:bottom w:val="none" w:sz="0" w:space="0" w:color="auto"/>
        <w:right w:val="none" w:sz="0" w:space="0" w:color="auto"/>
      </w:divBdr>
    </w:div>
    <w:div w:id="1022511346">
      <w:bodyDiv w:val="1"/>
      <w:marLeft w:val="0"/>
      <w:marRight w:val="0"/>
      <w:marTop w:val="0"/>
      <w:marBottom w:val="0"/>
      <w:divBdr>
        <w:top w:val="none" w:sz="0" w:space="0" w:color="auto"/>
        <w:left w:val="none" w:sz="0" w:space="0" w:color="auto"/>
        <w:bottom w:val="none" w:sz="0" w:space="0" w:color="auto"/>
        <w:right w:val="none" w:sz="0" w:space="0" w:color="auto"/>
      </w:divBdr>
    </w:div>
    <w:div w:id="1044139130">
      <w:bodyDiv w:val="1"/>
      <w:marLeft w:val="0"/>
      <w:marRight w:val="0"/>
      <w:marTop w:val="0"/>
      <w:marBottom w:val="0"/>
      <w:divBdr>
        <w:top w:val="none" w:sz="0" w:space="0" w:color="auto"/>
        <w:left w:val="none" w:sz="0" w:space="0" w:color="auto"/>
        <w:bottom w:val="none" w:sz="0" w:space="0" w:color="auto"/>
        <w:right w:val="none" w:sz="0" w:space="0" w:color="auto"/>
      </w:divBdr>
    </w:div>
    <w:div w:id="1045180893">
      <w:bodyDiv w:val="1"/>
      <w:marLeft w:val="0"/>
      <w:marRight w:val="0"/>
      <w:marTop w:val="0"/>
      <w:marBottom w:val="0"/>
      <w:divBdr>
        <w:top w:val="none" w:sz="0" w:space="0" w:color="auto"/>
        <w:left w:val="none" w:sz="0" w:space="0" w:color="auto"/>
        <w:bottom w:val="none" w:sz="0" w:space="0" w:color="auto"/>
        <w:right w:val="none" w:sz="0" w:space="0" w:color="auto"/>
      </w:divBdr>
    </w:div>
    <w:div w:id="1050767172">
      <w:bodyDiv w:val="1"/>
      <w:marLeft w:val="0"/>
      <w:marRight w:val="0"/>
      <w:marTop w:val="0"/>
      <w:marBottom w:val="0"/>
      <w:divBdr>
        <w:top w:val="none" w:sz="0" w:space="0" w:color="auto"/>
        <w:left w:val="none" w:sz="0" w:space="0" w:color="auto"/>
        <w:bottom w:val="none" w:sz="0" w:space="0" w:color="auto"/>
        <w:right w:val="none" w:sz="0" w:space="0" w:color="auto"/>
      </w:divBdr>
    </w:div>
    <w:div w:id="1055812248">
      <w:bodyDiv w:val="1"/>
      <w:marLeft w:val="0"/>
      <w:marRight w:val="0"/>
      <w:marTop w:val="0"/>
      <w:marBottom w:val="0"/>
      <w:divBdr>
        <w:top w:val="none" w:sz="0" w:space="0" w:color="auto"/>
        <w:left w:val="none" w:sz="0" w:space="0" w:color="auto"/>
        <w:bottom w:val="none" w:sz="0" w:space="0" w:color="auto"/>
        <w:right w:val="none" w:sz="0" w:space="0" w:color="auto"/>
      </w:divBdr>
    </w:div>
    <w:div w:id="1065447046">
      <w:bodyDiv w:val="1"/>
      <w:marLeft w:val="0"/>
      <w:marRight w:val="0"/>
      <w:marTop w:val="0"/>
      <w:marBottom w:val="0"/>
      <w:divBdr>
        <w:top w:val="none" w:sz="0" w:space="0" w:color="auto"/>
        <w:left w:val="none" w:sz="0" w:space="0" w:color="auto"/>
        <w:bottom w:val="none" w:sz="0" w:space="0" w:color="auto"/>
        <w:right w:val="none" w:sz="0" w:space="0" w:color="auto"/>
      </w:divBdr>
    </w:div>
    <w:div w:id="1073048042">
      <w:bodyDiv w:val="1"/>
      <w:marLeft w:val="0"/>
      <w:marRight w:val="0"/>
      <w:marTop w:val="0"/>
      <w:marBottom w:val="0"/>
      <w:divBdr>
        <w:top w:val="none" w:sz="0" w:space="0" w:color="auto"/>
        <w:left w:val="none" w:sz="0" w:space="0" w:color="auto"/>
        <w:bottom w:val="none" w:sz="0" w:space="0" w:color="auto"/>
        <w:right w:val="none" w:sz="0" w:space="0" w:color="auto"/>
      </w:divBdr>
    </w:div>
    <w:div w:id="1084107130">
      <w:bodyDiv w:val="1"/>
      <w:marLeft w:val="0"/>
      <w:marRight w:val="0"/>
      <w:marTop w:val="0"/>
      <w:marBottom w:val="0"/>
      <w:divBdr>
        <w:top w:val="none" w:sz="0" w:space="0" w:color="auto"/>
        <w:left w:val="none" w:sz="0" w:space="0" w:color="auto"/>
        <w:bottom w:val="none" w:sz="0" w:space="0" w:color="auto"/>
        <w:right w:val="none" w:sz="0" w:space="0" w:color="auto"/>
      </w:divBdr>
    </w:div>
    <w:div w:id="1087578953">
      <w:bodyDiv w:val="1"/>
      <w:marLeft w:val="0"/>
      <w:marRight w:val="0"/>
      <w:marTop w:val="0"/>
      <w:marBottom w:val="0"/>
      <w:divBdr>
        <w:top w:val="none" w:sz="0" w:space="0" w:color="auto"/>
        <w:left w:val="none" w:sz="0" w:space="0" w:color="auto"/>
        <w:bottom w:val="none" w:sz="0" w:space="0" w:color="auto"/>
        <w:right w:val="none" w:sz="0" w:space="0" w:color="auto"/>
      </w:divBdr>
    </w:div>
    <w:div w:id="1089809537">
      <w:bodyDiv w:val="1"/>
      <w:marLeft w:val="0"/>
      <w:marRight w:val="0"/>
      <w:marTop w:val="0"/>
      <w:marBottom w:val="0"/>
      <w:divBdr>
        <w:top w:val="none" w:sz="0" w:space="0" w:color="auto"/>
        <w:left w:val="none" w:sz="0" w:space="0" w:color="auto"/>
        <w:bottom w:val="none" w:sz="0" w:space="0" w:color="auto"/>
        <w:right w:val="none" w:sz="0" w:space="0" w:color="auto"/>
      </w:divBdr>
    </w:div>
    <w:div w:id="1112359492">
      <w:bodyDiv w:val="1"/>
      <w:marLeft w:val="0"/>
      <w:marRight w:val="0"/>
      <w:marTop w:val="0"/>
      <w:marBottom w:val="0"/>
      <w:divBdr>
        <w:top w:val="none" w:sz="0" w:space="0" w:color="auto"/>
        <w:left w:val="none" w:sz="0" w:space="0" w:color="auto"/>
        <w:bottom w:val="none" w:sz="0" w:space="0" w:color="auto"/>
        <w:right w:val="none" w:sz="0" w:space="0" w:color="auto"/>
      </w:divBdr>
    </w:div>
    <w:div w:id="1126775349">
      <w:bodyDiv w:val="1"/>
      <w:marLeft w:val="0"/>
      <w:marRight w:val="0"/>
      <w:marTop w:val="0"/>
      <w:marBottom w:val="0"/>
      <w:divBdr>
        <w:top w:val="none" w:sz="0" w:space="0" w:color="auto"/>
        <w:left w:val="none" w:sz="0" w:space="0" w:color="auto"/>
        <w:bottom w:val="none" w:sz="0" w:space="0" w:color="auto"/>
        <w:right w:val="none" w:sz="0" w:space="0" w:color="auto"/>
      </w:divBdr>
    </w:div>
    <w:div w:id="1128159698">
      <w:bodyDiv w:val="1"/>
      <w:marLeft w:val="0"/>
      <w:marRight w:val="0"/>
      <w:marTop w:val="0"/>
      <w:marBottom w:val="0"/>
      <w:divBdr>
        <w:top w:val="none" w:sz="0" w:space="0" w:color="auto"/>
        <w:left w:val="none" w:sz="0" w:space="0" w:color="auto"/>
        <w:bottom w:val="none" w:sz="0" w:space="0" w:color="auto"/>
        <w:right w:val="none" w:sz="0" w:space="0" w:color="auto"/>
      </w:divBdr>
    </w:div>
    <w:div w:id="1161895610">
      <w:bodyDiv w:val="1"/>
      <w:marLeft w:val="0"/>
      <w:marRight w:val="0"/>
      <w:marTop w:val="0"/>
      <w:marBottom w:val="0"/>
      <w:divBdr>
        <w:top w:val="none" w:sz="0" w:space="0" w:color="auto"/>
        <w:left w:val="none" w:sz="0" w:space="0" w:color="auto"/>
        <w:bottom w:val="none" w:sz="0" w:space="0" w:color="auto"/>
        <w:right w:val="none" w:sz="0" w:space="0" w:color="auto"/>
      </w:divBdr>
    </w:div>
    <w:div w:id="1167749504">
      <w:bodyDiv w:val="1"/>
      <w:marLeft w:val="0"/>
      <w:marRight w:val="0"/>
      <w:marTop w:val="0"/>
      <w:marBottom w:val="0"/>
      <w:divBdr>
        <w:top w:val="none" w:sz="0" w:space="0" w:color="auto"/>
        <w:left w:val="none" w:sz="0" w:space="0" w:color="auto"/>
        <w:bottom w:val="none" w:sz="0" w:space="0" w:color="auto"/>
        <w:right w:val="none" w:sz="0" w:space="0" w:color="auto"/>
      </w:divBdr>
    </w:div>
    <w:div w:id="1178957131">
      <w:bodyDiv w:val="1"/>
      <w:marLeft w:val="0"/>
      <w:marRight w:val="0"/>
      <w:marTop w:val="0"/>
      <w:marBottom w:val="0"/>
      <w:divBdr>
        <w:top w:val="none" w:sz="0" w:space="0" w:color="auto"/>
        <w:left w:val="none" w:sz="0" w:space="0" w:color="auto"/>
        <w:bottom w:val="none" w:sz="0" w:space="0" w:color="auto"/>
        <w:right w:val="none" w:sz="0" w:space="0" w:color="auto"/>
      </w:divBdr>
    </w:div>
    <w:div w:id="1193497007">
      <w:bodyDiv w:val="1"/>
      <w:marLeft w:val="0"/>
      <w:marRight w:val="0"/>
      <w:marTop w:val="0"/>
      <w:marBottom w:val="0"/>
      <w:divBdr>
        <w:top w:val="none" w:sz="0" w:space="0" w:color="auto"/>
        <w:left w:val="none" w:sz="0" w:space="0" w:color="auto"/>
        <w:bottom w:val="none" w:sz="0" w:space="0" w:color="auto"/>
        <w:right w:val="none" w:sz="0" w:space="0" w:color="auto"/>
      </w:divBdr>
    </w:div>
    <w:div w:id="1201940137">
      <w:bodyDiv w:val="1"/>
      <w:marLeft w:val="0"/>
      <w:marRight w:val="0"/>
      <w:marTop w:val="0"/>
      <w:marBottom w:val="0"/>
      <w:divBdr>
        <w:top w:val="none" w:sz="0" w:space="0" w:color="auto"/>
        <w:left w:val="none" w:sz="0" w:space="0" w:color="auto"/>
        <w:bottom w:val="none" w:sz="0" w:space="0" w:color="auto"/>
        <w:right w:val="none" w:sz="0" w:space="0" w:color="auto"/>
      </w:divBdr>
    </w:div>
    <w:div w:id="1228347232">
      <w:bodyDiv w:val="1"/>
      <w:marLeft w:val="0"/>
      <w:marRight w:val="0"/>
      <w:marTop w:val="0"/>
      <w:marBottom w:val="0"/>
      <w:divBdr>
        <w:top w:val="none" w:sz="0" w:space="0" w:color="auto"/>
        <w:left w:val="none" w:sz="0" w:space="0" w:color="auto"/>
        <w:bottom w:val="none" w:sz="0" w:space="0" w:color="auto"/>
        <w:right w:val="none" w:sz="0" w:space="0" w:color="auto"/>
      </w:divBdr>
    </w:div>
    <w:div w:id="1240407062">
      <w:bodyDiv w:val="1"/>
      <w:marLeft w:val="0"/>
      <w:marRight w:val="0"/>
      <w:marTop w:val="0"/>
      <w:marBottom w:val="0"/>
      <w:divBdr>
        <w:top w:val="none" w:sz="0" w:space="0" w:color="auto"/>
        <w:left w:val="none" w:sz="0" w:space="0" w:color="auto"/>
        <w:bottom w:val="none" w:sz="0" w:space="0" w:color="auto"/>
        <w:right w:val="none" w:sz="0" w:space="0" w:color="auto"/>
      </w:divBdr>
    </w:div>
    <w:div w:id="1264654187">
      <w:bodyDiv w:val="1"/>
      <w:marLeft w:val="0"/>
      <w:marRight w:val="0"/>
      <w:marTop w:val="0"/>
      <w:marBottom w:val="0"/>
      <w:divBdr>
        <w:top w:val="none" w:sz="0" w:space="0" w:color="auto"/>
        <w:left w:val="none" w:sz="0" w:space="0" w:color="auto"/>
        <w:bottom w:val="none" w:sz="0" w:space="0" w:color="auto"/>
        <w:right w:val="none" w:sz="0" w:space="0" w:color="auto"/>
      </w:divBdr>
    </w:div>
    <w:div w:id="1280649379">
      <w:bodyDiv w:val="1"/>
      <w:marLeft w:val="0"/>
      <w:marRight w:val="0"/>
      <w:marTop w:val="0"/>
      <w:marBottom w:val="0"/>
      <w:divBdr>
        <w:top w:val="none" w:sz="0" w:space="0" w:color="auto"/>
        <w:left w:val="none" w:sz="0" w:space="0" w:color="auto"/>
        <w:bottom w:val="none" w:sz="0" w:space="0" w:color="auto"/>
        <w:right w:val="none" w:sz="0" w:space="0" w:color="auto"/>
      </w:divBdr>
    </w:div>
    <w:div w:id="1284270398">
      <w:bodyDiv w:val="1"/>
      <w:marLeft w:val="0"/>
      <w:marRight w:val="0"/>
      <w:marTop w:val="0"/>
      <w:marBottom w:val="0"/>
      <w:divBdr>
        <w:top w:val="none" w:sz="0" w:space="0" w:color="auto"/>
        <w:left w:val="none" w:sz="0" w:space="0" w:color="auto"/>
        <w:bottom w:val="none" w:sz="0" w:space="0" w:color="auto"/>
        <w:right w:val="none" w:sz="0" w:space="0" w:color="auto"/>
      </w:divBdr>
    </w:div>
    <w:div w:id="1308123063">
      <w:bodyDiv w:val="1"/>
      <w:marLeft w:val="0"/>
      <w:marRight w:val="0"/>
      <w:marTop w:val="0"/>
      <w:marBottom w:val="0"/>
      <w:divBdr>
        <w:top w:val="none" w:sz="0" w:space="0" w:color="auto"/>
        <w:left w:val="none" w:sz="0" w:space="0" w:color="auto"/>
        <w:bottom w:val="none" w:sz="0" w:space="0" w:color="auto"/>
        <w:right w:val="none" w:sz="0" w:space="0" w:color="auto"/>
      </w:divBdr>
    </w:div>
    <w:div w:id="1317108512">
      <w:bodyDiv w:val="1"/>
      <w:marLeft w:val="0"/>
      <w:marRight w:val="0"/>
      <w:marTop w:val="0"/>
      <w:marBottom w:val="0"/>
      <w:divBdr>
        <w:top w:val="none" w:sz="0" w:space="0" w:color="auto"/>
        <w:left w:val="none" w:sz="0" w:space="0" w:color="auto"/>
        <w:bottom w:val="none" w:sz="0" w:space="0" w:color="auto"/>
        <w:right w:val="none" w:sz="0" w:space="0" w:color="auto"/>
      </w:divBdr>
    </w:div>
    <w:div w:id="1330599950">
      <w:bodyDiv w:val="1"/>
      <w:marLeft w:val="0"/>
      <w:marRight w:val="0"/>
      <w:marTop w:val="0"/>
      <w:marBottom w:val="0"/>
      <w:divBdr>
        <w:top w:val="none" w:sz="0" w:space="0" w:color="auto"/>
        <w:left w:val="none" w:sz="0" w:space="0" w:color="auto"/>
        <w:bottom w:val="none" w:sz="0" w:space="0" w:color="auto"/>
        <w:right w:val="none" w:sz="0" w:space="0" w:color="auto"/>
      </w:divBdr>
    </w:div>
    <w:div w:id="1347176174">
      <w:bodyDiv w:val="1"/>
      <w:marLeft w:val="0"/>
      <w:marRight w:val="0"/>
      <w:marTop w:val="0"/>
      <w:marBottom w:val="0"/>
      <w:divBdr>
        <w:top w:val="none" w:sz="0" w:space="0" w:color="auto"/>
        <w:left w:val="none" w:sz="0" w:space="0" w:color="auto"/>
        <w:bottom w:val="none" w:sz="0" w:space="0" w:color="auto"/>
        <w:right w:val="none" w:sz="0" w:space="0" w:color="auto"/>
      </w:divBdr>
    </w:div>
    <w:div w:id="1356619399">
      <w:bodyDiv w:val="1"/>
      <w:marLeft w:val="0"/>
      <w:marRight w:val="0"/>
      <w:marTop w:val="0"/>
      <w:marBottom w:val="0"/>
      <w:divBdr>
        <w:top w:val="none" w:sz="0" w:space="0" w:color="auto"/>
        <w:left w:val="none" w:sz="0" w:space="0" w:color="auto"/>
        <w:bottom w:val="none" w:sz="0" w:space="0" w:color="auto"/>
        <w:right w:val="none" w:sz="0" w:space="0" w:color="auto"/>
      </w:divBdr>
    </w:div>
    <w:div w:id="1375277893">
      <w:bodyDiv w:val="1"/>
      <w:marLeft w:val="0"/>
      <w:marRight w:val="0"/>
      <w:marTop w:val="0"/>
      <w:marBottom w:val="0"/>
      <w:divBdr>
        <w:top w:val="none" w:sz="0" w:space="0" w:color="auto"/>
        <w:left w:val="none" w:sz="0" w:space="0" w:color="auto"/>
        <w:bottom w:val="none" w:sz="0" w:space="0" w:color="auto"/>
        <w:right w:val="none" w:sz="0" w:space="0" w:color="auto"/>
      </w:divBdr>
    </w:div>
    <w:div w:id="1375881839">
      <w:bodyDiv w:val="1"/>
      <w:marLeft w:val="0"/>
      <w:marRight w:val="0"/>
      <w:marTop w:val="0"/>
      <w:marBottom w:val="0"/>
      <w:divBdr>
        <w:top w:val="none" w:sz="0" w:space="0" w:color="auto"/>
        <w:left w:val="none" w:sz="0" w:space="0" w:color="auto"/>
        <w:bottom w:val="none" w:sz="0" w:space="0" w:color="auto"/>
        <w:right w:val="none" w:sz="0" w:space="0" w:color="auto"/>
      </w:divBdr>
    </w:div>
    <w:div w:id="1418138071">
      <w:bodyDiv w:val="1"/>
      <w:marLeft w:val="0"/>
      <w:marRight w:val="0"/>
      <w:marTop w:val="0"/>
      <w:marBottom w:val="0"/>
      <w:divBdr>
        <w:top w:val="none" w:sz="0" w:space="0" w:color="auto"/>
        <w:left w:val="none" w:sz="0" w:space="0" w:color="auto"/>
        <w:bottom w:val="none" w:sz="0" w:space="0" w:color="auto"/>
        <w:right w:val="none" w:sz="0" w:space="0" w:color="auto"/>
      </w:divBdr>
    </w:div>
    <w:div w:id="1419862006">
      <w:bodyDiv w:val="1"/>
      <w:marLeft w:val="0"/>
      <w:marRight w:val="0"/>
      <w:marTop w:val="0"/>
      <w:marBottom w:val="0"/>
      <w:divBdr>
        <w:top w:val="none" w:sz="0" w:space="0" w:color="auto"/>
        <w:left w:val="none" w:sz="0" w:space="0" w:color="auto"/>
        <w:bottom w:val="none" w:sz="0" w:space="0" w:color="auto"/>
        <w:right w:val="none" w:sz="0" w:space="0" w:color="auto"/>
      </w:divBdr>
    </w:div>
    <w:div w:id="1430001727">
      <w:bodyDiv w:val="1"/>
      <w:marLeft w:val="0"/>
      <w:marRight w:val="0"/>
      <w:marTop w:val="0"/>
      <w:marBottom w:val="0"/>
      <w:divBdr>
        <w:top w:val="none" w:sz="0" w:space="0" w:color="auto"/>
        <w:left w:val="none" w:sz="0" w:space="0" w:color="auto"/>
        <w:bottom w:val="none" w:sz="0" w:space="0" w:color="auto"/>
        <w:right w:val="none" w:sz="0" w:space="0" w:color="auto"/>
      </w:divBdr>
    </w:div>
    <w:div w:id="1467627213">
      <w:bodyDiv w:val="1"/>
      <w:marLeft w:val="0"/>
      <w:marRight w:val="0"/>
      <w:marTop w:val="0"/>
      <w:marBottom w:val="0"/>
      <w:divBdr>
        <w:top w:val="none" w:sz="0" w:space="0" w:color="auto"/>
        <w:left w:val="none" w:sz="0" w:space="0" w:color="auto"/>
        <w:bottom w:val="none" w:sz="0" w:space="0" w:color="auto"/>
        <w:right w:val="none" w:sz="0" w:space="0" w:color="auto"/>
      </w:divBdr>
    </w:div>
    <w:div w:id="1471509132">
      <w:bodyDiv w:val="1"/>
      <w:marLeft w:val="0"/>
      <w:marRight w:val="0"/>
      <w:marTop w:val="0"/>
      <w:marBottom w:val="0"/>
      <w:divBdr>
        <w:top w:val="none" w:sz="0" w:space="0" w:color="auto"/>
        <w:left w:val="none" w:sz="0" w:space="0" w:color="auto"/>
        <w:bottom w:val="none" w:sz="0" w:space="0" w:color="auto"/>
        <w:right w:val="none" w:sz="0" w:space="0" w:color="auto"/>
      </w:divBdr>
    </w:div>
    <w:div w:id="1480654882">
      <w:bodyDiv w:val="1"/>
      <w:marLeft w:val="0"/>
      <w:marRight w:val="0"/>
      <w:marTop w:val="0"/>
      <w:marBottom w:val="0"/>
      <w:divBdr>
        <w:top w:val="none" w:sz="0" w:space="0" w:color="auto"/>
        <w:left w:val="none" w:sz="0" w:space="0" w:color="auto"/>
        <w:bottom w:val="none" w:sz="0" w:space="0" w:color="auto"/>
        <w:right w:val="none" w:sz="0" w:space="0" w:color="auto"/>
      </w:divBdr>
    </w:div>
    <w:div w:id="1492062343">
      <w:bodyDiv w:val="1"/>
      <w:marLeft w:val="0"/>
      <w:marRight w:val="0"/>
      <w:marTop w:val="0"/>
      <w:marBottom w:val="0"/>
      <w:divBdr>
        <w:top w:val="none" w:sz="0" w:space="0" w:color="auto"/>
        <w:left w:val="none" w:sz="0" w:space="0" w:color="auto"/>
        <w:bottom w:val="none" w:sz="0" w:space="0" w:color="auto"/>
        <w:right w:val="none" w:sz="0" w:space="0" w:color="auto"/>
      </w:divBdr>
    </w:div>
    <w:div w:id="1498035900">
      <w:bodyDiv w:val="1"/>
      <w:marLeft w:val="0"/>
      <w:marRight w:val="0"/>
      <w:marTop w:val="0"/>
      <w:marBottom w:val="0"/>
      <w:divBdr>
        <w:top w:val="none" w:sz="0" w:space="0" w:color="auto"/>
        <w:left w:val="none" w:sz="0" w:space="0" w:color="auto"/>
        <w:bottom w:val="none" w:sz="0" w:space="0" w:color="auto"/>
        <w:right w:val="none" w:sz="0" w:space="0" w:color="auto"/>
      </w:divBdr>
    </w:div>
    <w:div w:id="1521167159">
      <w:bodyDiv w:val="1"/>
      <w:marLeft w:val="0"/>
      <w:marRight w:val="0"/>
      <w:marTop w:val="0"/>
      <w:marBottom w:val="0"/>
      <w:divBdr>
        <w:top w:val="none" w:sz="0" w:space="0" w:color="auto"/>
        <w:left w:val="none" w:sz="0" w:space="0" w:color="auto"/>
        <w:bottom w:val="none" w:sz="0" w:space="0" w:color="auto"/>
        <w:right w:val="none" w:sz="0" w:space="0" w:color="auto"/>
      </w:divBdr>
    </w:div>
    <w:div w:id="1548836430">
      <w:bodyDiv w:val="1"/>
      <w:marLeft w:val="0"/>
      <w:marRight w:val="0"/>
      <w:marTop w:val="0"/>
      <w:marBottom w:val="0"/>
      <w:divBdr>
        <w:top w:val="none" w:sz="0" w:space="0" w:color="auto"/>
        <w:left w:val="none" w:sz="0" w:space="0" w:color="auto"/>
        <w:bottom w:val="none" w:sz="0" w:space="0" w:color="auto"/>
        <w:right w:val="none" w:sz="0" w:space="0" w:color="auto"/>
      </w:divBdr>
    </w:div>
    <w:div w:id="1554728093">
      <w:bodyDiv w:val="1"/>
      <w:marLeft w:val="0"/>
      <w:marRight w:val="0"/>
      <w:marTop w:val="0"/>
      <w:marBottom w:val="0"/>
      <w:divBdr>
        <w:top w:val="none" w:sz="0" w:space="0" w:color="auto"/>
        <w:left w:val="none" w:sz="0" w:space="0" w:color="auto"/>
        <w:bottom w:val="none" w:sz="0" w:space="0" w:color="auto"/>
        <w:right w:val="none" w:sz="0" w:space="0" w:color="auto"/>
      </w:divBdr>
    </w:div>
    <w:div w:id="1558543553">
      <w:bodyDiv w:val="1"/>
      <w:marLeft w:val="0"/>
      <w:marRight w:val="0"/>
      <w:marTop w:val="0"/>
      <w:marBottom w:val="0"/>
      <w:divBdr>
        <w:top w:val="none" w:sz="0" w:space="0" w:color="auto"/>
        <w:left w:val="none" w:sz="0" w:space="0" w:color="auto"/>
        <w:bottom w:val="none" w:sz="0" w:space="0" w:color="auto"/>
        <w:right w:val="none" w:sz="0" w:space="0" w:color="auto"/>
      </w:divBdr>
    </w:div>
    <w:div w:id="1580676612">
      <w:bodyDiv w:val="1"/>
      <w:marLeft w:val="0"/>
      <w:marRight w:val="0"/>
      <w:marTop w:val="0"/>
      <w:marBottom w:val="0"/>
      <w:divBdr>
        <w:top w:val="none" w:sz="0" w:space="0" w:color="auto"/>
        <w:left w:val="none" w:sz="0" w:space="0" w:color="auto"/>
        <w:bottom w:val="none" w:sz="0" w:space="0" w:color="auto"/>
        <w:right w:val="none" w:sz="0" w:space="0" w:color="auto"/>
      </w:divBdr>
    </w:div>
    <w:div w:id="1587955341">
      <w:bodyDiv w:val="1"/>
      <w:marLeft w:val="0"/>
      <w:marRight w:val="0"/>
      <w:marTop w:val="0"/>
      <w:marBottom w:val="0"/>
      <w:divBdr>
        <w:top w:val="none" w:sz="0" w:space="0" w:color="auto"/>
        <w:left w:val="none" w:sz="0" w:space="0" w:color="auto"/>
        <w:bottom w:val="none" w:sz="0" w:space="0" w:color="auto"/>
        <w:right w:val="none" w:sz="0" w:space="0" w:color="auto"/>
      </w:divBdr>
    </w:div>
    <w:div w:id="1592003710">
      <w:bodyDiv w:val="1"/>
      <w:marLeft w:val="0"/>
      <w:marRight w:val="0"/>
      <w:marTop w:val="0"/>
      <w:marBottom w:val="0"/>
      <w:divBdr>
        <w:top w:val="none" w:sz="0" w:space="0" w:color="auto"/>
        <w:left w:val="none" w:sz="0" w:space="0" w:color="auto"/>
        <w:bottom w:val="none" w:sz="0" w:space="0" w:color="auto"/>
        <w:right w:val="none" w:sz="0" w:space="0" w:color="auto"/>
      </w:divBdr>
    </w:div>
    <w:div w:id="1600723075">
      <w:bodyDiv w:val="1"/>
      <w:marLeft w:val="0"/>
      <w:marRight w:val="0"/>
      <w:marTop w:val="0"/>
      <w:marBottom w:val="0"/>
      <w:divBdr>
        <w:top w:val="none" w:sz="0" w:space="0" w:color="auto"/>
        <w:left w:val="none" w:sz="0" w:space="0" w:color="auto"/>
        <w:bottom w:val="none" w:sz="0" w:space="0" w:color="auto"/>
        <w:right w:val="none" w:sz="0" w:space="0" w:color="auto"/>
      </w:divBdr>
    </w:div>
    <w:div w:id="1610434651">
      <w:bodyDiv w:val="1"/>
      <w:marLeft w:val="0"/>
      <w:marRight w:val="0"/>
      <w:marTop w:val="0"/>
      <w:marBottom w:val="0"/>
      <w:divBdr>
        <w:top w:val="none" w:sz="0" w:space="0" w:color="auto"/>
        <w:left w:val="none" w:sz="0" w:space="0" w:color="auto"/>
        <w:bottom w:val="none" w:sz="0" w:space="0" w:color="auto"/>
        <w:right w:val="none" w:sz="0" w:space="0" w:color="auto"/>
      </w:divBdr>
    </w:div>
    <w:div w:id="1620379315">
      <w:bodyDiv w:val="1"/>
      <w:marLeft w:val="0"/>
      <w:marRight w:val="0"/>
      <w:marTop w:val="0"/>
      <w:marBottom w:val="0"/>
      <w:divBdr>
        <w:top w:val="none" w:sz="0" w:space="0" w:color="auto"/>
        <w:left w:val="none" w:sz="0" w:space="0" w:color="auto"/>
        <w:bottom w:val="none" w:sz="0" w:space="0" w:color="auto"/>
        <w:right w:val="none" w:sz="0" w:space="0" w:color="auto"/>
      </w:divBdr>
    </w:div>
    <w:div w:id="1621568366">
      <w:bodyDiv w:val="1"/>
      <w:marLeft w:val="0"/>
      <w:marRight w:val="0"/>
      <w:marTop w:val="0"/>
      <w:marBottom w:val="0"/>
      <w:divBdr>
        <w:top w:val="none" w:sz="0" w:space="0" w:color="auto"/>
        <w:left w:val="none" w:sz="0" w:space="0" w:color="auto"/>
        <w:bottom w:val="none" w:sz="0" w:space="0" w:color="auto"/>
        <w:right w:val="none" w:sz="0" w:space="0" w:color="auto"/>
      </w:divBdr>
    </w:div>
    <w:div w:id="1625304467">
      <w:bodyDiv w:val="1"/>
      <w:marLeft w:val="0"/>
      <w:marRight w:val="0"/>
      <w:marTop w:val="0"/>
      <w:marBottom w:val="0"/>
      <w:divBdr>
        <w:top w:val="none" w:sz="0" w:space="0" w:color="auto"/>
        <w:left w:val="none" w:sz="0" w:space="0" w:color="auto"/>
        <w:bottom w:val="none" w:sz="0" w:space="0" w:color="auto"/>
        <w:right w:val="none" w:sz="0" w:space="0" w:color="auto"/>
      </w:divBdr>
      <w:divsChild>
        <w:div w:id="52506224">
          <w:marLeft w:val="0"/>
          <w:marRight w:val="0"/>
          <w:marTop w:val="0"/>
          <w:marBottom w:val="0"/>
          <w:divBdr>
            <w:top w:val="none" w:sz="0" w:space="0" w:color="auto"/>
            <w:left w:val="none" w:sz="0" w:space="0" w:color="auto"/>
            <w:bottom w:val="none" w:sz="0" w:space="0" w:color="auto"/>
            <w:right w:val="none" w:sz="0" w:space="0" w:color="auto"/>
          </w:divBdr>
        </w:div>
        <w:div w:id="127824080">
          <w:marLeft w:val="0"/>
          <w:marRight w:val="0"/>
          <w:marTop w:val="0"/>
          <w:marBottom w:val="0"/>
          <w:divBdr>
            <w:top w:val="none" w:sz="0" w:space="0" w:color="auto"/>
            <w:left w:val="none" w:sz="0" w:space="0" w:color="auto"/>
            <w:bottom w:val="none" w:sz="0" w:space="0" w:color="auto"/>
            <w:right w:val="none" w:sz="0" w:space="0" w:color="auto"/>
          </w:divBdr>
        </w:div>
        <w:div w:id="176501074">
          <w:marLeft w:val="0"/>
          <w:marRight w:val="0"/>
          <w:marTop w:val="0"/>
          <w:marBottom w:val="0"/>
          <w:divBdr>
            <w:top w:val="none" w:sz="0" w:space="0" w:color="auto"/>
            <w:left w:val="none" w:sz="0" w:space="0" w:color="auto"/>
            <w:bottom w:val="none" w:sz="0" w:space="0" w:color="auto"/>
            <w:right w:val="none" w:sz="0" w:space="0" w:color="auto"/>
          </w:divBdr>
        </w:div>
        <w:div w:id="204560893">
          <w:marLeft w:val="0"/>
          <w:marRight w:val="0"/>
          <w:marTop w:val="0"/>
          <w:marBottom w:val="0"/>
          <w:divBdr>
            <w:top w:val="none" w:sz="0" w:space="0" w:color="auto"/>
            <w:left w:val="none" w:sz="0" w:space="0" w:color="auto"/>
            <w:bottom w:val="none" w:sz="0" w:space="0" w:color="auto"/>
            <w:right w:val="none" w:sz="0" w:space="0" w:color="auto"/>
          </w:divBdr>
        </w:div>
        <w:div w:id="242029683">
          <w:marLeft w:val="0"/>
          <w:marRight w:val="0"/>
          <w:marTop w:val="0"/>
          <w:marBottom w:val="0"/>
          <w:divBdr>
            <w:top w:val="none" w:sz="0" w:space="0" w:color="auto"/>
            <w:left w:val="none" w:sz="0" w:space="0" w:color="auto"/>
            <w:bottom w:val="none" w:sz="0" w:space="0" w:color="auto"/>
            <w:right w:val="none" w:sz="0" w:space="0" w:color="auto"/>
          </w:divBdr>
        </w:div>
        <w:div w:id="314143562">
          <w:marLeft w:val="0"/>
          <w:marRight w:val="0"/>
          <w:marTop w:val="0"/>
          <w:marBottom w:val="0"/>
          <w:divBdr>
            <w:top w:val="none" w:sz="0" w:space="0" w:color="auto"/>
            <w:left w:val="none" w:sz="0" w:space="0" w:color="auto"/>
            <w:bottom w:val="none" w:sz="0" w:space="0" w:color="auto"/>
            <w:right w:val="none" w:sz="0" w:space="0" w:color="auto"/>
          </w:divBdr>
        </w:div>
        <w:div w:id="363947278">
          <w:marLeft w:val="0"/>
          <w:marRight w:val="0"/>
          <w:marTop w:val="0"/>
          <w:marBottom w:val="0"/>
          <w:divBdr>
            <w:top w:val="none" w:sz="0" w:space="0" w:color="auto"/>
            <w:left w:val="none" w:sz="0" w:space="0" w:color="auto"/>
            <w:bottom w:val="none" w:sz="0" w:space="0" w:color="auto"/>
            <w:right w:val="none" w:sz="0" w:space="0" w:color="auto"/>
          </w:divBdr>
        </w:div>
        <w:div w:id="369913805">
          <w:marLeft w:val="0"/>
          <w:marRight w:val="0"/>
          <w:marTop w:val="0"/>
          <w:marBottom w:val="0"/>
          <w:divBdr>
            <w:top w:val="none" w:sz="0" w:space="0" w:color="auto"/>
            <w:left w:val="none" w:sz="0" w:space="0" w:color="auto"/>
            <w:bottom w:val="none" w:sz="0" w:space="0" w:color="auto"/>
            <w:right w:val="none" w:sz="0" w:space="0" w:color="auto"/>
          </w:divBdr>
        </w:div>
        <w:div w:id="393044813">
          <w:marLeft w:val="0"/>
          <w:marRight w:val="0"/>
          <w:marTop w:val="0"/>
          <w:marBottom w:val="0"/>
          <w:divBdr>
            <w:top w:val="none" w:sz="0" w:space="0" w:color="auto"/>
            <w:left w:val="none" w:sz="0" w:space="0" w:color="auto"/>
            <w:bottom w:val="none" w:sz="0" w:space="0" w:color="auto"/>
            <w:right w:val="none" w:sz="0" w:space="0" w:color="auto"/>
          </w:divBdr>
        </w:div>
        <w:div w:id="458688765">
          <w:marLeft w:val="0"/>
          <w:marRight w:val="0"/>
          <w:marTop w:val="0"/>
          <w:marBottom w:val="0"/>
          <w:divBdr>
            <w:top w:val="none" w:sz="0" w:space="0" w:color="auto"/>
            <w:left w:val="none" w:sz="0" w:space="0" w:color="auto"/>
            <w:bottom w:val="none" w:sz="0" w:space="0" w:color="auto"/>
            <w:right w:val="none" w:sz="0" w:space="0" w:color="auto"/>
          </w:divBdr>
        </w:div>
        <w:div w:id="482158991">
          <w:marLeft w:val="0"/>
          <w:marRight w:val="0"/>
          <w:marTop w:val="0"/>
          <w:marBottom w:val="0"/>
          <w:divBdr>
            <w:top w:val="none" w:sz="0" w:space="0" w:color="auto"/>
            <w:left w:val="none" w:sz="0" w:space="0" w:color="auto"/>
            <w:bottom w:val="none" w:sz="0" w:space="0" w:color="auto"/>
            <w:right w:val="none" w:sz="0" w:space="0" w:color="auto"/>
          </w:divBdr>
        </w:div>
        <w:div w:id="567688944">
          <w:marLeft w:val="0"/>
          <w:marRight w:val="0"/>
          <w:marTop w:val="0"/>
          <w:marBottom w:val="0"/>
          <w:divBdr>
            <w:top w:val="none" w:sz="0" w:space="0" w:color="auto"/>
            <w:left w:val="none" w:sz="0" w:space="0" w:color="auto"/>
            <w:bottom w:val="none" w:sz="0" w:space="0" w:color="auto"/>
            <w:right w:val="none" w:sz="0" w:space="0" w:color="auto"/>
          </w:divBdr>
        </w:div>
        <w:div w:id="586889227">
          <w:marLeft w:val="0"/>
          <w:marRight w:val="0"/>
          <w:marTop w:val="0"/>
          <w:marBottom w:val="0"/>
          <w:divBdr>
            <w:top w:val="none" w:sz="0" w:space="0" w:color="auto"/>
            <w:left w:val="none" w:sz="0" w:space="0" w:color="auto"/>
            <w:bottom w:val="none" w:sz="0" w:space="0" w:color="auto"/>
            <w:right w:val="none" w:sz="0" w:space="0" w:color="auto"/>
          </w:divBdr>
        </w:div>
        <w:div w:id="642855122">
          <w:marLeft w:val="0"/>
          <w:marRight w:val="0"/>
          <w:marTop w:val="0"/>
          <w:marBottom w:val="0"/>
          <w:divBdr>
            <w:top w:val="none" w:sz="0" w:space="0" w:color="auto"/>
            <w:left w:val="none" w:sz="0" w:space="0" w:color="auto"/>
            <w:bottom w:val="none" w:sz="0" w:space="0" w:color="auto"/>
            <w:right w:val="none" w:sz="0" w:space="0" w:color="auto"/>
          </w:divBdr>
        </w:div>
        <w:div w:id="675577593">
          <w:marLeft w:val="0"/>
          <w:marRight w:val="0"/>
          <w:marTop w:val="0"/>
          <w:marBottom w:val="0"/>
          <w:divBdr>
            <w:top w:val="none" w:sz="0" w:space="0" w:color="auto"/>
            <w:left w:val="none" w:sz="0" w:space="0" w:color="auto"/>
            <w:bottom w:val="none" w:sz="0" w:space="0" w:color="auto"/>
            <w:right w:val="none" w:sz="0" w:space="0" w:color="auto"/>
          </w:divBdr>
        </w:div>
        <w:div w:id="680938341">
          <w:marLeft w:val="0"/>
          <w:marRight w:val="0"/>
          <w:marTop w:val="0"/>
          <w:marBottom w:val="0"/>
          <w:divBdr>
            <w:top w:val="none" w:sz="0" w:space="0" w:color="auto"/>
            <w:left w:val="none" w:sz="0" w:space="0" w:color="auto"/>
            <w:bottom w:val="none" w:sz="0" w:space="0" w:color="auto"/>
            <w:right w:val="none" w:sz="0" w:space="0" w:color="auto"/>
          </w:divBdr>
        </w:div>
        <w:div w:id="706226359">
          <w:marLeft w:val="0"/>
          <w:marRight w:val="0"/>
          <w:marTop w:val="0"/>
          <w:marBottom w:val="0"/>
          <w:divBdr>
            <w:top w:val="none" w:sz="0" w:space="0" w:color="auto"/>
            <w:left w:val="none" w:sz="0" w:space="0" w:color="auto"/>
            <w:bottom w:val="none" w:sz="0" w:space="0" w:color="auto"/>
            <w:right w:val="none" w:sz="0" w:space="0" w:color="auto"/>
          </w:divBdr>
        </w:div>
        <w:div w:id="729352837">
          <w:marLeft w:val="0"/>
          <w:marRight w:val="0"/>
          <w:marTop w:val="0"/>
          <w:marBottom w:val="0"/>
          <w:divBdr>
            <w:top w:val="none" w:sz="0" w:space="0" w:color="auto"/>
            <w:left w:val="none" w:sz="0" w:space="0" w:color="auto"/>
            <w:bottom w:val="none" w:sz="0" w:space="0" w:color="auto"/>
            <w:right w:val="none" w:sz="0" w:space="0" w:color="auto"/>
          </w:divBdr>
        </w:div>
        <w:div w:id="821045690">
          <w:marLeft w:val="0"/>
          <w:marRight w:val="0"/>
          <w:marTop w:val="0"/>
          <w:marBottom w:val="0"/>
          <w:divBdr>
            <w:top w:val="none" w:sz="0" w:space="0" w:color="auto"/>
            <w:left w:val="none" w:sz="0" w:space="0" w:color="auto"/>
            <w:bottom w:val="none" w:sz="0" w:space="0" w:color="auto"/>
            <w:right w:val="none" w:sz="0" w:space="0" w:color="auto"/>
          </w:divBdr>
        </w:div>
        <w:div w:id="950822394">
          <w:marLeft w:val="0"/>
          <w:marRight w:val="0"/>
          <w:marTop w:val="0"/>
          <w:marBottom w:val="0"/>
          <w:divBdr>
            <w:top w:val="none" w:sz="0" w:space="0" w:color="auto"/>
            <w:left w:val="none" w:sz="0" w:space="0" w:color="auto"/>
            <w:bottom w:val="none" w:sz="0" w:space="0" w:color="auto"/>
            <w:right w:val="none" w:sz="0" w:space="0" w:color="auto"/>
          </w:divBdr>
        </w:div>
        <w:div w:id="964389023">
          <w:marLeft w:val="0"/>
          <w:marRight w:val="0"/>
          <w:marTop w:val="0"/>
          <w:marBottom w:val="0"/>
          <w:divBdr>
            <w:top w:val="none" w:sz="0" w:space="0" w:color="auto"/>
            <w:left w:val="none" w:sz="0" w:space="0" w:color="auto"/>
            <w:bottom w:val="none" w:sz="0" w:space="0" w:color="auto"/>
            <w:right w:val="none" w:sz="0" w:space="0" w:color="auto"/>
          </w:divBdr>
        </w:div>
        <w:div w:id="1191189283">
          <w:marLeft w:val="0"/>
          <w:marRight w:val="0"/>
          <w:marTop w:val="0"/>
          <w:marBottom w:val="0"/>
          <w:divBdr>
            <w:top w:val="none" w:sz="0" w:space="0" w:color="auto"/>
            <w:left w:val="none" w:sz="0" w:space="0" w:color="auto"/>
            <w:bottom w:val="none" w:sz="0" w:space="0" w:color="auto"/>
            <w:right w:val="none" w:sz="0" w:space="0" w:color="auto"/>
          </w:divBdr>
        </w:div>
        <w:div w:id="1463112792">
          <w:marLeft w:val="0"/>
          <w:marRight w:val="0"/>
          <w:marTop w:val="0"/>
          <w:marBottom w:val="0"/>
          <w:divBdr>
            <w:top w:val="none" w:sz="0" w:space="0" w:color="auto"/>
            <w:left w:val="none" w:sz="0" w:space="0" w:color="auto"/>
            <w:bottom w:val="none" w:sz="0" w:space="0" w:color="auto"/>
            <w:right w:val="none" w:sz="0" w:space="0" w:color="auto"/>
          </w:divBdr>
        </w:div>
        <w:div w:id="1521894035">
          <w:marLeft w:val="0"/>
          <w:marRight w:val="0"/>
          <w:marTop w:val="0"/>
          <w:marBottom w:val="0"/>
          <w:divBdr>
            <w:top w:val="none" w:sz="0" w:space="0" w:color="auto"/>
            <w:left w:val="none" w:sz="0" w:space="0" w:color="auto"/>
            <w:bottom w:val="none" w:sz="0" w:space="0" w:color="auto"/>
            <w:right w:val="none" w:sz="0" w:space="0" w:color="auto"/>
          </w:divBdr>
        </w:div>
        <w:div w:id="1676763387">
          <w:marLeft w:val="0"/>
          <w:marRight w:val="0"/>
          <w:marTop w:val="0"/>
          <w:marBottom w:val="0"/>
          <w:divBdr>
            <w:top w:val="none" w:sz="0" w:space="0" w:color="auto"/>
            <w:left w:val="none" w:sz="0" w:space="0" w:color="auto"/>
            <w:bottom w:val="none" w:sz="0" w:space="0" w:color="auto"/>
            <w:right w:val="none" w:sz="0" w:space="0" w:color="auto"/>
          </w:divBdr>
        </w:div>
        <w:div w:id="1738819113">
          <w:marLeft w:val="0"/>
          <w:marRight w:val="0"/>
          <w:marTop w:val="0"/>
          <w:marBottom w:val="0"/>
          <w:divBdr>
            <w:top w:val="none" w:sz="0" w:space="0" w:color="auto"/>
            <w:left w:val="none" w:sz="0" w:space="0" w:color="auto"/>
            <w:bottom w:val="none" w:sz="0" w:space="0" w:color="auto"/>
            <w:right w:val="none" w:sz="0" w:space="0" w:color="auto"/>
          </w:divBdr>
        </w:div>
        <w:div w:id="1803184503">
          <w:marLeft w:val="0"/>
          <w:marRight w:val="0"/>
          <w:marTop w:val="0"/>
          <w:marBottom w:val="0"/>
          <w:divBdr>
            <w:top w:val="none" w:sz="0" w:space="0" w:color="auto"/>
            <w:left w:val="none" w:sz="0" w:space="0" w:color="auto"/>
            <w:bottom w:val="none" w:sz="0" w:space="0" w:color="auto"/>
            <w:right w:val="none" w:sz="0" w:space="0" w:color="auto"/>
          </w:divBdr>
        </w:div>
        <w:div w:id="1873766729">
          <w:marLeft w:val="0"/>
          <w:marRight w:val="0"/>
          <w:marTop w:val="0"/>
          <w:marBottom w:val="0"/>
          <w:divBdr>
            <w:top w:val="none" w:sz="0" w:space="0" w:color="auto"/>
            <w:left w:val="none" w:sz="0" w:space="0" w:color="auto"/>
            <w:bottom w:val="none" w:sz="0" w:space="0" w:color="auto"/>
            <w:right w:val="none" w:sz="0" w:space="0" w:color="auto"/>
          </w:divBdr>
        </w:div>
        <w:div w:id="1946814140">
          <w:marLeft w:val="0"/>
          <w:marRight w:val="0"/>
          <w:marTop w:val="0"/>
          <w:marBottom w:val="0"/>
          <w:divBdr>
            <w:top w:val="none" w:sz="0" w:space="0" w:color="auto"/>
            <w:left w:val="none" w:sz="0" w:space="0" w:color="auto"/>
            <w:bottom w:val="none" w:sz="0" w:space="0" w:color="auto"/>
            <w:right w:val="none" w:sz="0" w:space="0" w:color="auto"/>
          </w:divBdr>
        </w:div>
      </w:divsChild>
    </w:div>
    <w:div w:id="1641425033">
      <w:bodyDiv w:val="1"/>
      <w:marLeft w:val="0"/>
      <w:marRight w:val="0"/>
      <w:marTop w:val="0"/>
      <w:marBottom w:val="0"/>
      <w:divBdr>
        <w:top w:val="none" w:sz="0" w:space="0" w:color="auto"/>
        <w:left w:val="none" w:sz="0" w:space="0" w:color="auto"/>
        <w:bottom w:val="none" w:sz="0" w:space="0" w:color="auto"/>
        <w:right w:val="none" w:sz="0" w:space="0" w:color="auto"/>
      </w:divBdr>
      <w:divsChild>
        <w:div w:id="1675574820">
          <w:marLeft w:val="0"/>
          <w:marRight w:val="0"/>
          <w:marTop w:val="0"/>
          <w:marBottom w:val="0"/>
          <w:divBdr>
            <w:top w:val="none" w:sz="0" w:space="0" w:color="auto"/>
            <w:left w:val="none" w:sz="0" w:space="0" w:color="auto"/>
            <w:bottom w:val="none" w:sz="0" w:space="0" w:color="auto"/>
            <w:right w:val="none" w:sz="0" w:space="0" w:color="auto"/>
          </w:divBdr>
        </w:div>
        <w:div w:id="1930121351">
          <w:marLeft w:val="0"/>
          <w:marRight w:val="0"/>
          <w:marTop w:val="0"/>
          <w:marBottom w:val="0"/>
          <w:divBdr>
            <w:top w:val="none" w:sz="0" w:space="0" w:color="auto"/>
            <w:left w:val="none" w:sz="0" w:space="0" w:color="auto"/>
            <w:bottom w:val="none" w:sz="0" w:space="0" w:color="auto"/>
            <w:right w:val="none" w:sz="0" w:space="0" w:color="auto"/>
          </w:divBdr>
        </w:div>
        <w:div w:id="1513303355">
          <w:marLeft w:val="0"/>
          <w:marRight w:val="0"/>
          <w:marTop w:val="0"/>
          <w:marBottom w:val="0"/>
          <w:divBdr>
            <w:top w:val="none" w:sz="0" w:space="0" w:color="auto"/>
            <w:left w:val="none" w:sz="0" w:space="0" w:color="auto"/>
            <w:bottom w:val="none" w:sz="0" w:space="0" w:color="auto"/>
            <w:right w:val="none" w:sz="0" w:space="0" w:color="auto"/>
          </w:divBdr>
        </w:div>
        <w:div w:id="1481842541">
          <w:marLeft w:val="0"/>
          <w:marRight w:val="0"/>
          <w:marTop w:val="0"/>
          <w:marBottom w:val="0"/>
          <w:divBdr>
            <w:top w:val="none" w:sz="0" w:space="0" w:color="auto"/>
            <w:left w:val="none" w:sz="0" w:space="0" w:color="auto"/>
            <w:bottom w:val="none" w:sz="0" w:space="0" w:color="auto"/>
            <w:right w:val="none" w:sz="0" w:space="0" w:color="auto"/>
          </w:divBdr>
        </w:div>
        <w:div w:id="542517617">
          <w:marLeft w:val="0"/>
          <w:marRight w:val="0"/>
          <w:marTop w:val="0"/>
          <w:marBottom w:val="0"/>
          <w:divBdr>
            <w:top w:val="none" w:sz="0" w:space="0" w:color="auto"/>
            <w:left w:val="none" w:sz="0" w:space="0" w:color="auto"/>
            <w:bottom w:val="none" w:sz="0" w:space="0" w:color="auto"/>
            <w:right w:val="none" w:sz="0" w:space="0" w:color="auto"/>
          </w:divBdr>
        </w:div>
        <w:div w:id="1659380084">
          <w:marLeft w:val="0"/>
          <w:marRight w:val="0"/>
          <w:marTop w:val="0"/>
          <w:marBottom w:val="0"/>
          <w:divBdr>
            <w:top w:val="none" w:sz="0" w:space="0" w:color="auto"/>
            <w:left w:val="none" w:sz="0" w:space="0" w:color="auto"/>
            <w:bottom w:val="none" w:sz="0" w:space="0" w:color="auto"/>
            <w:right w:val="none" w:sz="0" w:space="0" w:color="auto"/>
          </w:divBdr>
        </w:div>
      </w:divsChild>
    </w:div>
    <w:div w:id="1666515236">
      <w:bodyDiv w:val="1"/>
      <w:marLeft w:val="0"/>
      <w:marRight w:val="0"/>
      <w:marTop w:val="0"/>
      <w:marBottom w:val="0"/>
      <w:divBdr>
        <w:top w:val="none" w:sz="0" w:space="0" w:color="auto"/>
        <w:left w:val="none" w:sz="0" w:space="0" w:color="auto"/>
        <w:bottom w:val="none" w:sz="0" w:space="0" w:color="auto"/>
        <w:right w:val="none" w:sz="0" w:space="0" w:color="auto"/>
      </w:divBdr>
    </w:div>
    <w:div w:id="1668708878">
      <w:bodyDiv w:val="1"/>
      <w:marLeft w:val="0"/>
      <w:marRight w:val="0"/>
      <w:marTop w:val="0"/>
      <w:marBottom w:val="0"/>
      <w:divBdr>
        <w:top w:val="none" w:sz="0" w:space="0" w:color="auto"/>
        <w:left w:val="none" w:sz="0" w:space="0" w:color="auto"/>
        <w:bottom w:val="none" w:sz="0" w:space="0" w:color="auto"/>
        <w:right w:val="none" w:sz="0" w:space="0" w:color="auto"/>
      </w:divBdr>
    </w:div>
    <w:div w:id="1699115300">
      <w:bodyDiv w:val="1"/>
      <w:marLeft w:val="0"/>
      <w:marRight w:val="0"/>
      <w:marTop w:val="0"/>
      <w:marBottom w:val="0"/>
      <w:divBdr>
        <w:top w:val="none" w:sz="0" w:space="0" w:color="auto"/>
        <w:left w:val="none" w:sz="0" w:space="0" w:color="auto"/>
        <w:bottom w:val="none" w:sz="0" w:space="0" w:color="auto"/>
        <w:right w:val="none" w:sz="0" w:space="0" w:color="auto"/>
      </w:divBdr>
    </w:div>
    <w:div w:id="1702781033">
      <w:bodyDiv w:val="1"/>
      <w:marLeft w:val="0"/>
      <w:marRight w:val="0"/>
      <w:marTop w:val="0"/>
      <w:marBottom w:val="0"/>
      <w:divBdr>
        <w:top w:val="none" w:sz="0" w:space="0" w:color="auto"/>
        <w:left w:val="none" w:sz="0" w:space="0" w:color="auto"/>
        <w:bottom w:val="none" w:sz="0" w:space="0" w:color="auto"/>
        <w:right w:val="none" w:sz="0" w:space="0" w:color="auto"/>
      </w:divBdr>
    </w:div>
    <w:div w:id="1707100668">
      <w:bodyDiv w:val="1"/>
      <w:marLeft w:val="0"/>
      <w:marRight w:val="0"/>
      <w:marTop w:val="0"/>
      <w:marBottom w:val="0"/>
      <w:divBdr>
        <w:top w:val="none" w:sz="0" w:space="0" w:color="auto"/>
        <w:left w:val="none" w:sz="0" w:space="0" w:color="auto"/>
        <w:bottom w:val="none" w:sz="0" w:space="0" w:color="auto"/>
        <w:right w:val="none" w:sz="0" w:space="0" w:color="auto"/>
      </w:divBdr>
    </w:div>
    <w:div w:id="1727144043">
      <w:bodyDiv w:val="1"/>
      <w:marLeft w:val="0"/>
      <w:marRight w:val="0"/>
      <w:marTop w:val="0"/>
      <w:marBottom w:val="0"/>
      <w:divBdr>
        <w:top w:val="none" w:sz="0" w:space="0" w:color="auto"/>
        <w:left w:val="none" w:sz="0" w:space="0" w:color="auto"/>
        <w:bottom w:val="none" w:sz="0" w:space="0" w:color="auto"/>
        <w:right w:val="none" w:sz="0" w:space="0" w:color="auto"/>
      </w:divBdr>
    </w:div>
    <w:div w:id="1743990322">
      <w:bodyDiv w:val="1"/>
      <w:marLeft w:val="0"/>
      <w:marRight w:val="0"/>
      <w:marTop w:val="0"/>
      <w:marBottom w:val="0"/>
      <w:divBdr>
        <w:top w:val="none" w:sz="0" w:space="0" w:color="auto"/>
        <w:left w:val="none" w:sz="0" w:space="0" w:color="auto"/>
        <w:bottom w:val="none" w:sz="0" w:space="0" w:color="auto"/>
        <w:right w:val="none" w:sz="0" w:space="0" w:color="auto"/>
      </w:divBdr>
    </w:div>
    <w:div w:id="1744790711">
      <w:bodyDiv w:val="1"/>
      <w:marLeft w:val="0"/>
      <w:marRight w:val="0"/>
      <w:marTop w:val="0"/>
      <w:marBottom w:val="0"/>
      <w:divBdr>
        <w:top w:val="none" w:sz="0" w:space="0" w:color="auto"/>
        <w:left w:val="none" w:sz="0" w:space="0" w:color="auto"/>
        <w:bottom w:val="none" w:sz="0" w:space="0" w:color="auto"/>
        <w:right w:val="none" w:sz="0" w:space="0" w:color="auto"/>
      </w:divBdr>
    </w:div>
    <w:div w:id="1749576769">
      <w:bodyDiv w:val="1"/>
      <w:marLeft w:val="0"/>
      <w:marRight w:val="0"/>
      <w:marTop w:val="0"/>
      <w:marBottom w:val="0"/>
      <w:divBdr>
        <w:top w:val="none" w:sz="0" w:space="0" w:color="auto"/>
        <w:left w:val="none" w:sz="0" w:space="0" w:color="auto"/>
        <w:bottom w:val="none" w:sz="0" w:space="0" w:color="auto"/>
        <w:right w:val="none" w:sz="0" w:space="0" w:color="auto"/>
      </w:divBdr>
    </w:div>
    <w:div w:id="1756395842">
      <w:bodyDiv w:val="1"/>
      <w:marLeft w:val="0"/>
      <w:marRight w:val="0"/>
      <w:marTop w:val="0"/>
      <w:marBottom w:val="0"/>
      <w:divBdr>
        <w:top w:val="none" w:sz="0" w:space="0" w:color="auto"/>
        <w:left w:val="none" w:sz="0" w:space="0" w:color="auto"/>
        <w:bottom w:val="none" w:sz="0" w:space="0" w:color="auto"/>
        <w:right w:val="none" w:sz="0" w:space="0" w:color="auto"/>
      </w:divBdr>
    </w:div>
    <w:div w:id="1762218991">
      <w:bodyDiv w:val="1"/>
      <w:marLeft w:val="0"/>
      <w:marRight w:val="0"/>
      <w:marTop w:val="0"/>
      <w:marBottom w:val="0"/>
      <w:divBdr>
        <w:top w:val="none" w:sz="0" w:space="0" w:color="auto"/>
        <w:left w:val="none" w:sz="0" w:space="0" w:color="auto"/>
        <w:bottom w:val="none" w:sz="0" w:space="0" w:color="auto"/>
        <w:right w:val="none" w:sz="0" w:space="0" w:color="auto"/>
      </w:divBdr>
    </w:div>
    <w:div w:id="1768771854">
      <w:bodyDiv w:val="1"/>
      <w:marLeft w:val="0"/>
      <w:marRight w:val="0"/>
      <w:marTop w:val="0"/>
      <w:marBottom w:val="0"/>
      <w:divBdr>
        <w:top w:val="none" w:sz="0" w:space="0" w:color="auto"/>
        <w:left w:val="none" w:sz="0" w:space="0" w:color="auto"/>
        <w:bottom w:val="none" w:sz="0" w:space="0" w:color="auto"/>
        <w:right w:val="none" w:sz="0" w:space="0" w:color="auto"/>
      </w:divBdr>
    </w:div>
    <w:div w:id="1793131031">
      <w:bodyDiv w:val="1"/>
      <w:marLeft w:val="0"/>
      <w:marRight w:val="0"/>
      <w:marTop w:val="0"/>
      <w:marBottom w:val="0"/>
      <w:divBdr>
        <w:top w:val="none" w:sz="0" w:space="0" w:color="auto"/>
        <w:left w:val="none" w:sz="0" w:space="0" w:color="auto"/>
        <w:bottom w:val="none" w:sz="0" w:space="0" w:color="auto"/>
        <w:right w:val="none" w:sz="0" w:space="0" w:color="auto"/>
      </w:divBdr>
    </w:div>
    <w:div w:id="1796831238">
      <w:bodyDiv w:val="1"/>
      <w:marLeft w:val="0"/>
      <w:marRight w:val="0"/>
      <w:marTop w:val="0"/>
      <w:marBottom w:val="0"/>
      <w:divBdr>
        <w:top w:val="none" w:sz="0" w:space="0" w:color="auto"/>
        <w:left w:val="none" w:sz="0" w:space="0" w:color="auto"/>
        <w:bottom w:val="none" w:sz="0" w:space="0" w:color="auto"/>
        <w:right w:val="none" w:sz="0" w:space="0" w:color="auto"/>
      </w:divBdr>
    </w:div>
    <w:div w:id="1812743401">
      <w:bodyDiv w:val="1"/>
      <w:marLeft w:val="0"/>
      <w:marRight w:val="0"/>
      <w:marTop w:val="0"/>
      <w:marBottom w:val="0"/>
      <w:divBdr>
        <w:top w:val="none" w:sz="0" w:space="0" w:color="auto"/>
        <w:left w:val="none" w:sz="0" w:space="0" w:color="auto"/>
        <w:bottom w:val="none" w:sz="0" w:space="0" w:color="auto"/>
        <w:right w:val="none" w:sz="0" w:space="0" w:color="auto"/>
      </w:divBdr>
    </w:div>
    <w:div w:id="1823305981">
      <w:bodyDiv w:val="1"/>
      <w:marLeft w:val="0"/>
      <w:marRight w:val="0"/>
      <w:marTop w:val="0"/>
      <w:marBottom w:val="0"/>
      <w:divBdr>
        <w:top w:val="none" w:sz="0" w:space="0" w:color="auto"/>
        <w:left w:val="none" w:sz="0" w:space="0" w:color="auto"/>
        <w:bottom w:val="none" w:sz="0" w:space="0" w:color="auto"/>
        <w:right w:val="none" w:sz="0" w:space="0" w:color="auto"/>
      </w:divBdr>
    </w:div>
    <w:div w:id="1841702359">
      <w:bodyDiv w:val="1"/>
      <w:marLeft w:val="0"/>
      <w:marRight w:val="0"/>
      <w:marTop w:val="0"/>
      <w:marBottom w:val="0"/>
      <w:divBdr>
        <w:top w:val="none" w:sz="0" w:space="0" w:color="auto"/>
        <w:left w:val="none" w:sz="0" w:space="0" w:color="auto"/>
        <w:bottom w:val="none" w:sz="0" w:space="0" w:color="auto"/>
        <w:right w:val="none" w:sz="0" w:space="0" w:color="auto"/>
      </w:divBdr>
    </w:div>
    <w:div w:id="1859615922">
      <w:bodyDiv w:val="1"/>
      <w:marLeft w:val="0"/>
      <w:marRight w:val="0"/>
      <w:marTop w:val="0"/>
      <w:marBottom w:val="0"/>
      <w:divBdr>
        <w:top w:val="none" w:sz="0" w:space="0" w:color="auto"/>
        <w:left w:val="none" w:sz="0" w:space="0" w:color="auto"/>
        <w:bottom w:val="none" w:sz="0" w:space="0" w:color="auto"/>
        <w:right w:val="none" w:sz="0" w:space="0" w:color="auto"/>
      </w:divBdr>
    </w:div>
    <w:div w:id="1871146286">
      <w:bodyDiv w:val="1"/>
      <w:marLeft w:val="0"/>
      <w:marRight w:val="0"/>
      <w:marTop w:val="0"/>
      <w:marBottom w:val="0"/>
      <w:divBdr>
        <w:top w:val="none" w:sz="0" w:space="0" w:color="auto"/>
        <w:left w:val="none" w:sz="0" w:space="0" w:color="auto"/>
        <w:bottom w:val="none" w:sz="0" w:space="0" w:color="auto"/>
        <w:right w:val="none" w:sz="0" w:space="0" w:color="auto"/>
      </w:divBdr>
    </w:div>
    <w:div w:id="1872961747">
      <w:bodyDiv w:val="1"/>
      <w:marLeft w:val="0"/>
      <w:marRight w:val="0"/>
      <w:marTop w:val="0"/>
      <w:marBottom w:val="0"/>
      <w:divBdr>
        <w:top w:val="none" w:sz="0" w:space="0" w:color="auto"/>
        <w:left w:val="none" w:sz="0" w:space="0" w:color="auto"/>
        <w:bottom w:val="none" w:sz="0" w:space="0" w:color="auto"/>
        <w:right w:val="none" w:sz="0" w:space="0" w:color="auto"/>
      </w:divBdr>
    </w:div>
    <w:div w:id="1927033314">
      <w:bodyDiv w:val="1"/>
      <w:marLeft w:val="0"/>
      <w:marRight w:val="0"/>
      <w:marTop w:val="0"/>
      <w:marBottom w:val="0"/>
      <w:divBdr>
        <w:top w:val="none" w:sz="0" w:space="0" w:color="auto"/>
        <w:left w:val="none" w:sz="0" w:space="0" w:color="auto"/>
        <w:bottom w:val="none" w:sz="0" w:space="0" w:color="auto"/>
        <w:right w:val="none" w:sz="0" w:space="0" w:color="auto"/>
      </w:divBdr>
    </w:div>
    <w:div w:id="1927499515">
      <w:bodyDiv w:val="1"/>
      <w:marLeft w:val="0"/>
      <w:marRight w:val="0"/>
      <w:marTop w:val="0"/>
      <w:marBottom w:val="0"/>
      <w:divBdr>
        <w:top w:val="none" w:sz="0" w:space="0" w:color="auto"/>
        <w:left w:val="none" w:sz="0" w:space="0" w:color="auto"/>
        <w:bottom w:val="none" w:sz="0" w:space="0" w:color="auto"/>
        <w:right w:val="none" w:sz="0" w:space="0" w:color="auto"/>
      </w:divBdr>
    </w:div>
    <w:div w:id="1946109431">
      <w:bodyDiv w:val="1"/>
      <w:marLeft w:val="0"/>
      <w:marRight w:val="0"/>
      <w:marTop w:val="0"/>
      <w:marBottom w:val="0"/>
      <w:divBdr>
        <w:top w:val="none" w:sz="0" w:space="0" w:color="auto"/>
        <w:left w:val="none" w:sz="0" w:space="0" w:color="auto"/>
        <w:bottom w:val="none" w:sz="0" w:space="0" w:color="auto"/>
        <w:right w:val="none" w:sz="0" w:space="0" w:color="auto"/>
      </w:divBdr>
    </w:div>
    <w:div w:id="1949776086">
      <w:bodyDiv w:val="1"/>
      <w:marLeft w:val="0"/>
      <w:marRight w:val="0"/>
      <w:marTop w:val="0"/>
      <w:marBottom w:val="0"/>
      <w:divBdr>
        <w:top w:val="none" w:sz="0" w:space="0" w:color="auto"/>
        <w:left w:val="none" w:sz="0" w:space="0" w:color="auto"/>
        <w:bottom w:val="none" w:sz="0" w:space="0" w:color="auto"/>
        <w:right w:val="none" w:sz="0" w:space="0" w:color="auto"/>
      </w:divBdr>
    </w:div>
    <w:div w:id="1961492560">
      <w:bodyDiv w:val="1"/>
      <w:marLeft w:val="0"/>
      <w:marRight w:val="0"/>
      <w:marTop w:val="0"/>
      <w:marBottom w:val="0"/>
      <w:divBdr>
        <w:top w:val="none" w:sz="0" w:space="0" w:color="auto"/>
        <w:left w:val="none" w:sz="0" w:space="0" w:color="auto"/>
        <w:bottom w:val="none" w:sz="0" w:space="0" w:color="auto"/>
        <w:right w:val="none" w:sz="0" w:space="0" w:color="auto"/>
      </w:divBdr>
    </w:div>
    <w:div w:id="1974141332">
      <w:bodyDiv w:val="1"/>
      <w:marLeft w:val="0"/>
      <w:marRight w:val="0"/>
      <w:marTop w:val="0"/>
      <w:marBottom w:val="0"/>
      <w:divBdr>
        <w:top w:val="none" w:sz="0" w:space="0" w:color="auto"/>
        <w:left w:val="none" w:sz="0" w:space="0" w:color="auto"/>
        <w:bottom w:val="none" w:sz="0" w:space="0" w:color="auto"/>
        <w:right w:val="none" w:sz="0" w:space="0" w:color="auto"/>
      </w:divBdr>
    </w:div>
    <w:div w:id="1981156705">
      <w:bodyDiv w:val="1"/>
      <w:marLeft w:val="0"/>
      <w:marRight w:val="0"/>
      <w:marTop w:val="0"/>
      <w:marBottom w:val="0"/>
      <w:divBdr>
        <w:top w:val="none" w:sz="0" w:space="0" w:color="auto"/>
        <w:left w:val="none" w:sz="0" w:space="0" w:color="auto"/>
        <w:bottom w:val="none" w:sz="0" w:space="0" w:color="auto"/>
        <w:right w:val="none" w:sz="0" w:space="0" w:color="auto"/>
      </w:divBdr>
    </w:div>
    <w:div w:id="1987396148">
      <w:bodyDiv w:val="1"/>
      <w:marLeft w:val="0"/>
      <w:marRight w:val="0"/>
      <w:marTop w:val="0"/>
      <w:marBottom w:val="0"/>
      <w:divBdr>
        <w:top w:val="none" w:sz="0" w:space="0" w:color="auto"/>
        <w:left w:val="none" w:sz="0" w:space="0" w:color="auto"/>
        <w:bottom w:val="none" w:sz="0" w:space="0" w:color="auto"/>
        <w:right w:val="none" w:sz="0" w:space="0" w:color="auto"/>
      </w:divBdr>
    </w:div>
    <w:div w:id="1995453897">
      <w:bodyDiv w:val="1"/>
      <w:marLeft w:val="0"/>
      <w:marRight w:val="0"/>
      <w:marTop w:val="0"/>
      <w:marBottom w:val="0"/>
      <w:divBdr>
        <w:top w:val="none" w:sz="0" w:space="0" w:color="auto"/>
        <w:left w:val="none" w:sz="0" w:space="0" w:color="auto"/>
        <w:bottom w:val="none" w:sz="0" w:space="0" w:color="auto"/>
        <w:right w:val="none" w:sz="0" w:space="0" w:color="auto"/>
      </w:divBdr>
    </w:div>
    <w:div w:id="2011910703">
      <w:bodyDiv w:val="1"/>
      <w:marLeft w:val="0"/>
      <w:marRight w:val="0"/>
      <w:marTop w:val="0"/>
      <w:marBottom w:val="0"/>
      <w:divBdr>
        <w:top w:val="none" w:sz="0" w:space="0" w:color="auto"/>
        <w:left w:val="none" w:sz="0" w:space="0" w:color="auto"/>
        <w:bottom w:val="none" w:sz="0" w:space="0" w:color="auto"/>
        <w:right w:val="none" w:sz="0" w:space="0" w:color="auto"/>
      </w:divBdr>
    </w:div>
    <w:div w:id="2012415208">
      <w:bodyDiv w:val="1"/>
      <w:marLeft w:val="0"/>
      <w:marRight w:val="0"/>
      <w:marTop w:val="0"/>
      <w:marBottom w:val="0"/>
      <w:divBdr>
        <w:top w:val="none" w:sz="0" w:space="0" w:color="auto"/>
        <w:left w:val="none" w:sz="0" w:space="0" w:color="auto"/>
        <w:bottom w:val="none" w:sz="0" w:space="0" w:color="auto"/>
        <w:right w:val="none" w:sz="0" w:space="0" w:color="auto"/>
      </w:divBdr>
    </w:div>
    <w:div w:id="2032797474">
      <w:bodyDiv w:val="1"/>
      <w:marLeft w:val="0"/>
      <w:marRight w:val="0"/>
      <w:marTop w:val="0"/>
      <w:marBottom w:val="0"/>
      <w:divBdr>
        <w:top w:val="none" w:sz="0" w:space="0" w:color="auto"/>
        <w:left w:val="none" w:sz="0" w:space="0" w:color="auto"/>
        <w:bottom w:val="none" w:sz="0" w:space="0" w:color="auto"/>
        <w:right w:val="none" w:sz="0" w:space="0" w:color="auto"/>
      </w:divBdr>
    </w:div>
    <w:div w:id="2039700162">
      <w:bodyDiv w:val="1"/>
      <w:marLeft w:val="0"/>
      <w:marRight w:val="0"/>
      <w:marTop w:val="0"/>
      <w:marBottom w:val="0"/>
      <w:divBdr>
        <w:top w:val="none" w:sz="0" w:space="0" w:color="auto"/>
        <w:left w:val="none" w:sz="0" w:space="0" w:color="auto"/>
        <w:bottom w:val="none" w:sz="0" w:space="0" w:color="auto"/>
        <w:right w:val="none" w:sz="0" w:space="0" w:color="auto"/>
      </w:divBdr>
    </w:div>
    <w:div w:id="2040936690">
      <w:bodyDiv w:val="1"/>
      <w:marLeft w:val="0"/>
      <w:marRight w:val="0"/>
      <w:marTop w:val="0"/>
      <w:marBottom w:val="0"/>
      <w:divBdr>
        <w:top w:val="none" w:sz="0" w:space="0" w:color="auto"/>
        <w:left w:val="none" w:sz="0" w:space="0" w:color="auto"/>
        <w:bottom w:val="none" w:sz="0" w:space="0" w:color="auto"/>
        <w:right w:val="none" w:sz="0" w:space="0" w:color="auto"/>
      </w:divBdr>
    </w:div>
    <w:div w:id="2044091951">
      <w:bodyDiv w:val="1"/>
      <w:marLeft w:val="0"/>
      <w:marRight w:val="0"/>
      <w:marTop w:val="0"/>
      <w:marBottom w:val="0"/>
      <w:divBdr>
        <w:top w:val="none" w:sz="0" w:space="0" w:color="auto"/>
        <w:left w:val="none" w:sz="0" w:space="0" w:color="auto"/>
        <w:bottom w:val="none" w:sz="0" w:space="0" w:color="auto"/>
        <w:right w:val="none" w:sz="0" w:space="0" w:color="auto"/>
      </w:divBdr>
    </w:div>
    <w:div w:id="2063401393">
      <w:bodyDiv w:val="1"/>
      <w:marLeft w:val="0"/>
      <w:marRight w:val="0"/>
      <w:marTop w:val="0"/>
      <w:marBottom w:val="0"/>
      <w:divBdr>
        <w:top w:val="none" w:sz="0" w:space="0" w:color="auto"/>
        <w:left w:val="none" w:sz="0" w:space="0" w:color="auto"/>
        <w:bottom w:val="none" w:sz="0" w:space="0" w:color="auto"/>
        <w:right w:val="none" w:sz="0" w:space="0" w:color="auto"/>
      </w:divBdr>
    </w:div>
    <w:div w:id="2080787133">
      <w:bodyDiv w:val="1"/>
      <w:marLeft w:val="0"/>
      <w:marRight w:val="0"/>
      <w:marTop w:val="0"/>
      <w:marBottom w:val="0"/>
      <w:divBdr>
        <w:top w:val="none" w:sz="0" w:space="0" w:color="auto"/>
        <w:left w:val="none" w:sz="0" w:space="0" w:color="auto"/>
        <w:bottom w:val="none" w:sz="0" w:space="0" w:color="auto"/>
        <w:right w:val="none" w:sz="0" w:space="0" w:color="auto"/>
      </w:divBdr>
    </w:div>
    <w:div w:id="2083288112">
      <w:bodyDiv w:val="1"/>
      <w:marLeft w:val="0"/>
      <w:marRight w:val="0"/>
      <w:marTop w:val="0"/>
      <w:marBottom w:val="0"/>
      <w:divBdr>
        <w:top w:val="none" w:sz="0" w:space="0" w:color="auto"/>
        <w:left w:val="none" w:sz="0" w:space="0" w:color="auto"/>
        <w:bottom w:val="none" w:sz="0" w:space="0" w:color="auto"/>
        <w:right w:val="none" w:sz="0" w:space="0" w:color="auto"/>
      </w:divBdr>
    </w:div>
    <w:div w:id="2087531590">
      <w:bodyDiv w:val="1"/>
      <w:marLeft w:val="0"/>
      <w:marRight w:val="0"/>
      <w:marTop w:val="0"/>
      <w:marBottom w:val="0"/>
      <w:divBdr>
        <w:top w:val="none" w:sz="0" w:space="0" w:color="auto"/>
        <w:left w:val="none" w:sz="0" w:space="0" w:color="auto"/>
        <w:bottom w:val="none" w:sz="0" w:space="0" w:color="auto"/>
        <w:right w:val="none" w:sz="0" w:space="0" w:color="auto"/>
      </w:divBdr>
    </w:div>
    <w:div w:id="2096196438">
      <w:bodyDiv w:val="1"/>
      <w:marLeft w:val="0"/>
      <w:marRight w:val="0"/>
      <w:marTop w:val="0"/>
      <w:marBottom w:val="0"/>
      <w:divBdr>
        <w:top w:val="none" w:sz="0" w:space="0" w:color="auto"/>
        <w:left w:val="none" w:sz="0" w:space="0" w:color="auto"/>
        <w:bottom w:val="none" w:sz="0" w:space="0" w:color="auto"/>
        <w:right w:val="none" w:sz="0" w:space="0" w:color="auto"/>
      </w:divBdr>
    </w:div>
    <w:div w:id="2106613146">
      <w:bodyDiv w:val="1"/>
      <w:marLeft w:val="0"/>
      <w:marRight w:val="0"/>
      <w:marTop w:val="0"/>
      <w:marBottom w:val="0"/>
      <w:divBdr>
        <w:top w:val="none" w:sz="0" w:space="0" w:color="auto"/>
        <w:left w:val="none" w:sz="0" w:space="0" w:color="auto"/>
        <w:bottom w:val="none" w:sz="0" w:space="0" w:color="auto"/>
        <w:right w:val="none" w:sz="0" w:space="0" w:color="auto"/>
      </w:divBdr>
    </w:div>
    <w:div w:id="2109154798">
      <w:bodyDiv w:val="1"/>
      <w:marLeft w:val="0"/>
      <w:marRight w:val="0"/>
      <w:marTop w:val="0"/>
      <w:marBottom w:val="0"/>
      <w:divBdr>
        <w:top w:val="none" w:sz="0" w:space="0" w:color="auto"/>
        <w:left w:val="none" w:sz="0" w:space="0" w:color="auto"/>
        <w:bottom w:val="none" w:sz="0" w:space="0" w:color="auto"/>
        <w:right w:val="none" w:sz="0" w:space="0" w:color="auto"/>
      </w:divBdr>
    </w:div>
    <w:div w:id="2122332856">
      <w:bodyDiv w:val="1"/>
      <w:marLeft w:val="0"/>
      <w:marRight w:val="0"/>
      <w:marTop w:val="0"/>
      <w:marBottom w:val="0"/>
      <w:divBdr>
        <w:top w:val="none" w:sz="0" w:space="0" w:color="auto"/>
        <w:left w:val="none" w:sz="0" w:space="0" w:color="auto"/>
        <w:bottom w:val="none" w:sz="0" w:space="0" w:color="auto"/>
        <w:right w:val="none" w:sz="0" w:space="0" w:color="auto"/>
      </w:divBdr>
    </w:div>
    <w:div w:id="21248397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image" Target="media/image3.emf"/><Relationship Id="rId3" Type="http://schemas.openxmlformats.org/officeDocument/2006/relationships/customXml" Target="../customXml/item3.xml"/><Relationship Id="rId21" Type="http://schemas.openxmlformats.org/officeDocument/2006/relationships/image" Target="media/image6.tiff"/><Relationship Id="rId7" Type="http://schemas.microsoft.com/office/2007/relationships/stylesWithEffects" Target="stylesWithEffects.xml"/><Relationship Id="rId12" Type="http://schemas.openxmlformats.org/officeDocument/2006/relationships/header" Target="header1.xml"/><Relationship Id="rId17" Type="http://schemas.openxmlformats.org/officeDocument/2006/relationships/package" Target="embeddings/Microsoft_Visio___1.vsdx"/><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emf"/><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4.e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ntTable" Target="fontTable.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w="12700">
          <a:solidFill>
            <a:srgbClr val="FF0000"/>
          </a:solidFill>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ドキュメント" ma:contentTypeID="0x010100B2C5A59E9378F24FAA4E8325B537E3B9" ma:contentTypeVersion="0" ma:contentTypeDescription="新しいドキュメントを作成します。" ma:contentTypeScope="" ma:versionID="342f5ba46ef26c94f5dac673c1c9e03b">
  <xsd:schema xmlns:xsd="http://www.w3.org/2001/XMLSchema" xmlns:p="http://schemas.microsoft.com/office/2006/metadata/properties" targetNamespace="http://schemas.microsoft.com/office/2006/metadata/properties" ma:root="true" ma:fieldsID="4a0dd37deb851d7755ad723cb4c7691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ma:readOnly="true"/>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LongProperties xmlns="http://schemas.microsoft.com/office/2006/metadata/longProperties"/>
</file>

<file path=customXml/item4.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1106B034-29A7-4C3B-A926-B825F0C192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8C3F3F23-C1C4-4604-BBBC-A1AC89F212B3}">
  <ds:schemaRefs>
    <ds:schemaRef ds:uri="http://schemas.microsoft.com/sharepoint/v3/contenttype/forms"/>
  </ds:schemaRefs>
</ds:datastoreItem>
</file>

<file path=customXml/itemProps3.xml><?xml version="1.0" encoding="utf-8"?>
<ds:datastoreItem xmlns:ds="http://schemas.openxmlformats.org/officeDocument/2006/customXml" ds:itemID="{379D0477-904F-451B-98B6-795CA989D682}">
  <ds:schemaRefs>
    <ds:schemaRef ds:uri="http://schemas.microsoft.com/office/2006/metadata/longProperties"/>
  </ds:schemaRefs>
</ds:datastoreItem>
</file>

<file path=customXml/itemProps4.xml><?xml version="1.0" encoding="utf-8"?>
<ds:datastoreItem xmlns:ds="http://schemas.openxmlformats.org/officeDocument/2006/customXml" ds:itemID="{38B3B159-628E-4C7F-B003-BA2BB2D837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33</Pages>
  <Words>2022</Words>
  <Characters>11531</Characters>
  <Application>Microsoft Office Word</Application>
  <DocSecurity>0</DocSecurity>
  <Lines>96</Lines>
  <Paragraphs>27</Paragraphs>
  <ScaleCrop>false</ScaleCrop>
  <HeadingPairs>
    <vt:vector size="2" baseType="variant">
      <vt:variant>
        <vt:lpstr>タイトル</vt:lpstr>
      </vt:variant>
      <vt:variant>
        <vt:i4>1</vt:i4>
      </vt:variant>
    </vt:vector>
  </HeadingPairs>
  <TitlesOfParts>
    <vt:vector size="1" baseType="lpstr">
      <vt:lpstr/>
    </vt:vector>
  </TitlesOfParts>
  <Company>mazda</Company>
  <LinksUpToDate>false</LinksUpToDate>
  <CharactersWithSpaces>13526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kaoru_B</dc:creator>
  <cp:lastModifiedBy>Ota Kaoru (太田 薫)</cp:lastModifiedBy>
  <cp:revision>59</cp:revision>
  <cp:lastPrinted>2018-09-26T01:30:00Z</cp:lastPrinted>
  <dcterms:created xsi:type="dcterms:W3CDTF">2019-04-06T01:15:00Z</dcterms:created>
  <dcterms:modified xsi:type="dcterms:W3CDTF">2019-05-23T00:42:00Z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Editor">
    <vt:lpwstr>TAKEMOTO_Shinji_takemoto.shinji@jp.panasonic.com</vt:lpwstr>
  </property>
  <property fmtid="{D5CDD505-2E9C-101B-9397-08002B2CF9AE}" pid="3" name="xd_Signature">
    <vt:lpwstr/>
  </property>
  <property fmtid="{D5CDD505-2E9C-101B-9397-08002B2CF9AE}" pid="4" name="display_urn:schemas-microsoft-com:office:office#Author">
    <vt:lpwstr>TAKEMOTO_Shinji_takemoto.shinji@jp.panasonic.com</vt:lpwstr>
  </property>
  <property fmtid="{D5CDD505-2E9C-101B-9397-08002B2CF9AE}" pid="5" name="TemplateUrl">
    <vt:lpwstr/>
  </property>
  <property fmtid="{D5CDD505-2E9C-101B-9397-08002B2CF9AE}" pid="6" name="xd_ProgID">
    <vt:lpwstr/>
  </property>
  <property fmtid="{D5CDD505-2E9C-101B-9397-08002B2CF9AE}" pid="7" name="_SourceUrl">
    <vt:lpwstr/>
  </property>
  <property fmtid="{D5CDD505-2E9C-101B-9397-08002B2CF9AE}" pid="8" name="_SharedFileIndex">
    <vt:lpwstr/>
  </property>
</Properties>
</file>