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64E24DF0"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A70909">
        <w:rPr>
          <w:color w:val="000000" w:themeColor="text1"/>
          <w:sz w:val="32"/>
        </w:rPr>
        <w:t>5</w:t>
      </w:r>
    </w:p>
    <w:p w14:paraId="4797341D" w14:textId="58D4E753"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F057CA">
        <w:rPr>
          <w:color w:val="000000" w:themeColor="text1"/>
          <w:sz w:val="32"/>
        </w:rPr>
        <w:t>2</w:t>
      </w:r>
      <w:r w:rsidR="00A70909">
        <w:rPr>
          <w:color w:val="000000" w:themeColor="text1"/>
          <w:sz w:val="32"/>
        </w:rPr>
        <w:t>6</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16F7B5DA" w14:textId="700340A1" w:rsidR="00A70909"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A70909">
        <w:rPr>
          <w:noProof/>
        </w:rPr>
        <w:t>1</w:t>
      </w:r>
      <w:r w:rsidR="00A70909">
        <w:rPr>
          <w:rFonts w:asciiTheme="minorHAnsi" w:eastAsiaTheme="minorEastAsia" w:hAnsiTheme="minorHAnsi" w:cstheme="minorBidi"/>
          <w:noProof/>
          <w:kern w:val="2"/>
          <w:szCs w:val="24"/>
        </w:rPr>
        <w:tab/>
      </w:r>
      <w:r w:rsidR="00A70909">
        <w:rPr>
          <w:noProof/>
        </w:rPr>
        <w:t>はじめに</w:t>
      </w:r>
      <w:r w:rsidR="00A70909">
        <w:rPr>
          <w:noProof/>
        </w:rPr>
        <w:tab/>
      </w:r>
      <w:r w:rsidR="00A70909">
        <w:rPr>
          <w:noProof/>
        </w:rPr>
        <w:fldChar w:fldCharType="begin"/>
      </w:r>
      <w:r w:rsidR="00A70909">
        <w:rPr>
          <w:noProof/>
        </w:rPr>
        <w:instrText xml:space="preserve"> PAGEREF _Toc7208297 \h </w:instrText>
      </w:r>
      <w:r w:rsidR="00A70909">
        <w:rPr>
          <w:noProof/>
        </w:rPr>
      </w:r>
      <w:r w:rsidR="00A70909">
        <w:rPr>
          <w:noProof/>
        </w:rPr>
        <w:fldChar w:fldCharType="separate"/>
      </w:r>
      <w:r w:rsidR="00A70909">
        <w:rPr>
          <w:noProof/>
        </w:rPr>
        <w:t>5</w:t>
      </w:r>
      <w:r w:rsidR="00A70909">
        <w:rPr>
          <w:noProof/>
        </w:rPr>
        <w:fldChar w:fldCharType="end"/>
      </w:r>
    </w:p>
    <w:p w14:paraId="38081E06" w14:textId="5E943991" w:rsidR="00A70909" w:rsidRDefault="00A70909">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_Toc7208298 \h </w:instrText>
      </w:r>
      <w:r>
        <w:rPr>
          <w:noProof/>
        </w:rPr>
      </w:r>
      <w:r>
        <w:rPr>
          <w:noProof/>
        </w:rPr>
        <w:fldChar w:fldCharType="separate"/>
      </w:r>
      <w:r>
        <w:rPr>
          <w:noProof/>
        </w:rPr>
        <w:t>6</w:t>
      </w:r>
      <w:r>
        <w:rPr>
          <w:noProof/>
        </w:rPr>
        <w:fldChar w:fldCharType="end"/>
      </w:r>
    </w:p>
    <w:p w14:paraId="2A749E01" w14:textId="0EE4556D"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_Toc7208299 \h </w:instrText>
      </w:r>
      <w:r>
        <w:rPr>
          <w:noProof/>
        </w:rPr>
      </w:r>
      <w:r>
        <w:rPr>
          <w:noProof/>
        </w:rPr>
        <w:fldChar w:fldCharType="separate"/>
      </w:r>
      <w:r>
        <w:rPr>
          <w:noProof/>
        </w:rPr>
        <w:t>6</w:t>
      </w:r>
      <w:r>
        <w:rPr>
          <w:noProof/>
        </w:rPr>
        <w:fldChar w:fldCharType="end"/>
      </w:r>
    </w:p>
    <w:p w14:paraId="56DE4D53" w14:textId="0C814B4A"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_Toc7208300 \h </w:instrText>
      </w:r>
      <w:r>
        <w:rPr>
          <w:noProof/>
        </w:rPr>
      </w:r>
      <w:r>
        <w:rPr>
          <w:noProof/>
        </w:rPr>
        <w:fldChar w:fldCharType="separate"/>
      </w:r>
      <w:r>
        <w:rPr>
          <w:noProof/>
        </w:rPr>
        <w:t>6</w:t>
      </w:r>
      <w:r>
        <w:rPr>
          <w:noProof/>
        </w:rPr>
        <w:fldChar w:fldCharType="end"/>
      </w:r>
    </w:p>
    <w:p w14:paraId="29495580" w14:textId="380FCD7B"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_Toc7208301 \h </w:instrText>
      </w:r>
      <w:r>
        <w:rPr>
          <w:noProof/>
        </w:rPr>
      </w:r>
      <w:r>
        <w:rPr>
          <w:noProof/>
        </w:rPr>
        <w:fldChar w:fldCharType="separate"/>
      </w:r>
      <w:r>
        <w:rPr>
          <w:noProof/>
        </w:rPr>
        <w:t>6</w:t>
      </w:r>
      <w:r>
        <w:rPr>
          <w:noProof/>
        </w:rPr>
        <w:fldChar w:fldCharType="end"/>
      </w:r>
    </w:p>
    <w:p w14:paraId="7D61DC00" w14:textId="248B00E9"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_Toc7208302 \h </w:instrText>
      </w:r>
      <w:r>
        <w:rPr>
          <w:noProof/>
        </w:rPr>
      </w:r>
      <w:r>
        <w:rPr>
          <w:noProof/>
        </w:rPr>
        <w:fldChar w:fldCharType="separate"/>
      </w:r>
      <w:r>
        <w:rPr>
          <w:noProof/>
        </w:rPr>
        <w:t>7</w:t>
      </w:r>
      <w:r>
        <w:rPr>
          <w:noProof/>
        </w:rPr>
        <w:fldChar w:fldCharType="end"/>
      </w:r>
    </w:p>
    <w:p w14:paraId="2E41D74C" w14:textId="7BA6EC4E"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_Toc7208303 \h </w:instrText>
      </w:r>
      <w:r>
        <w:rPr>
          <w:noProof/>
        </w:rPr>
      </w:r>
      <w:r>
        <w:rPr>
          <w:noProof/>
        </w:rPr>
        <w:fldChar w:fldCharType="separate"/>
      </w:r>
      <w:r>
        <w:rPr>
          <w:noProof/>
        </w:rPr>
        <w:t>7</w:t>
      </w:r>
      <w:r>
        <w:rPr>
          <w:noProof/>
        </w:rPr>
        <w:fldChar w:fldCharType="end"/>
      </w:r>
    </w:p>
    <w:p w14:paraId="2EED5CA5" w14:textId="1FCCF865"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_Toc7208304 \h </w:instrText>
      </w:r>
      <w:r>
        <w:rPr>
          <w:noProof/>
        </w:rPr>
      </w:r>
      <w:r>
        <w:rPr>
          <w:noProof/>
        </w:rPr>
        <w:fldChar w:fldCharType="separate"/>
      </w:r>
      <w:r>
        <w:rPr>
          <w:noProof/>
        </w:rPr>
        <w:t>7</w:t>
      </w:r>
      <w:r>
        <w:rPr>
          <w:noProof/>
        </w:rPr>
        <w:fldChar w:fldCharType="end"/>
      </w:r>
    </w:p>
    <w:p w14:paraId="6307FE35" w14:textId="7EE785BD"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_Toc7208305 \h </w:instrText>
      </w:r>
      <w:r>
        <w:rPr>
          <w:noProof/>
        </w:rPr>
      </w:r>
      <w:r>
        <w:rPr>
          <w:noProof/>
        </w:rPr>
        <w:fldChar w:fldCharType="separate"/>
      </w:r>
      <w:r>
        <w:rPr>
          <w:noProof/>
        </w:rPr>
        <w:t>8</w:t>
      </w:r>
      <w:r>
        <w:rPr>
          <w:noProof/>
        </w:rPr>
        <w:fldChar w:fldCharType="end"/>
      </w:r>
    </w:p>
    <w:p w14:paraId="44B0100B" w14:textId="7A455591"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_Toc7208306 \h </w:instrText>
      </w:r>
      <w:r>
        <w:rPr>
          <w:noProof/>
        </w:rPr>
      </w:r>
      <w:r>
        <w:rPr>
          <w:noProof/>
        </w:rPr>
        <w:fldChar w:fldCharType="separate"/>
      </w:r>
      <w:r>
        <w:rPr>
          <w:noProof/>
        </w:rPr>
        <w:t>8</w:t>
      </w:r>
      <w:r>
        <w:rPr>
          <w:noProof/>
        </w:rPr>
        <w:fldChar w:fldCharType="end"/>
      </w:r>
    </w:p>
    <w:p w14:paraId="31645934" w14:textId="531114F0"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_Toc7208307 \h </w:instrText>
      </w:r>
      <w:r>
        <w:rPr>
          <w:noProof/>
        </w:rPr>
      </w:r>
      <w:r>
        <w:rPr>
          <w:noProof/>
        </w:rPr>
        <w:fldChar w:fldCharType="separate"/>
      </w:r>
      <w:r>
        <w:rPr>
          <w:noProof/>
        </w:rPr>
        <w:t>9</w:t>
      </w:r>
      <w:r>
        <w:rPr>
          <w:noProof/>
        </w:rPr>
        <w:fldChar w:fldCharType="end"/>
      </w:r>
    </w:p>
    <w:p w14:paraId="71BEE63F" w14:textId="56AE2302"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_Toc7208308 \h </w:instrText>
      </w:r>
      <w:r>
        <w:rPr>
          <w:noProof/>
        </w:rPr>
      </w:r>
      <w:r>
        <w:rPr>
          <w:noProof/>
        </w:rPr>
        <w:fldChar w:fldCharType="separate"/>
      </w:r>
      <w:r>
        <w:rPr>
          <w:noProof/>
        </w:rPr>
        <w:t>9</w:t>
      </w:r>
      <w:r>
        <w:rPr>
          <w:noProof/>
        </w:rPr>
        <w:fldChar w:fldCharType="end"/>
      </w:r>
    </w:p>
    <w:p w14:paraId="4393EE3B" w14:textId="5BD010B1"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_Toc7208309 \h </w:instrText>
      </w:r>
      <w:r>
        <w:rPr>
          <w:noProof/>
        </w:rPr>
      </w:r>
      <w:r>
        <w:rPr>
          <w:noProof/>
        </w:rPr>
        <w:fldChar w:fldCharType="separate"/>
      </w:r>
      <w:r>
        <w:rPr>
          <w:noProof/>
        </w:rPr>
        <w:t>11</w:t>
      </w:r>
      <w:r>
        <w:rPr>
          <w:noProof/>
        </w:rPr>
        <w:fldChar w:fldCharType="end"/>
      </w:r>
    </w:p>
    <w:p w14:paraId="1D272447" w14:textId="56CB4FF3"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_Toc7208310 \h </w:instrText>
      </w:r>
      <w:r>
        <w:rPr>
          <w:noProof/>
        </w:rPr>
      </w:r>
      <w:r>
        <w:rPr>
          <w:noProof/>
        </w:rPr>
        <w:fldChar w:fldCharType="separate"/>
      </w:r>
      <w:r>
        <w:rPr>
          <w:noProof/>
        </w:rPr>
        <w:t>12</w:t>
      </w:r>
      <w:r>
        <w:rPr>
          <w:noProof/>
        </w:rPr>
        <w:fldChar w:fldCharType="end"/>
      </w:r>
    </w:p>
    <w:p w14:paraId="01A77F47" w14:textId="71FD3260" w:rsidR="00A70909" w:rsidRDefault="00A70909">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リーン開発</w:t>
      </w:r>
      <w:r>
        <w:rPr>
          <w:noProof/>
        </w:rPr>
        <w:tab/>
      </w:r>
      <w:r>
        <w:rPr>
          <w:noProof/>
        </w:rPr>
        <w:fldChar w:fldCharType="begin"/>
      </w:r>
      <w:r>
        <w:rPr>
          <w:noProof/>
        </w:rPr>
        <w:instrText xml:space="preserve"> PAGEREF _Toc7208311 \h </w:instrText>
      </w:r>
      <w:r>
        <w:rPr>
          <w:noProof/>
        </w:rPr>
      </w:r>
      <w:r>
        <w:rPr>
          <w:noProof/>
        </w:rPr>
        <w:fldChar w:fldCharType="separate"/>
      </w:r>
      <w:r>
        <w:rPr>
          <w:noProof/>
        </w:rPr>
        <w:t>14</w:t>
      </w:r>
      <w:r>
        <w:rPr>
          <w:noProof/>
        </w:rPr>
        <w:fldChar w:fldCharType="end"/>
      </w:r>
    </w:p>
    <w:p w14:paraId="11CA8536" w14:textId="172846F9"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リーン開発とは</w:t>
      </w:r>
      <w:r>
        <w:rPr>
          <w:noProof/>
        </w:rPr>
        <w:tab/>
      </w:r>
      <w:r>
        <w:rPr>
          <w:noProof/>
        </w:rPr>
        <w:fldChar w:fldCharType="begin"/>
      </w:r>
      <w:r>
        <w:rPr>
          <w:noProof/>
        </w:rPr>
        <w:instrText xml:space="preserve"> PAGEREF _Toc7208312 \h </w:instrText>
      </w:r>
      <w:r>
        <w:rPr>
          <w:noProof/>
        </w:rPr>
      </w:r>
      <w:r>
        <w:rPr>
          <w:noProof/>
        </w:rPr>
        <w:fldChar w:fldCharType="separate"/>
      </w:r>
      <w:r>
        <w:rPr>
          <w:noProof/>
        </w:rPr>
        <w:t>14</w:t>
      </w:r>
      <w:r>
        <w:rPr>
          <w:noProof/>
        </w:rPr>
        <w:fldChar w:fldCharType="end"/>
      </w:r>
    </w:p>
    <w:p w14:paraId="216527DC" w14:textId="7D31874C"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リーンソフトウェア開発の七つの原則</w:t>
      </w:r>
      <w:r>
        <w:rPr>
          <w:noProof/>
        </w:rPr>
        <w:tab/>
      </w:r>
      <w:r>
        <w:rPr>
          <w:noProof/>
        </w:rPr>
        <w:fldChar w:fldCharType="begin"/>
      </w:r>
      <w:r>
        <w:rPr>
          <w:noProof/>
        </w:rPr>
        <w:instrText xml:space="preserve"> PAGEREF _Toc7208313 \h </w:instrText>
      </w:r>
      <w:r>
        <w:rPr>
          <w:noProof/>
        </w:rPr>
      </w:r>
      <w:r>
        <w:rPr>
          <w:noProof/>
        </w:rPr>
        <w:fldChar w:fldCharType="separate"/>
      </w:r>
      <w:r>
        <w:rPr>
          <w:noProof/>
        </w:rPr>
        <w:t>14</w:t>
      </w:r>
      <w:r>
        <w:rPr>
          <w:noProof/>
        </w:rPr>
        <w:fldChar w:fldCharType="end"/>
      </w:r>
    </w:p>
    <w:p w14:paraId="40B6ED97" w14:textId="37D60DBC"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原則</w:t>
      </w:r>
      <w:r>
        <w:rPr>
          <w:noProof/>
        </w:rPr>
        <w:t>1</w:t>
      </w:r>
      <w:r>
        <w:rPr>
          <w:noProof/>
        </w:rPr>
        <w:t xml:space="preserve">　ムダを無くす</w:t>
      </w:r>
      <w:r>
        <w:rPr>
          <w:noProof/>
        </w:rPr>
        <w:tab/>
      </w:r>
      <w:r>
        <w:rPr>
          <w:noProof/>
        </w:rPr>
        <w:fldChar w:fldCharType="begin"/>
      </w:r>
      <w:r>
        <w:rPr>
          <w:noProof/>
        </w:rPr>
        <w:instrText xml:space="preserve"> PAGEREF _Toc7208314 \h </w:instrText>
      </w:r>
      <w:r>
        <w:rPr>
          <w:noProof/>
        </w:rPr>
      </w:r>
      <w:r>
        <w:rPr>
          <w:noProof/>
        </w:rPr>
        <w:fldChar w:fldCharType="separate"/>
      </w:r>
      <w:r>
        <w:rPr>
          <w:noProof/>
        </w:rPr>
        <w:t>14</w:t>
      </w:r>
      <w:r>
        <w:rPr>
          <w:noProof/>
        </w:rPr>
        <w:fldChar w:fldCharType="end"/>
      </w:r>
    </w:p>
    <w:p w14:paraId="44C580B3" w14:textId="032407D7"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3.3</w:t>
      </w:r>
      <w:r>
        <w:rPr>
          <w:rFonts w:asciiTheme="minorHAnsi" w:eastAsiaTheme="minorEastAsia" w:hAnsiTheme="minorHAnsi" w:cstheme="minorBidi"/>
          <w:noProof/>
          <w:kern w:val="2"/>
          <w:szCs w:val="24"/>
        </w:rPr>
        <w:tab/>
      </w:r>
      <w:r>
        <w:rPr>
          <w:noProof/>
        </w:rPr>
        <w:t>○</w:t>
      </w:r>
      <w:r>
        <w:rPr>
          <w:noProof/>
        </w:rPr>
        <w:tab/>
      </w:r>
      <w:r>
        <w:rPr>
          <w:noProof/>
        </w:rPr>
        <w:fldChar w:fldCharType="begin"/>
      </w:r>
      <w:r>
        <w:rPr>
          <w:noProof/>
        </w:rPr>
        <w:instrText xml:space="preserve"> PAGEREF _Toc7208315 \h </w:instrText>
      </w:r>
      <w:r>
        <w:rPr>
          <w:noProof/>
        </w:rPr>
      </w:r>
      <w:r>
        <w:rPr>
          <w:noProof/>
        </w:rPr>
        <w:fldChar w:fldCharType="separate"/>
      </w:r>
      <w:r>
        <w:rPr>
          <w:noProof/>
        </w:rPr>
        <w:t>14</w:t>
      </w:r>
      <w:r>
        <w:rPr>
          <w:noProof/>
        </w:rPr>
        <w:fldChar w:fldCharType="end"/>
      </w:r>
    </w:p>
    <w:p w14:paraId="67E73615" w14:textId="1F28423C" w:rsidR="00A70909" w:rsidRDefault="00A70909">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_Toc7208316 \h </w:instrText>
      </w:r>
      <w:r>
        <w:rPr>
          <w:noProof/>
        </w:rPr>
      </w:r>
      <w:r>
        <w:rPr>
          <w:noProof/>
        </w:rPr>
        <w:fldChar w:fldCharType="separate"/>
      </w:r>
      <w:r>
        <w:rPr>
          <w:noProof/>
        </w:rPr>
        <w:t>15</w:t>
      </w:r>
      <w:r>
        <w:rPr>
          <w:noProof/>
        </w:rPr>
        <w:fldChar w:fldCharType="end"/>
      </w:r>
    </w:p>
    <w:p w14:paraId="2C12A26A" w14:textId="1FD66EEA"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_Toc7208317 \h </w:instrText>
      </w:r>
      <w:r>
        <w:rPr>
          <w:noProof/>
        </w:rPr>
      </w:r>
      <w:r>
        <w:rPr>
          <w:noProof/>
        </w:rPr>
        <w:fldChar w:fldCharType="separate"/>
      </w:r>
      <w:r>
        <w:rPr>
          <w:noProof/>
        </w:rPr>
        <w:t>15</w:t>
      </w:r>
      <w:r>
        <w:rPr>
          <w:noProof/>
        </w:rPr>
        <w:fldChar w:fldCharType="end"/>
      </w:r>
    </w:p>
    <w:p w14:paraId="61ED8DBA" w14:textId="7488B183"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_Toc7208318 \h </w:instrText>
      </w:r>
      <w:r>
        <w:rPr>
          <w:noProof/>
        </w:rPr>
      </w:r>
      <w:r>
        <w:rPr>
          <w:noProof/>
        </w:rPr>
        <w:fldChar w:fldCharType="separate"/>
      </w:r>
      <w:r>
        <w:rPr>
          <w:noProof/>
        </w:rPr>
        <w:t>15</w:t>
      </w:r>
      <w:r>
        <w:rPr>
          <w:noProof/>
        </w:rPr>
        <w:fldChar w:fldCharType="end"/>
      </w:r>
    </w:p>
    <w:p w14:paraId="716314E0" w14:textId="00ABD96B"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_Toc7208319 \h </w:instrText>
      </w:r>
      <w:r>
        <w:rPr>
          <w:noProof/>
        </w:rPr>
      </w:r>
      <w:r>
        <w:rPr>
          <w:noProof/>
        </w:rPr>
        <w:fldChar w:fldCharType="separate"/>
      </w:r>
      <w:r>
        <w:rPr>
          <w:noProof/>
        </w:rPr>
        <w:t>15</w:t>
      </w:r>
      <w:r>
        <w:rPr>
          <w:noProof/>
        </w:rPr>
        <w:fldChar w:fldCharType="end"/>
      </w:r>
    </w:p>
    <w:p w14:paraId="0124BC55" w14:textId="7EBBE096"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_Toc7208320 \h </w:instrText>
      </w:r>
      <w:r>
        <w:rPr>
          <w:noProof/>
        </w:rPr>
      </w:r>
      <w:r>
        <w:rPr>
          <w:noProof/>
        </w:rPr>
        <w:fldChar w:fldCharType="separate"/>
      </w:r>
      <w:r>
        <w:rPr>
          <w:noProof/>
        </w:rPr>
        <w:t>16</w:t>
      </w:r>
      <w:r>
        <w:rPr>
          <w:noProof/>
        </w:rPr>
        <w:fldChar w:fldCharType="end"/>
      </w:r>
    </w:p>
    <w:p w14:paraId="7959AC2B" w14:textId="45823B09"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_Toc7208321 \h </w:instrText>
      </w:r>
      <w:r>
        <w:rPr>
          <w:noProof/>
        </w:rPr>
      </w:r>
      <w:r>
        <w:rPr>
          <w:noProof/>
        </w:rPr>
        <w:fldChar w:fldCharType="separate"/>
      </w:r>
      <w:r>
        <w:rPr>
          <w:noProof/>
        </w:rPr>
        <w:t>17</w:t>
      </w:r>
      <w:r>
        <w:rPr>
          <w:noProof/>
        </w:rPr>
        <w:fldChar w:fldCharType="end"/>
      </w:r>
    </w:p>
    <w:p w14:paraId="002EDCAC" w14:textId="333E0C7C"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_Toc7208322 \h </w:instrText>
      </w:r>
      <w:r>
        <w:rPr>
          <w:noProof/>
        </w:rPr>
      </w:r>
      <w:r>
        <w:rPr>
          <w:noProof/>
        </w:rPr>
        <w:fldChar w:fldCharType="separate"/>
      </w:r>
      <w:r>
        <w:rPr>
          <w:noProof/>
        </w:rPr>
        <w:t>18</w:t>
      </w:r>
      <w:r>
        <w:rPr>
          <w:noProof/>
        </w:rPr>
        <w:fldChar w:fldCharType="end"/>
      </w:r>
    </w:p>
    <w:p w14:paraId="20D4527B" w14:textId="40B40D42"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_Toc7208323 \h </w:instrText>
      </w:r>
      <w:r>
        <w:rPr>
          <w:noProof/>
        </w:rPr>
      </w:r>
      <w:r>
        <w:rPr>
          <w:noProof/>
        </w:rPr>
        <w:fldChar w:fldCharType="separate"/>
      </w:r>
      <w:r>
        <w:rPr>
          <w:noProof/>
        </w:rPr>
        <w:t>18</w:t>
      </w:r>
      <w:r>
        <w:rPr>
          <w:noProof/>
        </w:rPr>
        <w:fldChar w:fldCharType="end"/>
      </w:r>
    </w:p>
    <w:p w14:paraId="0C6D01AB" w14:textId="74439026"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_Toc7208324 \h </w:instrText>
      </w:r>
      <w:r>
        <w:rPr>
          <w:noProof/>
        </w:rPr>
      </w:r>
      <w:r>
        <w:rPr>
          <w:noProof/>
        </w:rPr>
        <w:fldChar w:fldCharType="separate"/>
      </w:r>
      <w:r>
        <w:rPr>
          <w:noProof/>
        </w:rPr>
        <w:t>18</w:t>
      </w:r>
      <w:r>
        <w:rPr>
          <w:noProof/>
        </w:rPr>
        <w:fldChar w:fldCharType="end"/>
      </w:r>
    </w:p>
    <w:p w14:paraId="4CE5BBD6" w14:textId="3021EA1D"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_Toc7208325 \h </w:instrText>
      </w:r>
      <w:r>
        <w:rPr>
          <w:noProof/>
        </w:rPr>
      </w:r>
      <w:r>
        <w:rPr>
          <w:noProof/>
        </w:rPr>
        <w:fldChar w:fldCharType="separate"/>
      </w:r>
      <w:r>
        <w:rPr>
          <w:noProof/>
        </w:rPr>
        <w:t>18</w:t>
      </w:r>
      <w:r>
        <w:rPr>
          <w:noProof/>
        </w:rPr>
        <w:fldChar w:fldCharType="end"/>
      </w:r>
    </w:p>
    <w:p w14:paraId="2463DBDB" w14:textId="4C92FE48"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_Toc7208326 \h </w:instrText>
      </w:r>
      <w:r>
        <w:rPr>
          <w:noProof/>
        </w:rPr>
      </w:r>
      <w:r>
        <w:rPr>
          <w:noProof/>
        </w:rPr>
        <w:fldChar w:fldCharType="separate"/>
      </w:r>
      <w:r>
        <w:rPr>
          <w:noProof/>
        </w:rPr>
        <w:t>19</w:t>
      </w:r>
      <w:r>
        <w:rPr>
          <w:noProof/>
        </w:rPr>
        <w:fldChar w:fldCharType="end"/>
      </w:r>
    </w:p>
    <w:p w14:paraId="25F6359B" w14:textId="1526A633"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4.2.5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_Toc7208327 \h </w:instrText>
      </w:r>
      <w:r>
        <w:rPr>
          <w:noProof/>
        </w:rPr>
      </w:r>
      <w:r>
        <w:rPr>
          <w:noProof/>
        </w:rPr>
        <w:fldChar w:fldCharType="separate"/>
      </w:r>
      <w:r>
        <w:rPr>
          <w:noProof/>
        </w:rPr>
        <w:t>19</w:t>
      </w:r>
      <w:r>
        <w:rPr>
          <w:noProof/>
        </w:rPr>
        <w:fldChar w:fldCharType="end"/>
      </w:r>
    </w:p>
    <w:p w14:paraId="71733500" w14:textId="01C3DD2A" w:rsidR="00A70909" w:rsidRDefault="00A70909">
      <w:pPr>
        <w:pStyle w:val="11"/>
        <w:tabs>
          <w:tab w:val="left" w:pos="420"/>
          <w:tab w:val="right" w:leader="dot" w:pos="9065"/>
        </w:tabs>
        <w:rPr>
          <w:rFonts w:asciiTheme="minorHAnsi" w:eastAsiaTheme="minorEastAsia" w:hAnsiTheme="minorHAnsi" w:cstheme="minorBidi"/>
          <w:noProof/>
          <w:kern w:val="2"/>
          <w:szCs w:val="24"/>
        </w:rPr>
      </w:pPr>
      <w:r>
        <w:rPr>
          <w:noProof/>
        </w:rPr>
        <w:t>5</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_Toc7208328 \h </w:instrText>
      </w:r>
      <w:r>
        <w:rPr>
          <w:noProof/>
        </w:rPr>
      </w:r>
      <w:r>
        <w:rPr>
          <w:noProof/>
        </w:rPr>
        <w:fldChar w:fldCharType="separate"/>
      </w:r>
      <w:r>
        <w:rPr>
          <w:noProof/>
        </w:rPr>
        <w:t>20</w:t>
      </w:r>
      <w:r>
        <w:rPr>
          <w:noProof/>
        </w:rPr>
        <w:fldChar w:fldCharType="end"/>
      </w:r>
    </w:p>
    <w:p w14:paraId="6BC53BF4" w14:textId="22353DD5"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5.1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_Toc7208329 \h </w:instrText>
      </w:r>
      <w:r>
        <w:rPr>
          <w:noProof/>
        </w:rPr>
      </w:r>
      <w:r>
        <w:rPr>
          <w:noProof/>
        </w:rPr>
        <w:fldChar w:fldCharType="separate"/>
      </w:r>
      <w:r>
        <w:rPr>
          <w:noProof/>
        </w:rPr>
        <w:t>20</w:t>
      </w:r>
      <w:r>
        <w:rPr>
          <w:noProof/>
        </w:rPr>
        <w:fldChar w:fldCharType="end"/>
      </w:r>
    </w:p>
    <w:p w14:paraId="089A02B2" w14:textId="08662DBE"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5.2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_Toc7208330 \h </w:instrText>
      </w:r>
      <w:r>
        <w:rPr>
          <w:noProof/>
        </w:rPr>
      </w:r>
      <w:r>
        <w:rPr>
          <w:noProof/>
        </w:rPr>
        <w:fldChar w:fldCharType="separate"/>
      </w:r>
      <w:r>
        <w:rPr>
          <w:noProof/>
        </w:rPr>
        <w:t>21</w:t>
      </w:r>
      <w:r>
        <w:rPr>
          <w:noProof/>
        </w:rPr>
        <w:fldChar w:fldCharType="end"/>
      </w:r>
    </w:p>
    <w:p w14:paraId="17660E4E" w14:textId="623253DD"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5.2.1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_Toc7208331 \h </w:instrText>
      </w:r>
      <w:r>
        <w:rPr>
          <w:noProof/>
        </w:rPr>
      </w:r>
      <w:r>
        <w:rPr>
          <w:noProof/>
        </w:rPr>
        <w:fldChar w:fldCharType="separate"/>
      </w:r>
      <w:r>
        <w:rPr>
          <w:noProof/>
        </w:rPr>
        <w:t>22</w:t>
      </w:r>
      <w:r>
        <w:rPr>
          <w:noProof/>
        </w:rPr>
        <w:fldChar w:fldCharType="end"/>
      </w:r>
    </w:p>
    <w:p w14:paraId="413F7D2F" w14:textId="6A040360"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5.2.2</w:t>
      </w:r>
      <w:r>
        <w:rPr>
          <w:rFonts w:asciiTheme="minorHAnsi" w:eastAsiaTheme="minorEastAsia" w:hAnsiTheme="minorHAnsi" w:cstheme="minorBidi"/>
          <w:noProof/>
          <w:kern w:val="2"/>
          <w:szCs w:val="24"/>
        </w:rPr>
        <w:tab/>
      </w:r>
      <w:r>
        <w:rPr>
          <w:noProof/>
        </w:rPr>
        <w:t xml:space="preserve">要求分析に用いられる図やモデル　</w:t>
      </w:r>
      <w:r w:rsidRPr="00B66A3F">
        <w:rPr>
          <w:strike/>
          <w:noProof/>
        </w:rPr>
        <w:t>要求分析の成果物</w:t>
      </w:r>
      <w:r>
        <w:rPr>
          <w:noProof/>
        </w:rPr>
        <w:tab/>
      </w:r>
      <w:r>
        <w:rPr>
          <w:noProof/>
        </w:rPr>
        <w:fldChar w:fldCharType="begin"/>
      </w:r>
      <w:r>
        <w:rPr>
          <w:noProof/>
        </w:rPr>
        <w:instrText xml:space="preserve"> PAGEREF _Toc7208332 \h </w:instrText>
      </w:r>
      <w:r>
        <w:rPr>
          <w:noProof/>
        </w:rPr>
      </w:r>
      <w:r>
        <w:rPr>
          <w:noProof/>
        </w:rPr>
        <w:fldChar w:fldCharType="separate"/>
      </w:r>
      <w:r>
        <w:rPr>
          <w:noProof/>
        </w:rPr>
        <w:t>24</w:t>
      </w:r>
      <w:r>
        <w:rPr>
          <w:noProof/>
        </w:rPr>
        <w:fldChar w:fldCharType="end"/>
      </w:r>
    </w:p>
    <w:p w14:paraId="3BB24C6A" w14:textId="79A9AF49"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5.2.3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_Toc7208333 \h </w:instrText>
      </w:r>
      <w:r>
        <w:rPr>
          <w:noProof/>
        </w:rPr>
      </w:r>
      <w:r>
        <w:rPr>
          <w:noProof/>
        </w:rPr>
        <w:fldChar w:fldCharType="separate"/>
      </w:r>
      <w:r>
        <w:rPr>
          <w:noProof/>
        </w:rPr>
        <w:t>25</w:t>
      </w:r>
      <w:r>
        <w:rPr>
          <w:noProof/>
        </w:rPr>
        <w:fldChar w:fldCharType="end"/>
      </w:r>
    </w:p>
    <w:p w14:paraId="422A5E44" w14:textId="2DE7E281"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lastRenderedPageBreak/>
        <w:t>5.2.4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_Toc7208334 \h </w:instrText>
      </w:r>
      <w:r>
        <w:rPr>
          <w:noProof/>
        </w:rPr>
      </w:r>
      <w:r>
        <w:rPr>
          <w:noProof/>
        </w:rPr>
        <w:fldChar w:fldCharType="separate"/>
      </w:r>
      <w:r>
        <w:rPr>
          <w:noProof/>
        </w:rPr>
        <w:t>26</w:t>
      </w:r>
      <w:r>
        <w:rPr>
          <w:noProof/>
        </w:rPr>
        <w:fldChar w:fldCharType="end"/>
      </w:r>
    </w:p>
    <w:p w14:paraId="6E6F35C9" w14:textId="4ADEF72C" w:rsidR="00A70909" w:rsidRDefault="00A70909">
      <w:pPr>
        <w:pStyle w:val="22"/>
        <w:tabs>
          <w:tab w:val="left" w:pos="840"/>
          <w:tab w:val="right" w:leader="dot" w:pos="9065"/>
        </w:tabs>
        <w:rPr>
          <w:rFonts w:asciiTheme="minorHAnsi" w:eastAsiaTheme="minorEastAsia" w:hAnsiTheme="minorHAnsi" w:cstheme="minorBidi"/>
          <w:noProof/>
          <w:kern w:val="2"/>
          <w:szCs w:val="24"/>
        </w:rPr>
      </w:pPr>
      <w:r>
        <w:rPr>
          <w:noProof/>
        </w:rPr>
        <w:t>5.3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_Toc7208335 \h </w:instrText>
      </w:r>
      <w:r>
        <w:rPr>
          <w:noProof/>
        </w:rPr>
      </w:r>
      <w:r>
        <w:rPr>
          <w:noProof/>
        </w:rPr>
        <w:fldChar w:fldCharType="separate"/>
      </w:r>
      <w:r>
        <w:rPr>
          <w:noProof/>
        </w:rPr>
        <w:t>27</w:t>
      </w:r>
      <w:r>
        <w:rPr>
          <w:noProof/>
        </w:rPr>
        <w:fldChar w:fldCharType="end"/>
      </w:r>
    </w:p>
    <w:p w14:paraId="3B6F4D1E" w14:textId="3713BD6A"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5.3.1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_Toc7208336 \h </w:instrText>
      </w:r>
      <w:r>
        <w:rPr>
          <w:noProof/>
        </w:rPr>
      </w:r>
      <w:r>
        <w:rPr>
          <w:noProof/>
        </w:rPr>
        <w:fldChar w:fldCharType="separate"/>
      </w:r>
      <w:r>
        <w:rPr>
          <w:noProof/>
        </w:rPr>
        <w:t>27</w:t>
      </w:r>
      <w:r>
        <w:rPr>
          <w:noProof/>
        </w:rPr>
        <w:fldChar w:fldCharType="end"/>
      </w:r>
    </w:p>
    <w:p w14:paraId="37EE3D5C" w14:textId="16C8634C"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5.3.2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_Toc7208337 \h </w:instrText>
      </w:r>
      <w:r>
        <w:rPr>
          <w:noProof/>
        </w:rPr>
      </w:r>
      <w:r>
        <w:rPr>
          <w:noProof/>
        </w:rPr>
        <w:fldChar w:fldCharType="separate"/>
      </w:r>
      <w:r>
        <w:rPr>
          <w:noProof/>
        </w:rPr>
        <w:t>28</w:t>
      </w:r>
      <w:r>
        <w:rPr>
          <w:noProof/>
        </w:rPr>
        <w:fldChar w:fldCharType="end"/>
      </w:r>
    </w:p>
    <w:p w14:paraId="49B4B482" w14:textId="67311322" w:rsidR="00A70909" w:rsidRDefault="00A70909">
      <w:pPr>
        <w:pStyle w:val="32"/>
        <w:tabs>
          <w:tab w:val="left" w:pos="1260"/>
          <w:tab w:val="right" w:leader="dot" w:pos="9065"/>
        </w:tabs>
        <w:rPr>
          <w:rFonts w:asciiTheme="minorHAnsi" w:eastAsiaTheme="minorEastAsia" w:hAnsiTheme="minorHAnsi" w:cstheme="minorBidi"/>
          <w:noProof/>
          <w:kern w:val="2"/>
          <w:szCs w:val="24"/>
        </w:rPr>
      </w:pPr>
      <w:r>
        <w:rPr>
          <w:noProof/>
        </w:rPr>
        <w:t>5.3.3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_Toc7208338 \h </w:instrText>
      </w:r>
      <w:r>
        <w:rPr>
          <w:noProof/>
        </w:rPr>
      </w:r>
      <w:r>
        <w:rPr>
          <w:noProof/>
        </w:rPr>
        <w:fldChar w:fldCharType="separate"/>
      </w:r>
      <w:r>
        <w:rPr>
          <w:noProof/>
        </w:rPr>
        <w:t>29</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7208297"/>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7208298"/>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7208299"/>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7208300"/>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7208301"/>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7208302"/>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0712DFD9" w14:textId="3915D0EB" w:rsidTr="00F057CA">
        <w:tc>
          <w:tcPr>
            <w:tcW w:w="4280" w:type="dxa"/>
          </w:tcPr>
          <w:p w14:paraId="1D88A49A" w14:textId="1D61702C" w:rsidR="00F057CA" w:rsidRDefault="00F057CA" w:rsidP="00D544E9">
            <w:r>
              <w:rPr>
                <w:rFonts w:hint="eastAsia"/>
              </w:rPr>
              <w:t>〇〇</w:t>
            </w:r>
          </w:p>
        </w:tc>
        <w:tc>
          <w:tcPr>
            <w:tcW w:w="1536" w:type="dxa"/>
          </w:tcPr>
          <w:p w14:paraId="1E1F59A0" w14:textId="6BEC1DE0" w:rsidR="00F057CA" w:rsidRDefault="00F057CA" w:rsidP="00AE37D5">
            <w:pPr>
              <w:jc w:val="center"/>
            </w:pPr>
          </w:p>
        </w:tc>
        <w:tc>
          <w:tcPr>
            <w:tcW w:w="2056" w:type="dxa"/>
          </w:tcPr>
          <w:p w14:paraId="33BE1303" w14:textId="4655FD88" w:rsidR="00F057CA" w:rsidRDefault="00F057CA" w:rsidP="00D544E9"/>
        </w:tc>
        <w:tc>
          <w:tcPr>
            <w:tcW w:w="1797" w:type="dxa"/>
          </w:tcPr>
          <w:p w14:paraId="14FCA21D" w14:textId="77777777" w:rsidR="00F057CA" w:rsidRDefault="00F057CA" w:rsidP="00B11F68">
            <w:pPr>
              <w:wordWrap/>
              <w:jc w:val="center"/>
            </w:pPr>
          </w:p>
        </w:tc>
      </w:tr>
      <w:tr w:rsidR="00F057CA" w14:paraId="68BCD832" w14:textId="3AE3E4BD" w:rsidTr="00F057CA">
        <w:tc>
          <w:tcPr>
            <w:tcW w:w="4280" w:type="dxa"/>
          </w:tcPr>
          <w:p w14:paraId="7A223503" w14:textId="3A0A8EE9" w:rsidR="00F057CA" w:rsidRDefault="00C709ED" w:rsidP="00D544E9">
            <w:r>
              <w:rPr>
                <w:rFonts w:hint="eastAsia"/>
              </w:rPr>
              <w:t>大学で学んだ制御側を実機に搭載する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1C54B217" w14:textId="31E8DCF1" w:rsidR="00F057CA" w:rsidRDefault="00803FFF" w:rsidP="00D544E9">
            <w:r>
              <w:rPr>
                <w:rFonts w:hint="eastAsia"/>
              </w:rPr>
              <w:t>走行体システム</w:t>
            </w:r>
          </w:p>
        </w:tc>
        <w:tc>
          <w:tcPr>
            <w:tcW w:w="1797" w:type="dxa"/>
          </w:tcPr>
          <w:p w14:paraId="53CAF4F6" w14:textId="45E0C685" w:rsidR="00F057CA" w:rsidRDefault="00824C9A" w:rsidP="00B11F68">
            <w:pPr>
              <w:jc w:val="center"/>
            </w:pPr>
            <w:r>
              <w:rPr>
                <w:rFonts w:hint="eastAsia"/>
              </w:rPr>
              <w:t>諸田</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6DEE6AEF" w:rsidR="00F057CA" w:rsidRDefault="00F057CA" w:rsidP="00AE37D5">
            <w:pPr>
              <w:jc w:val="center"/>
            </w:pPr>
            <w:r>
              <w:rPr>
                <w:rFonts w:hint="eastAsia"/>
              </w:rPr>
              <w:t>いつまで？</w:t>
            </w:r>
          </w:p>
        </w:tc>
        <w:tc>
          <w:tcPr>
            <w:tcW w:w="2056" w:type="dxa"/>
          </w:tcPr>
          <w:p w14:paraId="11378A0D" w14:textId="2805D342" w:rsidR="00F057CA" w:rsidRDefault="00F057CA" w:rsidP="00D544E9">
            <w:r>
              <w:rPr>
                <w:rFonts w:hint="eastAsia"/>
              </w:rPr>
              <w:t>何にする？</w:t>
            </w:r>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16E0F83" w:rsidR="00F057CA" w:rsidRDefault="00F057CA" w:rsidP="00F057CA">
            <w:pPr>
              <w:jc w:val="center"/>
            </w:pPr>
            <w:r>
              <w:rPr>
                <w:rFonts w:hint="eastAsia"/>
              </w:rPr>
              <w:t>いつまで？</w:t>
            </w:r>
          </w:p>
        </w:tc>
        <w:tc>
          <w:tcPr>
            <w:tcW w:w="2056" w:type="dxa"/>
          </w:tcPr>
          <w:p w14:paraId="7686C2A6" w14:textId="7B45460D" w:rsidR="00F057CA" w:rsidRDefault="00F057CA" w:rsidP="00F057CA">
            <w:r>
              <w:rPr>
                <w:rFonts w:hint="eastAsia"/>
              </w:rPr>
              <w:t>何にする？</w:t>
            </w:r>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0" w:name="_Toc7208303"/>
      <w:r>
        <w:t>成果物</w:t>
      </w:r>
      <w:bookmarkEnd w:id="10"/>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1" w:name="_Toc7208304"/>
      <w:r>
        <w:rPr>
          <w:rFonts w:hint="eastAsia"/>
        </w:rPr>
        <w:t>プロジェクト・メンバー</w:t>
      </w:r>
      <w:bookmarkEnd w:id="11"/>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2" w:name="_Toc7208305"/>
      <w:r>
        <w:rPr>
          <w:rFonts w:hint="eastAsia"/>
        </w:rPr>
        <w:t>トレードオフマトリックス</w:t>
      </w:r>
      <w:bookmarkEnd w:id="12"/>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3" w:name="_Toc7208306"/>
      <w:r>
        <w:rPr>
          <w:rFonts w:hint="eastAsia"/>
        </w:rPr>
        <w:t>やってみたい事リスト</w:t>
      </w:r>
      <w:bookmarkEnd w:id="13"/>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14" w:name="_Toc7208307"/>
      <w:r>
        <w:rPr>
          <w:rFonts w:hint="eastAsia"/>
        </w:rPr>
        <w:t>プロジェクト・マネジメント</w:t>
      </w:r>
      <w:bookmarkEnd w:id="14"/>
    </w:p>
    <w:p w14:paraId="745DF910" w14:textId="77777777" w:rsidR="00F60711" w:rsidRPr="00F60711" w:rsidRDefault="00F60711" w:rsidP="00F60711"/>
    <w:p w14:paraId="7AC2179A" w14:textId="48109087" w:rsidR="007A0981" w:rsidRDefault="003E6D48" w:rsidP="003E6D48">
      <w:pPr>
        <w:pStyle w:val="30"/>
      </w:pPr>
      <w:bookmarkStart w:id="15" w:name="_Toc7208308"/>
      <w:r>
        <w:t>プロジェクト</w:t>
      </w:r>
      <w:r>
        <w:rPr>
          <w:rFonts w:hint="eastAsia"/>
        </w:rPr>
        <w:t>・マネジメントの基礎概念</w:t>
      </w:r>
      <w:bookmarkEnd w:id="15"/>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4666D3" w:rsidRPr="00DE344C" w:rsidRDefault="004666D3"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4666D3" w:rsidRPr="00DE344C" w:rsidRDefault="004666D3"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4666D3" w:rsidRPr="00DE344C" w:rsidRDefault="004666D3"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4666D3" w:rsidRPr="00DE344C" w:rsidRDefault="004666D3"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4666D3" w:rsidRPr="00DE344C" w:rsidRDefault="004666D3"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4666D3" w:rsidRPr="00DE344C" w:rsidRDefault="004666D3"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4666D3" w:rsidRPr="00DE344C" w:rsidRDefault="004666D3"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4666D3" w:rsidRPr="00DE344C" w:rsidRDefault="004666D3"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16" w:name="_Toc7208309"/>
      <w:r>
        <w:t>プロジェクト</w:t>
      </w:r>
      <w:r>
        <w:rPr>
          <w:rFonts w:hint="eastAsia"/>
        </w:rPr>
        <w:t>・マネジメントのプロセス</w:t>
      </w:r>
      <w:bookmarkEnd w:id="16"/>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17" w:name="_Toc7208310"/>
      <w:r>
        <w:rPr>
          <w:rFonts w:hint="eastAsia"/>
        </w:rPr>
        <w:t>ものごとの重要度について</w:t>
      </w:r>
      <w:bookmarkEnd w:id="17"/>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4666D3" w:rsidRDefault="004666D3" w:rsidP="00802F30">
                                  <w:pPr>
                                    <w:spacing w:line="720" w:lineRule="auto"/>
                                    <w:jc w:val="right"/>
                                  </w:pPr>
                                  <w:r>
                                    <w:t xml:space="preserve"> </w:t>
                                  </w:r>
                                </w:p>
                                <w:p w14:paraId="7A8EB109" w14:textId="77777777" w:rsidR="004666D3" w:rsidRDefault="004666D3" w:rsidP="00802F30">
                                  <w:pPr>
                                    <w:spacing w:line="720" w:lineRule="auto"/>
                                    <w:jc w:val="right"/>
                                  </w:pPr>
                                </w:p>
                                <w:p w14:paraId="02DC02A9" w14:textId="6E85E222" w:rsidR="004666D3" w:rsidRPr="00802F30" w:rsidRDefault="004666D3"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4666D3" w:rsidRDefault="004666D3" w:rsidP="00802F30">
                            <w:pPr>
                              <w:spacing w:line="720" w:lineRule="auto"/>
                              <w:jc w:val="right"/>
                            </w:pPr>
                            <w:r>
                              <w:t xml:space="preserve"> </w:t>
                            </w:r>
                          </w:p>
                          <w:p w14:paraId="7A8EB109" w14:textId="77777777" w:rsidR="004666D3" w:rsidRDefault="004666D3" w:rsidP="00802F30">
                            <w:pPr>
                              <w:spacing w:line="720" w:lineRule="auto"/>
                              <w:jc w:val="right"/>
                            </w:pPr>
                          </w:p>
                          <w:p w14:paraId="02DC02A9" w14:textId="6E85E222" w:rsidR="004666D3" w:rsidRPr="00802F30" w:rsidRDefault="004666D3"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4E664986" w14:textId="769BDEC0" w:rsidR="009A0E60" w:rsidRDefault="00AF32B6">
      <w:r>
        <w:br w:type="page"/>
      </w:r>
      <w:r w:rsidR="009A0E60">
        <w:lastRenderedPageBreak/>
        <w:br w:type="page"/>
      </w:r>
    </w:p>
    <w:p w14:paraId="24009B86" w14:textId="4EB73FF3" w:rsidR="009A0E60" w:rsidRPr="00EC3023" w:rsidRDefault="009A0E60" w:rsidP="00EC3023"/>
    <w:p w14:paraId="0F361BEB" w14:textId="1ACB1FA9" w:rsidR="00DD38DB" w:rsidRDefault="00DD38DB">
      <w:pPr>
        <w:pStyle w:val="10"/>
      </w:pPr>
      <w:bookmarkStart w:id="18" w:name="_Toc7208311"/>
      <w:r>
        <w:rPr>
          <w:rFonts w:hint="eastAsia"/>
        </w:rPr>
        <w:t>リーン開発</w:t>
      </w:r>
      <w:bookmarkEnd w:id="18"/>
    </w:p>
    <w:p w14:paraId="7D8A54F5" w14:textId="601BD79D" w:rsidR="00DD38DB" w:rsidRDefault="00DD38DB" w:rsidP="00DD38DB">
      <w:pPr>
        <w:pStyle w:val="20"/>
      </w:pPr>
      <w:bookmarkStart w:id="19" w:name="_Toc7208312"/>
      <w:r>
        <w:rPr>
          <w:rFonts w:hint="eastAsia"/>
        </w:rPr>
        <w:t>リーン開発</w:t>
      </w:r>
      <w:r w:rsidR="00A176F4">
        <w:rPr>
          <w:rFonts w:hint="eastAsia"/>
        </w:rPr>
        <w:t>とは</w:t>
      </w:r>
      <w:bookmarkEnd w:id="19"/>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0" w:name="_Toc7208313"/>
      <w:r>
        <w:rPr>
          <w:rFonts w:hint="eastAsia"/>
        </w:rPr>
        <w:t>リーンソフトウェア開発の七つの原則</w:t>
      </w:r>
      <w:bookmarkEnd w:id="20"/>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48433EAF" w:rsidR="00137D88" w:rsidRDefault="00137D88" w:rsidP="00137D88">
      <w:pPr>
        <w:pStyle w:val="30"/>
      </w:pPr>
      <w:bookmarkStart w:id="21" w:name="_Toc7208314"/>
      <w:r>
        <w:rPr>
          <w:rFonts w:hint="eastAsia"/>
        </w:rPr>
        <w:t>原則</w:t>
      </w:r>
      <w:r w:rsidR="00044A43">
        <w:rPr>
          <w:rFonts w:hint="eastAsia"/>
        </w:rPr>
        <w:t>1</w:t>
      </w:r>
      <w:r w:rsidR="00044A43">
        <w:rPr>
          <w:rFonts w:hint="eastAsia"/>
        </w:rPr>
        <w:t xml:space="preserve">　ムダを無くす</w:t>
      </w:r>
      <w:bookmarkEnd w:id="21"/>
    </w:p>
    <w:p w14:paraId="6161DD10" w14:textId="77777777" w:rsidR="00044A43" w:rsidRDefault="00044A43" w:rsidP="00044A43">
      <w:pPr>
        <w:rPr>
          <w:ins w:id="22" w:author="Microsoft Office ユーザー" w:date="2019-04-29T16:31:00Z"/>
        </w:rPr>
      </w:pPr>
    </w:p>
    <w:p w14:paraId="3A185425" w14:textId="638279F9" w:rsidR="004666D3" w:rsidRDefault="004666D3" w:rsidP="00AE1F30">
      <w:pPr>
        <w:ind w:firstLineChars="50" w:firstLine="120"/>
        <w:rPr>
          <w:ins w:id="23" w:author="Microsoft Office ユーザー" w:date="2019-04-29T16:33:00Z"/>
        </w:rPr>
        <w:pPrChange w:id="24" w:author="Microsoft Office ユーザー" w:date="2019-04-29T18:25:00Z">
          <w:pPr/>
        </w:pPrChange>
      </w:pPr>
      <w:ins w:id="25" w:author="Microsoft Office ユーザー" w:date="2019-04-29T16:31:00Z">
        <w:r>
          <w:rPr>
            <w:rFonts w:hint="eastAsia"/>
          </w:rPr>
          <w:t>リーンソフトウェア開発では、価値を付加しないすべてのムダの排除によって、</w:t>
        </w:r>
      </w:ins>
      <w:ins w:id="26" w:author="Microsoft Office ユーザー" w:date="2019-04-29T16:32:00Z">
        <w:r>
          <w:rPr>
            <w:rFonts w:hint="eastAsia"/>
          </w:rPr>
          <w:t>工数を短縮することに重点を置いている。</w:t>
        </w:r>
      </w:ins>
    </w:p>
    <w:p w14:paraId="1F8E3361" w14:textId="0B130DB1" w:rsidR="004666D3" w:rsidRPr="004666D3" w:rsidRDefault="004666D3" w:rsidP="00044A43">
      <w:pPr>
        <w:rPr>
          <w:rFonts w:hint="eastAsia"/>
          <w:rPrChange w:id="27" w:author="Microsoft Office ユーザー" w:date="2019-04-29T16:33:00Z">
            <w:rPr>
              <w:rFonts w:hint="eastAsia"/>
            </w:rPr>
          </w:rPrChange>
        </w:rPr>
      </w:pPr>
      <w:ins w:id="28" w:author="Microsoft Office ユーザー" w:date="2019-04-29T16:33:00Z">
        <w:r>
          <w:rPr>
            <w:rFonts w:hint="eastAsia"/>
          </w:rPr>
          <w:t>ムダとは、価値を付加しないあらゆるもののことだ。ムダをなくす第一歩として、「価値とは本来何なのか」を</w:t>
        </w:r>
      </w:ins>
      <w:ins w:id="29" w:author="Microsoft Office ユーザー" w:date="2019-04-29T16:34:00Z">
        <w:r>
          <w:rPr>
            <w:rFonts w:hint="eastAsia"/>
          </w:rPr>
          <w:t>感じ取る感性を磨かなくてはならない。</w:t>
        </w:r>
      </w:ins>
    </w:p>
    <w:p w14:paraId="56C8ACF8" w14:textId="66E01F9C" w:rsidR="00044A43" w:rsidRPr="00044A43" w:rsidRDefault="00044A43" w:rsidP="00044A43">
      <w:r>
        <w:rPr>
          <w:rFonts w:hint="eastAsia"/>
        </w:rPr>
        <w:t>80%の価値を提供する20%のコードをまず開発し、その後初めて、次に重要な機能の開発にとりかかるようなプロセス。</w:t>
      </w:r>
    </w:p>
    <w:p w14:paraId="074F43E5" w14:textId="77777777" w:rsidR="00137D88" w:rsidRDefault="00137D88" w:rsidP="00137D88"/>
    <w:p w14:paraId="6BA0876C" w14:textId="79CD62DE" w:rsidR="00AE1F30" w:rsidRDefault="00AE1F30">
      <w:pPr>
        <w:rPr>
          <w:ins w:id="30" w:author="Microsoft Office ユーザー" w:date="2019-04-29T18:25:00Z"/>
        </w:rPr>
      </w:pPr>
      <w:ins w:id="31" w:author="Microsoft Office ユーザー" w:date="2019-04-29T18:25:00Z">
        <w:r>
          <w:br w:type="page"/>
        </w:r>
      </w:ins>
    </w:p>
    <w:p w14:paraId="5756CF1D" w14:textId="77777777" w:rsidR="00044A43" w:rsidRPr="00137D88" w:rsidRDefault="00044A43" w:rsidP="00137D88"/>
    <w:p w14:paraId="64593D61" w14:textId="31CD0575" w:rsidR="004666D3" w:rsidRDefault="004666D3" w:rsidP="004666D3">
      <w:pPr>
        <w:pStyle w:val="30"/>
        <w:rPr>
          <w:ins w:id="32" w:author="Microsoft Office ユーザー" w:date="2019-04-29T16:37:00Z"/>
        </w:rPr>
        <w:pPrChange w:id="33" w:author="Microsoft Office ユーザー" w:date="2019-04-29T16:37:00Z">
          <w:pPr>
            <w:pStyle w:val="20"/>
          </w:pPr>
        </w:pPrChange>
      </w:pPr>
      <w:bookmarkStart w:id="34" w:name="_Toc7208315"/>
      <w:ins w:id="35" w:author="Microsoft Office ユーザー" w:date="2019-04-29T16:37:00Z">
        <w:r>
          <w:rPr>
            <w:rFonts w:hint="eastAsia"/>
          </w:rPr>
          <w:t>原則</w:t>
        </w:r>
        <w:r>
          <w:t xml:space="preserve">2 </w:t>
        </w:r>
        <w:r>
          <w:rPr>
            <w:rFonts w:hint="eastAsia"/>
          </w:rPr>
          <w:t>品質を作り込む</w:t>
        </w:r>
      </w:ins>
    </w:p>
    <w:p w14:paraId="0F637A8F" w14:textId="77777777" w:rsidR="004666D3" w:rsidRDefault="004666D3" w:rsidP="004666D3">
      <w:pPr>
        <w:rPr>
          <w:ins w:id="36" w:author="Microsoft Office ユーザー" w:date="2019-04-29T18:23:00Z"/>
        </w:rPr>
        <w:pPrChange w:id="37" w:author="Microsoft Office ユーザー" w:date="2019-04-29T16:37:00Z">
          <w:pPr>
            <w:pStyle w:val="20"/>
          </w:pPr>
        </w:pPrChange>
      </w:pPr>
    </w:p>
    <w:p w14:paraId="4FCEB383" w14:textId="1D66D520" w:rsidR="007C0DB2" w:rsidRDefault="007C0DB2" w:rsidP="00AE1F30">
      <w:pPr>
        <w:ind w:firstLineChars="50" w:firstLine="120"/>
        <w:rPr>
          <w:ins w:id="38" w:author="Microsoft Office ユーザー" w:date="2019-04-29T18:25:00Z"/>
        </w:rPr>
        <w:pPrChange w:id="39" w:author="Microsoft Office ユーザー" w:date="2019-04-29T18:25:00Z">
          <w:pPr>
            <w:pStyle w:val="20"/>
          </w:pPr>
        </w:pPrChange>
      </w:pPr>
      <w:ins w:id="40" w:author="Microsoft Office ユーザー" w:date="2019-04-29T18:23:00Z">
        <w:r>
          <w:rPr>
            <w:rFonts w:hint="eastAsia"/>
          </w:rPr>
          <w:t>目標は、最初からコードに品質を作り込むことであり、後でテストをすることではない。トラッキングシステムに欠陥情報を入力</w:t>
        </w:r>
      </w:ins>
      <w:ins w:id="41" w:author="Microsoft Office ユーザー" w:date="2019-04-29T18:24:00Z">
        <w:r>
          <w:rPr>
            <w:rFonts w:hint="eastAsia"/>
          </w:rPr>
          <w:t>することに注力していないで、最初から欠陥を作らない</w:t>
        </w:r>
        <w:r w:rsidR="00AE1F30">
          <w:rPr>
            <w:rFonts w:hint="eastAsia"/>
          </w:rPr>
          <w:t>ようにするので。そのためには、組織にしっかしとした規律が求められる。</w:t>
        </w:r>
      </w:ins>
    </w:p>
    <w:p w14:paraId="0D0AFE60" w14:textId="446B470F" w:rsidR="00AE1F30" w:rsidRDefault="00AE1F30" w:rsidP="004666D3">
      <w:pPr>
        <w:rPr>
          <w:ins w:id="42" w:author="Microsoft Office ユーザー" w:date="2019-04-29T18:29:00Z"/>
        </w:rPr>
        <w:pPrChange w:id="43" w:author="Microsoft Office ユーザー" w:date="2019-04-29T16:37:00Z">
          <w:pPr>
            <w:pStyle w:val="20"/>
          </w:pPr>
        </w:pPrChange>
      </w:pPr>
      <w:ins w:id="44" w:author="Microsoft Office ユーザー" w:date="2019-04-29T18:25:00Z">
        <w:r>
          <w:rPr>
            <w:rFonts w:hint="eastAsia"/>
          </w:rPr>
          <w:t xml:space="preserve">　本当に品質を手に入れたいのなら、事後の</w:t>
        </w:r>
      </w:ins>
      <w:ins w:id="45" w:author="Microsoft Office ユーザー" w:date="2019-04-29T18:26:00Z">
        <w:r>
          <w:rPr>
            <w:rFonts w:hint="eastAsia"/>
          </w:rPr>
          <w:t>検査をするのではなく、最初から欠陥が入り込まないような状況にしなくてはならない。それができないのであれば、少し進めるごとに製品を検査し、発生したらすぐに欠陥を</w:t>
        </w:r>
      </w:ins>
      <w:ins w:id="46" w:author="Microsoft Office ユーザー" w:date="2019-04-29T18:27:00Z">
        <w:r>
          <w:rPr>
            <w:rFonts w:hint="eastAsia"/>
          </w:rPr>
          <w:t>つかまえるようにしなくてはならない。</w:t>
        </w:r>
      </w:ins>
    </w:p>
    <w:p w14:paraId="579AA7FA" w14:textId="77777777" w:rsidR="00AE1F30" w:rsidRDefault="00AE1F30" w:rsidP="004666D3">
      <w:pPr>
        <w:rPr>
          <w:ins w:id="47" w:author="Microsoft Office ユーザー" w:date="2019-04-29T18:29:00Z"/>
        </w:rPr>
        <w:pPrChange w:id="48" w:author="Microsoft Office ユーザー" w:date="2019-04-29T16:37:00Z">
          <w:pPr>
            <w:pStyle w:val="20"/>
          </w:pPr>
        </w:pPrChange>
      </w:pPr>
    </w:p>
    <w:p w14:paraId="632AFBF5" w14:textId="7F875B41" w:rsidR="00AE1F30" w:rsidRPr="004666D3" w:rsidRDefault="00AE1F30" w:rsidP="004666D3">
      <w:pPr>
        <w:rPr>
          <w:ins w:id="49" w:author="Microsoft Office ユーザー" w:date="2019-04-29T16:37:00Z"/>
          <w:rPrChange w:id="50" w:author="Microsoft Office ユーザー" w:date="2019-04-29T16:37:00Z">
            <w:rPr>
              <w:ins w:id="51" w:author="Microsoft Office ユーザー" w:date="2019-04-29T16:37:00Z"/>
            </w:rPr>
          </w:rPrChange>
        </w:rPr>
        <w:pPrChange w:id="52" w:author="Microsoft Office ユーザー" w:date="2019-04-29T16:37:00Z">
          <w:pPr>
            <w:pStyle w:val="20"/>
          </w:pPr>
        </w:pPrChange>
      </w:pPr>
      <w:ins w:id="53" w:author="Microsoft Office ユーザー" w:date="2019-04-29T18:29:00Z">
        <w:r>
          <w:rPr>
            <w:rFonts w:hint="eastAsia"/>
          </w:rPr>
          <w:t>Keyword:テスト駆動型開発</w:t>
        </w:r>
      </w:ins>
      <w:bookmarkStart w:id="54" w:name="_GoBack"/>
      <w:bookmarkEnd w:id="54"/>
    </w:p>
    <w:p w14:paraId="29D9CA08" w14:textId="4E94A747" w:rsidR="00DD38DB" w:rsidRDefault="004666D3" w:rsidP="00DD38DB">
      <w:pPr>
        <w:pStyle w:val="20"/>
      </w:pPr>
      <w:r>
        <w:rPr>
          <w:rFonts w:hint="eastAsia"/>
        </w:rPr>
        <w:t>○</w:t>
      </w:r>
      <w:bookmarkEnd w:id="34"/>
    </w:p>
    <w:p w14:paraId="23286F92" w14:textId="77777777" w:rsidR="00DD38DB" w:rsidRDefault="00DD38DB" w:rsidP="00DD38DB">
      <w:pPr>
        <w:rPr>
          <w:ins w:id="55" w:author="Microsoft Office ユーザー" w:date="2019-04-29T18:29:00Z"/>
        </w:rPr>
      </w:pPr>
    </w:p>
    <w:p w14:paraId="6291F2AC" w14:textId="77777777" w:rsidR="00AE1F30" w:rsidRDefault="00AE1F30" w:rsidP="00DD38DB">
      <w:pPr>
        <w:rPr>
          <w:ins w:id="56" w:author="Microsoft Office ユーザー" w:date="2019-04-29T18:29:00Z"/>
        </w:rPr>
      </w:pPr>
    </w:p>
    <w:p w14:paraId="1417A3BA" w14:textId="77777777" w:rsidR="00AE1F30" w:rsidRDefault="00AE1F30" w:rsidP="00DD38DB">
      <w:pPr>
        <w:rPr>
          <w:ins w:id="57" w:author="Microsoft Office ユーザー" w:date="2019-04-29T18:29:00Z"/>
        </w:rPr>
      </w:pPr>
    </w:p>
    <w:p w14:paraId="69F0D7FB" w14:textId="77777777" w:rsidR="00AE1F30" w:rsidRDefault="00AE1F30" w:rsidP="00DD38DB">
      <w:pPr>
        <w:rPr>
          <w:rFonts w:hint="eastAsia"/>
        </w:rPr>
      </w:pPr>
    </w:p>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58" w:name="_Toc7208316"/>
      <w:r>
        <w:rPr>
          <w:rFonts w:hint="eastAsia"/>
        </w:rPr>
        <w:t>ひろじれんシステム</w:t>
      </w:r>
      <w:bookmarkEnd w:id="58"/>
    </w:p>
    <w:p w14:paraId="5CF56CDA" w14:textId="77777777" w:rsidR="005919D9" w:rsidRPr="005919D9" w:rsidRDefault="005919D9" w:rsidP="005919D9"/>
    <w:p w14:paraId="08CDE526" w14:textId="77777777" w:rsidR="00060983" w:rsidRDefault="00060983" w:rsidP="001D50E3">
      <w:pPr>
        <w:pStyle w:val="20"/>
      </w:pPr>
      <w:bookmarkStart w:id="59" w:name="_Toc7208317"/>
      <w:r>
        <w:rPr>
          <w:rFonts w:hint="eastAsia"/>
        </w:rPr>
        <w:t>システムとは、</w:t>
      </w:r>
      <w:bookmarkEnd w:id="59"/>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60" w:name="_Toc7208318"/>
      <w:r>
        <w:rPr>
          <w:rFonts w:hint="eastAsia"/>
        </w:rPr>
        <w:t>システムの</w:t>
      </w:r>
      <w:r w:rsidR="003A6562">
        <w:rPr>
          <w:rFonts w:hint="eastAsia"/>
        </w:rPr>
        <w:t>ライフサイクル</w:t>
      </w:r>
      <w:bookmarkEnd w:id="60"/>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4666D3" w:rsidRDefault="004666D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4666D3" w:rsidRDefault="004666D3"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4666D3" w:rsidRDefault="004666D3"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4666D3" w:rsidRPr="00CD3BA0" w:rsidRDefault="004666D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4666D3" w:rsidRPr="00CD3BA0" w:rsidRDefault="004666D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4666D3" w:rsidRPr="00CD3BA0" w:rsidRDefault="004666D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4666D3" w:rsidRDefault="004666D3"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4666D3" w:rsidRPr="00CD3BA0" w:rsidRDefault="004666D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4666D3" w:rsidRPr="00CD3BA0" w:rsidRDefault="004666D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4666D3" w:rsidRDefault="004666D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4666D3" w:rsidRDefault="004666D3"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4666D3" w:rsidRDefault="004666D3"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4666D3" w:rsidRPr="00CD3BA0" w:rsidRDefault="004666D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4666D3" w:rsidRPr="00CD3BA0" w:rsidRDefault="004666D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4666D3" w:rsidRPr="00CD3BA0" w:rsidRDefault="004666D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4666D3" w:rsidRDefault="004666D3"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4666D3" w:rsidRPr="00CD3BA0" w:rsidRDefault="004666D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4666D3" w:rsidRPr="00CD3BA0" w:rsidRDefault="004666D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61" w:name="_Toc7208319"/>
      <w:r>
        <w:rPr>
          <w:rFonts w:hint="eastAsia"/>
        </w:rPr>
        <w:t>システムのコンセプト</w:t>
      </w:r>
      <w:bookmarkEnd w:id="61"/>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62" w:name="_Toc7208320"/>
      <w:r>
        <w:rPr>
          <w:rFonts w:hint="eastAsia"/>
        </w:rPr>
        <w:t>Systems Engineering</w:t>
      </w:r>
      <w:r>
        <w:rPr>
          <w:rFonts w:hint="eastAsia"/>
        </w:rPr>
        <w:t>のテクニカル・</w:t>
      </w:r>
      <w:r w:rsidR="008D7E8E">
        <w:rPr>
          <w:rFonts w:hint="eastAsia"/>
        </w:rPr>
        <w:t>プロセス</w:t>
      </w:r>
      <w:bookmarkEnd w:id="62"/>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63" w:name="_Toc7208321"/>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4666D3" w:rsidRPr="003E40DA" w:rsidRDefault="004666D3"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4666D3" w:rsidRPr="003E40DA" w:rsidRDefault="004666D3"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63"/>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4666D3" w:rsidP="00F50BC3">
      <w:r>
        <w:rPr>
          <w:noProof/>
        </w:rPr>
        <w:object w:dxaOrig="0" w:dyaOrig="0" w14:anchorId="33F28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7" DrawAspect="Content" ObjectID="_1618068959"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64" w:name="_Toc7208322"/>
      <w:r>
        <w:rPr>
          <w:rFonts w:hint="eastAsia"/>
          <w:noProof/>
        </w:rPr>
        <w:lastRenderedPageBreak/>
        <mc:AlternateContent>
          <mc:Choice Requires="wps">
            <w:drawing>
              <wp:anchor distT="0" distB="0" distL="114300" distR="114300" simplePos="0" relativeHeight="251711488"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4666D3" w:rsidRPr="00455B70" w:rsidRDefault="004666D3"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" adj="-10147,69258" fillcolor="white [3212]" strokecolor="#4472c4 [3208]" strokeweight="1pt">
                <v:textbox>
                  <w:txbxContent>
                    <w:p w14:paraId="62EDE262" w14:textId="389AF950" w:rsidR="004666D3" w:rsidRPr="00455B70" w:rsidRDefault="004666D3"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64"/>
    </w:p>
    <w:p w14:paraId="7ED73989" w14:textId="3262A6FC" w:rsidR="009C1681" w:rsidRPr="009C1681" w:rsidRDefault="009C1681" w:rsidP="009C1681"/>
    <w:p w14:paraId="368BAA73" w14:textId="0DACD463" w:rsidR="00A633BE" w:rsidRDefault="006C6772" w:rsidP="00F3525C">
      <w:pPr>
        <w:pStyle w:val="30"/>
      </w:pPr>
      <w:bookmarkStart w:id="65" w:name="_Toc7208323"/>
      <w:r>
        <w:rPr>
          <w:rFonts w:hint="eastAsia"/>
          <w:noProof/>
        </w:rPr>
        <mc:AlternateContent>
          <mc:Choice Requires="wps">
            <w:drawing>
              <wp:anchor distT="0" distB="0" distL="114300" distR="114300" simplePos="0" relativeHeight="251712512"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4666D3" w:rsidRPr="00455B70" w:rsidRDefault="004666D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left:0;text-align:left;margin-left:353.55pt;margin-top:4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" adj="-15069,47481" fillcolor="white [3212]" strokecolor="#4472c4 [3208]" strokeweight="1pt">
                <v:textbox>
                  <w:txbxContent>
                    <w:p w14:paraId="230D86CF" w14:textId="59F71114" w:rsidR="004666D3" w:rsidRPr="00455B70" w:rsidRDefault="004666D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65"/>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714560"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4666D3" w:rsidRPr="00455B70" w:rsidRDefault="004666D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13.15pt;margin-top:15.7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" adj="-10640,17838" fillcolor="white [3212]" strokecolor="#4472c4 [3208]" strokeweight="1pt">
                <v:textbox>
                  <w:txbxContent>
                    <w:p w14:paraId="64C7C441" w14:textId="0EBC446A" w:rsidR="004666D3" w:rsidRPr="00455B70" w:rsidRDefault="004666D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749376"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4666D3" w:rsidRPr="004666D3" w:rsidRDefault="004666D3" w:rsidP="00CE13C0">
                            <w:pPr>
                              <w:rPr>
                                <w:color w:val="000000" w:themeColor="text1"/>
                              </w:rPr>
                            </w:pPr>
                            <w:r w:rsidRPr="004666D3">
                              <w:rPr>
                                <w:rFonts w:hint="eastAsia"/>
                                <w:color w:val="000000" w:themeColor="text1"/>
                              </w:rPr>
                              <w:t>ハードルの高い目標となっている。</w:t>
                            </w:r>
                          </w:p>
                          <w:p w14:paraId="3DF7592D" w14:textId="56DECC10" w:rsidR="004666D3" w:rsidRPr="004666D3" w:rsidRDefault="004666D3">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4666D3" w:rsidRPr="004666D3" w:rsidRDefault="004666D3">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" adj="3718,-1525" fillcolor="white [3212]" strokecolor="#1f4d78 [1604]" strokeweight="1pt">
                <v:stroke joinstyle="miter"/>
                <v:textbox>
                  <w:txbxContent>
                    <w:p w14:paraId="2FA2BA14" w14:textId="2C89CFD8" w:rsidR="004666D3" w:rsidRPr="004666D3" w:rsidRDefault="004666D3" w:rsidP="00CE13C0">
                      <w:pPr>
                        <w:rPr>
                          <w:color w:val="000000" w:themeColor="text1"/>
                        </w:rPr>
                      </w:pPr>
                      <w:r w:rsidRPr="004666D3">
                        <w:rPr>
                          <w:rFonts w:hint="eastAsia"/>
                          <w:color w:val="000000" w:themeColor="text1"/>
                        </w:rPr>
                        <w:t>ハードルの高い目標となっている。</w:t>
                      </w:r>
                    </w:p>
                    <w:p w14:paraId="3DF7592D" w14:textId="56DECC10" w:rsidR="004666D3" w:rsidRPr="004666D3" w:rsidRDefault="004666D3">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4666D3" w:rsidRPr="004666D3" w:rsidRDefault="004666D3">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66" w:name="_Toc7208324"/>
      <w:r>
        <w:t>システム</w:t>
      </w:r>
      <w:r>
        <w:rPr>
          <w:rFonts w:hint="eastAsia"/>
        </w:rPr>
        <w:t>のライフサイクル</w:t>
      </w:r>
      <w:bookmarkEnd w:id="66"/>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4666D3" w:rsidRPr="00D50E9D" w:rsidRDefault="004666D3"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3"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" fillcolor="white [3212]" strokecolor="black [3213]" strokeweight="1.5pt">
                      <v:textbox>
                        <w:txbxContent>
                          <w:p w14:paraId="307857A6" w14:textId="051C3C0F" w:rsidR="004666D3" w:rsidRPr="00D50E9D" w:rsidRDefault="004666D3"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4666D3" w:rsidRPr="00D50E9D" w:rsidRDefault="004666D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4"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mdX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GrOZ1f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4666D3" w:rsidRPr="00D50E9D" w:rsidRDefault="004666D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4666D3" w:rsidRPr="00D50E9D" w:rsidRDefault="004666D3"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5"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atX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o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Amxq1f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4666D3" w:rsidRPr="00D50E9D" w:rsidRDefault="004666D3"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4666D3" w:rsidRPr="00D50E9D" w:rsidRDefault="004666D3"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6"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DlTL7L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4666D3" w:rsidRPr="00D50E9D" w:rsidRDefault="004666D3"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4666D3" w:rsidRPr="00D50E9D" w:rsidRDefault="004666D3"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7"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" fillcolor="white [3212]" strokecolor="black [3213]" strokeweight="1.5pt">
                      <v:textbox>
                        <w:txbxContent>
                          <w:p w14:paraId="4C67AFD0" w14:textId="774B0B75" w:rsidR="004666D3" w:rsidRPr="00D50E9D" w:rsidRDefault="004666D3"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4666D3" w:rsidRPr="00D50E9D" w:rsidRDefault="004666D3"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8"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" fillcolor="white [3212]" strokecolor="black [3213]" strokeweight="1.5pt">
                      <v:textbox>
                        <w:txbxContent>
                          <w:p w14:paraId="74305393" w14:textId="35048DFD" w:rsidR="004666D3" w:rsidRPr="00D50E9D" w:rsidRDefault="004666D3"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4666D3" w:rsidRPr="00D50E9D" w:rsidRDefault="004666D3"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4666D3" w:rsidRDefault="004666D3" w:rsidP="00DB214C">
                                    <w:pPr>
                                      <w:jc w:val="center"/>
                                      <w:rPr>
                                        <w:color w:val="000000" w:themeColor="text1"/>
                                      </w:rPr>
                                    </w:pPr>
                                    <w:r>
                                      <w:rPr>
                                        <w:rFonts w:hint="eastAsia"/>
                                        <w:color w:val="000000" w:themeColor="text1"/>
                                      </w:rPr>
                                      <w:t>ロボット特性</w:t>
                                    </w:r>
                                  </w:p>
                                  <w:p w14:paraId="14258518" w14:textId="3A6BE414" w:rsidR="004666D3" w:rsidRPr="00D50E9D" w:rsidRDefault="004666D3"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9"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">
                      <v:rect id="正方形/長方形 299" o:spid="_x0000_s1050"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4666D3" w:rsidRPr="00D50E9D" w:rsidRDefault="004666D3"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4666D3" w:rsidRDefault="004666D3" w:rsidP="00DB214C">
                              <w:pPr>
                                <w:jc w:val="center"/>
                                <w:rPr>
                                  <w:color w:val="000000" w:themeColor="text1"/>
                                </w:rPr>
                              </w:pPr>
                              <w:r>
                                <w:rPr>
                                  <w:rFonts w:hint="eastAsia"/>
                                  <w:color w:val="000000" w:themeColor="text1"/>
                                </w:rPr>
                                <w:t>ロボット特性</w:t>
                              </w:r>
                            </w:p>
                            <w:p w14:paraId="14258518" w14:textId="3A6BE414" w:rsidR="004666D3" w:rsidRPr="00D50E9D" w:rsidRDefault="004666D3"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4666D3" w:rsidRPr="00D50E9D" w:rsidRDefault="004666D3"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2"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Ib5QB8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4666D3" w:rsidRPr="00D50E9D" w:rsidRDefault="004666D3"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67" w:name="_Toc7208325"/>
      <w:r>
        <w:rPr>
          <w:rFonts w:hint="eastAsia"/>
        </w:rPr>
        <w:t>ステークホルダー</w:t>
      </w:r>
      <w:bookmarkEnd w:id="67"/>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68" w:name="_Toc7208326"/>
      <w:r>
        <w:rPr>
          <w:rFonts w:hint="eastAsia"/>
        </w:rPr>
        <w:t>システム構成</w:t>
      </w:r>
      <w:bookmarkEnd w:id="68"/>
    </w:p>
    <w:p w14:paraId="2C90FABD" w14:textId="77777777" w:rsidR="00562CDC" w:rsidRPr="00562CDC" w:rsidRDefault="00562CDC" w:rsidP="00562CDC"/>
    <w:p w14:paraId="13192539" w14:textId="597FF87E" w:rsidR="00A3311C" w:rsidRDefault="00562CDC" w:rsidP="00F3525C">
      <w:pPr>
        <w:pStyle w:val="30"/>
      </w:pPr>
      <w:bookmarkStart w:id="69" w:name="_Toc7208327"/>
      <w:r>
        <w:rPr>
          <w:rFonts w:hint="eastAsia"/>
        </w:rPr>
        <w:t>コンセプト</w:t>
      </w:r>
      <w:bookmarkEnd w:id="69"/>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70" w:name="_Toc7208328"/>
      <w:r>
        <w:rPr>
          <w:rFonts w:hint="eastAsia"/>
        </w:rPr>
        <w:lastRenderedPageBreak/>
        <w:t>システム設計</w:t>
      </w:r>
      <w:bookmarkEnd w:id="70"/>
    </w:p>
    <w:p w14:paraId="31932916" w14:textId="77777777" w:rsidR="00F81867" w:rsidRPr="00F81867" w:rsidRDefault="00F81867" w:rsidP="00F81867"/>
    <w:p w14:paraId="0BEE2195" w14:textId="69B59B7A" w:rsidR="00F81867" w:rsidRPr="00F81867" w:rsidRDefault="00396FFB" w:rsidP="00F81867">
      <w:pPr>
        <w:pStyle w:val="20"/>
      </w:pPr>
      <w:bookmarkStart w:id="71" w:name="_Toc7208329"/>
      <w:r>
        <w:rPr>
          <w:rFonts w:hint="eastAsia"/>
        </w:rPr>
        <w:t>システム設計とは</w:t>
      </w:r>
      <w:bookmarkEnd w:id="71"/>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72" w:name="_Toc7208330"/>
      <w:r>
        <w:rPr>
          <w:rFonts w:hint="eastAsia"/>
        </w:rPr>
        <w:t>要求分析</w:t>
      </w:r>
      <w:bookmarkEnd w:id="72"/>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73" w:name="_Toc7208331"/>
      <w:r>
        <w:rPr>
          <w:rFonts w:hint="eastAsia"/>
        </w:rPr>
        <w:t>要求とは</w:t>
      </w:r>
      <w:bookmarkEnd w:id="73"/>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4666D3" w:rsidRPr="002E4B55" w:rsidRDefault="004666D3"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3"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" fillcolor="#deeaf6 [660]" strokecolor="black [3213]" strokeweight="1.5pt">
                      <v:stroke joinstyle="miter"/>
                      <v:textbox>
                        <w:txbxContent>
                          <w:p w14:paraId="1B5E7630" w14:textId="421CF89B" w:rsidR="004666D3" w:rsidRPr="002E4B55" w:rsidRDefault="004666D3"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4666D3" w:rsidRPr="002E4B55" w:rsidRDefault="004666D3"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4666D3" w:rsidRPr="002E4B55" w:rsidRDefault="004666D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4666D3" w:rsidRPr="002E4B55" w:rsidRDefault="004666D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4"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">
                      <v:roundrect id="角丸四角形 237" o:spid="_x0000_s1055"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4666D3" w:rsidRPr="002E4B55" w:rsidRDefault="004666D3"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4666D3" w:rsidRPr="002E4B55" w:rsidRDefault="004666D3"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4666D3" w:rsidRPr="002E4B55" w:rsidRDefault="004666D3"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4666D3" w:rsidRPr="002E4B55" w:rsidRDefault="004666D3"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4666D3" w:rsidRPr="002E4B55" w:rsidRDefault="004666D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60"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">
                      <v:roundrect id="角丸四角形 250" o:spid="_x0000_s1061"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4666D3" w:rsidRPr="002E4B55" w:rsidRDefault="004666D3"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4666D3" w:rsidRPr="002E4B55" w:rsidRDefault="004666D3"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4666D3" w:rsidRPr="002E4B55" w:rsidRDefault="004666D3"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5"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" fillcolor="#deeaf6 [660]" strokecolor="black [3213]" strokeweight="1.5pt">
                      <v:stroke joinstyle="miter"/>
                      <v:textbox>
                        <w:txbxContent>
                          <w:p w14:paraId="0FB76841" w14:textId="77777777" w:rsidR="004666D3" w:rsidRPr="002E4B55" w:rsidRDefault="004666D3"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4666D3" w:rsidRPr="002E4B55" w:rsidRDefault="004666D3"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4666D3" w:rsidRPr="002E4B55" w:rsidRDefault="004666D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4666D3" w:rsidRPr="002E4B55" w:rsidRDefault="004666D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6"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">
                      <v:roundrect id="角丸四角形 281" o:spid="_x0000_s1067"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4666D3" w:rsidRPr="002E4B55" w:rsidRDefault="004666D3"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4666D3" w:rsidRPr="002E4B55" w:rsidRDefault="004666D3"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4666D3" w:rsidRPr="002E4B55" w:rsidRDefault="004666D3"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4666D3" w:rsidRPr="002E4B55" w:rsidRDefault="004666D3"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4666D3" w:rsidRPr="002E4B55" w:rsidRDefault="004666D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2"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">
                      <v:roundrect id="角丸四角形 287" o:spid="_x0000_s1073"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4666D3" w:rsidRPr="002E4B55" w:rsidRDefault="004666D3"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4666D3" w:rsidRPr="002E4B55" w:rsidRDefault="004666D3"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4666D3" w:rsidRPr="002E4B55" w:rsidRDefault="004666D3"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7"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IRYyA3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4666D3" w:rsidRPr="002E4B55" w:rsidRDefault="004666D3"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74" w:name="_Toc7208332"/>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74"/>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75" w:name="_Toc7208333"/>
      <w:r>
        <w:rPr>
          <w:rFonts w:hint="eastAsia"/>
        </w:rPr>
        <w:lastRenderedPageBreak/>
        <w:t>コンテクスト分析</w:t>
      </w:r>
      <w:bookmarkEnd w:id="75"/>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4666D3" w:rsidRPr="00562197" w:rsidRDefault="004666D3"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8"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" fillcolor="#deeaf6 [660]" strokecolor="black [3213]" strokeweight="1pt">
                      <v:textbox>
                        <w:txbxContent>
                          <w:p w14:paraId="506EA6F2" w14:textId="7EA7A854" w:rsidR="004666D3" w:rsidRPr="00562197" w:rsidRDefault="004666D3"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76" w:name="_Toc7208334"/>
      <w:r>
        <w:rPr>
          <w:rFonts w:hint="eastAsia"/>
        </w:rPr>
        <w:t>ユースケース分析</w:t>
      </w:r>
      <w:bookmarkEnd w:id="76"/>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77" w:name="_Toc7208335"/>
      <w:r>
        <w:rPr>
          <w:rFonts w:hint="eastAsia"/>
        </w:rPr>
        <w:lastRenderedPageBreak/>
        <w:t>あなごシステムの要求分析</w:t>
      </w:r>
      <w:bookmarkEnd w:id="77"/>
    </w:p>
    <w:p w14:paraId="5837D490" w14:textId="0C3C2043" w:rsidR="00EE6915" w:rsidRDefault="0098310D" w:rsidP="00DC5C12">
      <w:pPr>
        <w:pStyle w:val="30"/>
      </w:pPr>
      <w:bookmarkStart w:id="78" w:name="_Toc7208336"/>
      <w:r>
        <w:rPr>
          <w:rFonts w:hint="eastAsia"/>
        </w:rPr>
        <w:t>ステークホルダー要求</w:t>
      </w:r>
      <w:bookmarkEnd w:id="78"/>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79" w:name="_Toc7208337"/>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79"/>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80" w:name="_Ref512855032"/>
      <w:bookmarkStart w:id="81" w:name="_Toc7208338"/>
      <w:r>
        <w:rPr>
          <w:rFonts w:hint="eastAsia"/>
        </w:rPr>
        <w:t>システムの要求</w:t>
      </w:r>
      <w:bookmarkEnd w:id="80"/>
      <w:bookmarkEnd w:id="81"/>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F0551" w14:textId="77777777" w:rsidR="004666D3" w:rsidRDefault="004666D3">
      <w:r>
        <w:separator/>
      </w:r>
    </w:p>
  </w:endnote>
  <w:endnote w:type="continuationSeparator" w:id="0">
    <w:p w14:paraId="4E001DB1" w14:textId="77777777" w:rsidR="004666D3" w:rsidRDefault="00466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4666D3" w:rsidRPr="004423A9" w:rsidRDefault="004666D3"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C28C4" w14:textId="77777777" w:rsidR="004666D3" w:rsidRDefault="004666D3">
      <w:r>
        <w:separator/>
      </w:r>
    </w:p>
  </w:footnote>
  <w:footnote w:type="continuationSeparator" w:id="0">
    <w:p w14:paraId="27047585" w14:textId="77777777" w:rsidR="004666D3" w:rsidRDefault="004666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4666D3" w:rsidRDefault="004666D3"/>
  <w:p w14:paraId="4490C848" w14:textId="77777777" w:rsidR="004666D3" w:rsidRDefault="004666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4666D3" w:rsidRDefault="004666D3"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8"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9"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0"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3"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8"/>
  </w:num>
  <w:num w:numId="3">
    <w:abstractNumId w:val="22"/>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7"/>
  </w:num>
  <w:num w:numId="16">
    <w:abstractNumId w:val="19"/>
  </w:num>
  <w:num w:numId="17">
    <w:abstractNumId w:val="14"/>
  </w:num>
  <w:num w:numId="18">
    <w:abstractNumId w:val="21"/>
  </w:num>
  <w:num w:numId="19">
    <w:abstractNumId w:val="16"/>
  </w:num>
  <w:num w:numId="20">
    <w:abstractNumId w:val="20"/>
  </w:num>
  <w:num w:numId="21">
    <w:abstractNumId w:val="12"/>
  </w:num>
  <w:num w:numId="22">
    <w:abstractNumId w:val="15"/>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ユーザー">
    <w15:presenceInfo w15:providerId="None" w15:userId="Microsoft Office ユーザー"/>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hideSpellingErrors/>
  <w:activeWritingStyle w:appName="MSWord" w:lang="en-US" w:vendorID="8" w:dllVersion="513" w:checkStyle="1"/>
  <w:activeWritingStyle w:appName="MSWord" w:lang="ja-JP" w:vendorID="5"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107"/>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0DB2"/>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A94"/>
    <w:rsid w:val="00CC26D8"/>
    <w:rsid w:val="00CC4F1E"/>
    <w:rsid w:val="00CD3BA0"/>
    <w:rsid w:val="00CD3BD9"/>
    <w:rsid w:val="00CD6283"/>
    <w:rsid w:val="00CD79FD"/>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17240"/>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microsoft.com/office/2011/relationships/people" Target="peop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4.xml><?xml version="1.0" encoding="utf-8"?>
<ds:datastoreItem xmlns:ds="http://schemas.openxmlformats.org/officeDocument/2006/customXml" ds:itemID="{B13B5E23-7776-5C43-908E-FE1B99A19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33</Pages>
  <Words>7007</Words>
  <Characters>4309</Characters>
  <Application>Microsoft Office Word</Application>
  <DocSecurity>0</DocSecurity>
  <Lines>35</Lines>
  <Paragraphs>22</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11294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Microsoft Office ユーザー</cp:lastModifiedBy>
  <cp:revision>45</cp:revision>
  <cp:lastPrinted>2018-09-26T01:30:00Z</cp:lastPrinted>
  <dcterms:created xsi:type="dcterms:W3CDTF">2019-04-06T01:15:00Z</dcterms:created>
  <dcterms:modified xsi:type="dcterms:W3CDTF">2019-04-29T09:50:00Z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