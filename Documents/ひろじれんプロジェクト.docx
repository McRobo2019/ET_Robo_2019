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64D88AD0"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ins w:id="0" w:author="Microsoft Office ユーザー" w:date="2019-05-10T21:44:00Z">
        <w:r w:rsidR="007631CE">
          <w:rPr>
            <w:color w:val="000000" w:themeColor="text1"/>
            <w:sz w:val="32"/>
          </w:rPr>
          <w:t>6</w:t>
        </w:r>
      </w:ins>
      <w:del w:id="1" w:author="Microsoft Office ユーザー" w:date="2019-05-10T21:44:00Z">
        <w:r w:rsidR="00A70909" w:rsidDel="007631CE">
          <w:rPr>
            <w:color w:val="000000" w:themeColor="text1"/>
            <w:sz w:val="32"/>
          </w:rPr>
          <w:delText>5</w:delText>
        </w:r>
      </w:del>
    </w:p>
    <w:p w14:paraId="4797341D" w14:textId="1041CA25" w:rsidR="00CC4F1E" w:rsidRPr="00F86B28" w:rsidRDefault="00B95C0F">
      <w:pPr>
        <w:pStyle w:val="af4"/>
        <w:jc w:val="center"/>
        <w:rPr>
          <w:color w:val="000000" w:themeColor="text1"/>
          <w:sz w:val="32"/>
        </w:rPr>
      </w:pPr>
      <w:del w:id="2" w:author="Microsoft Office ユーザー" w:date="2019-05-10T21:45:00Z">
        <w:r w:rsidDel="007631CE">
          <w:rPr>
            <w:color w:val="000000" w:themeColor="text1"/>
            <w:sz w:val="32"/>
          </w:rPr>
          <w:delText>0</w:delText>
        </w:r>
        <w:r w:rsidR="006B63A4" w:rsidDel="007631CE">
          <w:rPr>
            <w:color w:val="000000" w:themeColor="text1"/>
            <w:sz w:val="32"/>
          </w:rPr>
          <w:delText>4</w:delText>
        </w:r>
      </w:del>
      <w:ins w:id="3" w:author="Microsoft Office ユーザー" w:date="2019-05-10T21:45:00Z">
        <w:r w:rsidR="007631CE">
          <w:rPr>
            <w:color w:val="000000" w:themeColor="text1"/>
            <w:sz w:val="32"/>
          </w:rPr>
          <w:t>0</w:t>
        </w:r>
        <w:r w:rsidR="007631CE">
          <w:rPr>
            <w:color w:val="000000" w:themeColor="text1"/>
            <w:sz w:val="32"/>
          </w:rPr>
          <w:t>5</w:t>
        </w:r>
      </w:ins>
      <w:bookmarkStart w:id="4" w:name="_GoBack"/>
      <w:bookmarkEnd w:id="4"/>
      <w:r w:rsidR="009F77FF" w:rsidRPr="00F86B28">
        <w:rPr>
          <w:color w:val="000000" w:themeColor="text1"/>
          <w:sz w:val="32"/>
        </w:rPr>
        <w:t>/</w:t>
      </w:r>
      <w:del w:id="5" w:author="Microsoft Office ユーザー" w:date="2019-05-10T21:44:00Z">
        <w:r w:rsidR="00F057CA" w:rsidDel="007631CE">
          <w:rPr>
            <w:color w:val="000000" w:themeColor="text1"/>
            <w:sz w:val="32"/>
          </w:rPr>
          <w:delText>2</w:delText>
        </w:r>
        <w:r w:rsidR="00A70909" w:rsidDel="007631CE">
          <w:rPr>
            <w:color w:val="000000" w:themeColor="text1"/>
            <w:sz w:val="32"/>
          </w:rPr>
          <w:delText>6</w:delText>
        </w:r>
      </w:del>
      <w:ins w:id="6" w:author="Microsoft Office ユーザー" w:date="2019-05-10T21:44:00Z">
        <w:r w:rsidR="007631CE">
          <w:rPr>
            <w:color w:val="000000" w:themeColor="text1"/>
            <w:sz w:val="32"/>
          </w:rPr>
          <w:t>10</w:t>
        </w:r>
      </w:ins>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76D4ADC7" w14:textId="2BB67465" w:rsidR="00E6586D" w:rsidRDefault="00E84D0D">
      <w:pPr>
        <w:pStyle w:val="11"/>
        <w:tabs>
          <w:tab w:val="left" w:pos="420"/>
          <w:tab w:val="right" w:leader="dot" w:pos="9065"/>
        </w:tabs>
        <w:rPr>
          <w:ins w:id="7" w:author="Microsoft Office ユーザー" w:date="2019-05-10T21:43:00Z"/>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ins w:id="8" w:author="Microsoft Office ユーザー" w:date="2019-05-10T21:43:00Z">
        <w:r w:rsidR="00E6586D">
          <w:rPr>
            <w:noProof/>
          </w:rPr>
          <w:t>1</w:t>
        </w:r>
        <w:r w:rsidR="00E6586D">
          <w:rPr>
            <w:rFonts w:asciiTheme="minorHAnsi" w:eastAsiaTheme="minorEastAsia" w:hAnsiTheme="minorHAnsi" w:cstheme="minorBidi"/>
            <w:noProof/>
            <w:kern w:val="2"/>
            <w:szCs w:val="24"/>
          </w:rPr>
          <w:tab/>
        </w:r>
        <w:r w:rsidR="00E6586D">
          <w:rPr>
            <w:noProof/>
          </w:rPr>
          <w:t>はじめに</w:t>
        </w:r>
        <w:r w:rsidR="00E6586D">
          <w:rPr>
            <w:noProof/>
          </w:rPr>
          <w:tab/>
        </w:r>
        <w:r w:rsidR="00E6586D">
          <w:rPr>
            <w:noProof/>
          </w:rPr>
          <w:fldChar w:fldCharType="begin"/>
        </w:r>
        <w:r w:rsidR="00E6586D">
          <w:rPr>
            <w:noProof/>
          </w:rPr>
          <w:instrText xml:space="preserve"> PAGEREF _Toc8417064 \h </w:instrText>
        </w:r>
        <w:r w:rsidR="00E6586D">
          <w:rPr>
            <w:noProof/>
          </w:rPr>
        </w:r>
      </w:ins>
      <w:r w:rsidR="00E6586D">
        <w:rPr>
          <w:noProof/>
        </w:rPr>
        <w:fldChar w:fldCharType="separate"/>
      </w:r>
      <w:ins w:id="9" w:author="Microsoft Office ユーザー" w:date="2019-05-10T21:43:00Z">
        <w:r w:rsidR="00E6586D">
          <w:rPr>
            <w:noProof/>
          </w:rPr>
          <w:t>5</w:t>
        </w:r>
        <w:r w:rsidR="00E6586D">
          <w:rPr>
            <w:noProof/>
          </w:rPr>
          <w:fldChar w:fldCharType="end"/>
        </w:r>
      </w:ins>
    </w:p>
    <w:p w14:paraId="581BA546" w14:textId="7CD01F21" w:rsidR="00E6586D" w:rsidRDefault="00E6586D">
      <w:pPr>
        <w:pStyle w:val="11"/>
        <w:tabs>
          <w:tab w:val="left" w:pos="420"/>
          <w:tab w:val="right" w:leader="dot" w:pos="9065"/>
        </w:tabs>
        <w:rPr>
          <w:ins w:id="10" w:author="Microsoft Office ユーザー" w:date="2019-05-10T21:43:00Z"/>
          <w:rFonts w:asciiTheme="minorHAnsi" w:eastAsiaTheme="minorEastAsia" w:hAnsiTheme="minorHAnsi" w:cstheme="minorBidi"/>
          <w:noProof/>
          <w:kern w:val="2"/>
          <w:szCs w:val="24"/>
        </w:rPr>
      </w:pPr>
      <w:ins w:id="11" w:author="Microsoft Office ユーザー" w:date="2019-05-10T21:43:00Z">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_Toc8417065 \h </w:instrText>
        </w:r>
        <w:r>
          <w:rPr>
            <w:noProof/>
          </w:rPr>
        </w:r>
      </w:ins>
      <w:r>
        <w:rPr>
          <w:noProof/>
        </w:rPr>
        <w:fldChar w:fldCharType="separate"/>
      </w:r>
      <w:ins w:id="12" w:author="Microsoft Office ユーザー" w:date="2019-05-10T21:43:00Z">
        <w:r>
          <w:rPr>
            <w:noProof/>
          </w:rPr>
          <w:t>6</w:t>
        </w:r>
        <w:r>
          <w:rPr>
            <w:noProof/>
          </w:rPr>
          <w:fldChar w:fldCharType="end"/>
        </w:r>
      </w:ins>
    </w:p>
    <w:p w14:paraId="37A0638B" w14:textId="1229ED96" w:rsidR="00E6586D" w:rsidRDefault="00E6586D">
      <w:pPr>
        <w:pStyle w:val="22"/>
        <w:tabs>
          <w:tab w:val="left" w:pos="840"/>
          <w:tab w:val="right" w:leader="dot" w:pos="9065"/>
        </w:tabs>
        <w:rPr>
          <w:ins w:id="13" w:author="Microsoft Office ユーザー" w:date="2019-05-10T21:43:00Z"/>
          <w:rFonts w:asciiTheme="minorHAnsi" w:eastAsiaTheme="minorEastAsia" w:hAnsiTheme="minorHAnsi" w:cstheme="minorBidi"/>
          <w:noProof/>
          <w:kern w:val="2"/>
          <w:szCs w:val="24"/>
        </w:rPr>
      </w:pPr>
      <w:ins w:id="14" w:author="Microsoft Office ユーザー" w:date="2019-05-10T21:43:00Z">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_Toc8417066 \h </w:instrText>
        </w:r>
        <w:r>
          <w:rPr>
            <w:noProof/>
          </w:rPr>
        </w:r>
      </w:ins>
      <w:r>
        <w:rPr>
          <w:noProof/>
        </w:rPr>
        <w:fldChar w:fldCharType="separate"/>
      </w:r>
      <w:ins w:id="15" w:author="Microsoft Office ユーザー" w:date="2019-05-10T21:43:00Z">
        <w:r>
          <w:rPr>
            <w:noProof/>
          </w:rPr>
          <w:t>6</w:t>
        </w:r>
        <w:r>
          <w:rPr>
            <w:noProof/>
          </w:rPr>
          <w:fldChar w:fldCharType="end"/>
        </w:r>
      </w:ins>
    </w:p>
    <w:p w14:paraId="1F17A1AA" w14:textId="5E09AA6E" w:rsidR="00E6586D" w:rsidRDefault="00E6586D">
      <w:pPr>
        <w:pStyle w:val="32"/>
        <w:tabs>
          <w:tab w:val="left" w:pos="1260"/>
          <w:tab w:val="right" w:leader="dot" w:pos="9065"/>
        </w:tabs>
        <w:rPr>
          <w:ins w:id="16" w:author="Microsoft Office ユーザー" w:date="2019-05-10T21:43:00Z"/>
          <w:rFonts w:asciiTheme="minorHAnsi" w:eastAsiaTheme="minorEastAsia" w:hAnsiTheme="minorHAnsi" w:cstheme="minorBidi"/>
          <w:noProof/>
          <w:kern w:val="2"/>
          <w:szCs w:val="24"/>
        </w:rPr>
      </w:pPr>
      <w:ins w:id="17" w:author="Microsoft Office ユーザー" w:date="2019-05-10T21:43:00Z">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_Toc8417067 \h </w:instrText>
        </w:r>
        <w:r>
          <w:rPr>
            <w:noProof/>
          </w:rPr>
        </w:r>
      </w:ins>
      <w:r>
        <w:rPr>
          <w:noProof/>
        </w:rPr>
        <w:fldChar w:fldCharType="separate"/>
      </w:r>
      <w:ins w:id="18" w:author="Microsoft Office ユーザー" w:date="2019-05-10T21:43:00Z">
        <w:r>
          <w:rPr>
            <w:noProof/>
          </w:rPr>
          <w:t>6</w:t>
        </w:r>
        <w:r>
          <w:rPr>
            <w:noProof/>
          </w:rPr>
          <w:fldChar w:fldCharType="end"/>
        </w:r>
      </w:ins>
    </w:p>
    <w:p w14:paraId="68A1CC40" w14:textId="73638901" w:rsidR="00E6586D" w:rsidRDefault="00E6586D">
      <w:pPr>
        <w:pStyle w:val="32"/>
        <w:tabs>
          <w:tab w:val="left" w:pos="1260"/>
          <w:tab w:val="right" w:leader="dot" w:pos="9065"/>
        </w:tabs>
        <w:rPr>
          <w:ins w:id="19" w:author="Microsoft Office ユーザー" w:date="2019-05-10T21:43:00Z"/>
          <w:rFonts w:asciiTheme="minorHAnsi" w:eastAsiaTheme="minorEastAsia" w:hAnsiTheme="minorHAnsi" w:cstheme="minorBidi"/>
          <w:noProof/>
          <w:kern w:val="2"/>
          <w:szCs w:val="24"/>
        </w:rPr>
      </w:pPr>
      <w:ins w:id="20" w:author="Microsoft Office ユーザー" w:date="2019-05-10T21:43:00Z">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_Toc8417068 \h </w:instrText>
        </w:r>
        <w:r>
          <w:rPr>
            <w:noProof/>
          </w:rPr>
        </w:r>
      </w:ins>
      <w:r>
        <w:rPr>
          <w:noProof/>
        </w:rPr>
        <w:fldChar w:fldCharType="separate"/>
      </w:r>
      <w:ins w:id="21" w:author="Microsoft Office ユーザー" w:date="2019-05-10T21:43:00Z">
        <w:r>
          <w:rPr>
            <w:noProof/>
          </w:rPr>
          <w:t>6</w:t>
        </w:r>
        <w:r>
          <w:rPr>
            <w:noProof/>
          </w:rPr>
          <w:fldChar w:fldCharType="end"/>
        </w:r>
      </w:ins>
    </w:p>
    <w:p w14:paraId="222596C2" w14:textId="3B7D4966" w:rsidR="00E6586D" w:rsidRDefault="00E6586D">
      <w:pPr>
        <w:pStyle w:val="22"/>
        <w:tabs>
          <w:tab w:val="left" w:pos="840"/>
          <w:tab w:val="right" w:leader="dot" w:pos="9065"/>
        </w:tabs>
        <w:rPr>
          <w:ins w:id="22" w:author="Microsoft Office ユーザー" w:date="2019-05-10T21:43:00Z"/>
          <w:rFonts w:asciiTheme="minorHAnsi" w:eastAsiaTheme="minorEastAsia" w:hAnsiTheme="minorHAnsi" w:cstheme="minorBidi"/>
          <w:noProof/>
          <w:kern w:val="2"/>
          <w:szCs w:val="24"/>
        </w:rPr>
      </w:pPr>
      <w:ins w:id="23" w:author="Microsoft Office ユーザー" w:date="2019-05-10T21:43:00Z">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_Toc8417069 \h </w:instrText>
        </w:r>
        <w:r>
          <w:rPr>
            <w:noProof/>
          </w:rPr>
        </w:r>
      </w:ins>
      <w:r>
        <w:rPr>
          <w:noProof/>
        </w:rPr>
        <w:fldChar w:fldCharType="separate"/>
      </w:r>
      <w:ins w:id="24" w:author="Microsoft Office ユーザー" w:date="2019-05-10T21:43:00Z">
        <w:r>
          <w:rPr>
            <w:noProof/>
          </w:rPr>
          <w:t>7</w:t>
        </w:r>
        <w:r>
          <w:rPr>
            <w:noProof/>
          </w:rPr>
          <w:fldChar w:fldCharType="end"/>
        </w:r>
      </w:ins>
    </w:p>
    <w:p w14:paraId="17154C59" w14:textId="4B5D69B4" w:rsidR="00E6586D" w:rsidRDefault="00E6586D">
      <w:pPr>
        <w:pStyle w:val="32"/>
        <w:tabs>
          <w:tab w:val="left" w:pos="1260"/>
          <w:tab w:val="right" w:leader="dot" w:pos="9065"/>
        </w:tabs>
        <w:rPr>
          <w:ins w:id="25" w:author="Microsoft Office ユーザー" w:date="2019-05-10T21:43:00Z"/>
          <w:rFonts w:asciiTheme="minorHAnsi" w:eastAsiaTheme="minorEastAsia" w:hAnsiTheme="minorHAnsi" w:cstheme="minorBidi"/>
          <w:noProof/>
          <w:kern w:val="2"/>
          <w:szCs w:val="24"/>
        </w:rPr>
      </w:pPr>
      <w:ins w:id="26" w:author="Microsoft Office ユーザー" w:date="2019-05-10T21:43:00Z">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_Toc8417070 \h </w:instrText>
        </w:r>
        <w:r>
          <w:rPr>
            <w:noProof/>
          </w:rPr>
        </w:r>
      </w:ins>
      <w:r>
        <w:rPr>
          <w:noProof/>
        </w:rPr>
        <w:fldChar w:fldCharType="separate"/>
      </w:r>
      <w:ins w:id="27" w:author="Microsoft Office ユーザー" w:date="2019-05-10T21:43:00Z">
        <w:r>
          <w:rPr>
            <w:noProof/>
          </w:rPr>
          <w:t>7</w:t>
        </w:r>
        <w:r>
          <w:rPr>
            <w:noProof/>
          </w:rPr>
          <w:fldChar w:fldCharType="end"/>
        </w:r>
      </w:ins>
    </w:p>
    <w:p w14:paraId="271EAAD4" w14:textId="01DA8A51" w:rsidR="00E6586D" w:rsidRDefault="00E6586D">
      <w:pPr>
        <w:pStyle w:val="32"/>
        <w:tabs>
          <w:tab w:val="left" w:pos="1260"/>
          <w:tab w:val="right" w:leader="dot" w:pos="9065"/>
        </w:tabs>
        <w:rPr>
          <w:ins w:id="28" w:author="Microsoft Office ユーザー" w:date="2019-05-10T21:43:00Z"/>
          <w:rFonts w:asciiTheme="minorHAnsi" w:eastAsiaTheme="minorEastAsia" w:hAnsiTheme="minorHAnsi" w:cstheme="minorBidi"/>
          <w:noProof/>
          <w:kern w:val="2"/>
          <w:szCs w:val="24"/>
        </w:rPr>
      </w:pPr>
      <w:ins w:id="29" w:author="Microsoft Office ユーザー" w:date="2019-05-10T21:43:00Z">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_Toc8417071 \h </w:instrText>
        </w:r>
        <w:r>
          <w:rPr>
            <w:noProof/>
          </w:rPr>
        </w:r>
      </w:ins>
      <w:r>
        <w:rPr>
          <w:noProof/>
        </w:rPr>
        <w:fldChar w:fldCharType="separate"/>
      </w:r>
      <w:ins w:id="30" w:author="Microsoft Office ユーザー" w:date="2019-05-10T21:43:00Z">
        <w:r>
          <w:rPr>
            <w:noProof/>
          </w:rPr>
          <w:t>7</w:t>
        </w:r>
        <w:r>
          <w:rPr>
            <w:noProof/>
          </w:rPr>
          <w:fldChar w:fldCharType="end"/>
        </w:r>
      </w:ins>
    </w:p>
    <w:p w14:paraId="5E8C5F34" w14:textId="069E5FC0" w:rsidR="00E6586D" w:rsidRDefault="00E6586D">
      <w:pPr>
        <w:pStyle w:val="32"/>
        <w:tabs>
          <w:tab w:val="left" w:pos="1260"/>
          <w:tab w:val="right" w:leader="dot" w:pos="9065"/>
        </w:tabs>
        <w:rPr>
          <w:ins w:id="31" w:author="Microsoft Office ユーザー" w:date="2019-05-10T21:43:00Z"/>
          <w:rFonts w:asciiTheme="minorHAnsi" w:eastAsiaTheme="minorEastAsia" w:hAnsiTheme="minorHAnsi" w:cstheme="minorBidi"/>
          <w:noProof/>
          <w:kern w:val="2"/>
          <w:szCs w:val="24"/>
        </w:rPr>
      </w:pPr>
      <w:ins w:id="32" w:author="Microsoft Office ユーザー" w:date="2019-05-10T21:43:00Z">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_Toc8417072 \h </w:instrText>
        </w:r>
        <w:r>
          <w:rPr>
            <w:noProof/>
          </w:rPr>
        </w:r>
      </w:ins>
      <w:r>
        <w:rPr>
          <w:noProof/>
        </w:rPr>
        <w:fldChar w:fldCharType="separate"/>
      </w:r>
      <w:ins w:id="33" w:author="Microsoft Office ユーザー" w:date="2019-05-10T21:43:00Z">
        <w:r>
          <w:rPr>
            <w:noProof/>
          </w:rPr>
          <w:t>8</w:t>
        </w:r>
        <w:r>
          <w:rPr>
            <w:noProof/>
          </w:rPr>
          <w:fldChar w:fldCharType="end"/>
        </w:r>
      </w:ins>
    </w:p>
    <w:p w14:paraId="4A2D4613" w14:textId="4161D81B" w:rsidR="00E6586D" w:rsidRDefault="00E6586D">
      <w:pPr>
        <w:pStyle w:val="22"/>
        <w:tabs>
          <w:tab w:val="left" w:pos="840"/>
          <w:tab w:val="right" w:leader="dot" w:pos="9065"/>
        </w:tabs>
        <w:rPr>
          <w:ins w:id="34" w:author="Microsoft Office ユーザー" w:date="2019-05-10T21:43:00Z"/>
          <w:rFonts w:asciiTheme="minorHAnsi" w:eastAsiaTheme="minorEastAsia" w:hAnsiTheme="minorHAnsi" w:cstheme="minorBidi"/>
          <w:noProof/>
          <w:kern w:val="2"/>
          <w:szCs w:val="24"/>
        </w:rPr>
      </w:pPr>
      <w:ins w:id="35" w:author="Microsoft Office ユーザー" w:date="2019-05-10T21:43:00Z">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_Toc8417073 \h </w:instrText>
        </w:r>
        <w:r>
          <w:rPr>
            <w:noProof/>
          </w:rPr>
        </w:r>
      </w:ins>
      <w:r>
        <w:rPr>
          <w:noProof/>
        </w:rPr>
        <w:fldChar w:fldCharType="separate"/>
      </w:r>
      <w:ins w:id="36" w:author="Microsoft Office ユーザー" w:date="2019-05-10T21:43:00Z">
        <w:r>
          <w:rPr>
            <w:noProof/>
          </w:rPr>
          <w:t>8</w:t>
        </w:r>
        <w:r>
          <w:rPr>
            <w:noProof/>
          </w:rPr>
          <w:fldChar w:fldCharType="end"/>
        </w:r>
      </w:ins>
    </w:p>
    <w:p w14:paraId="45E62E3A" w14:textId="4336EB97" w:rsidR="00E6586D" w:rsidRDefault="00E6586D">
      <w:pPr>
        <w:pStyle w:val="22"/>
        <w:tabs>
          <w:tab w:val="left" w:pos="840"/>
          <w:tab w:val="right" w:leader="dot" w:pos="9065"/>
        </w:tabs>
        <w:rPr>
          <w:ins w:id="37" w:author="Microsoft Office ユーザー" w:date="2019-05-10T21:43:00Z"/>
          <w:rFonts w:asciiTheme="minorHAnsi" w:eastAsiaTheme="minorEastAsia" w:hAnsiTheme="minorHAnsi" w:cstheme="minorBidi"/>
          <w:noProof/>
          <w:kern w:val="2"/>
          <w:szCs w:val="24"/>
        </w:rPr>
      </w:pPr>
      <w:ins w:id="38" w:author="Microsoft Office ユーザー" w:date="2019-05-10T21:43:00Z">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_Toc8417074 \h </w:instrText>
        </w:r>
        <w:r>
          <w:rPr>
            <w:noProof/>
          </w:rPr>
        </w:r>
      </w:ins>
      <w:r>
        <w:rPr>
          <w:noProof/>
        </w:rPr>
        <w:fldChar w:fldCharType="separate"/>
      </w:r>
      <w:ins w:id="39" w:author="Microsoft Office ユーザー" w:date="2019-05-10T21:43:00Z">
        <w:r>
          <w:rPr>
            <w:noProof/>
          </w:rPr>
          <w:t>9</w:t>
        </w:r>
        <w:r>
          <w:rPr>
            <w:noProof/>
          </w:rPr>
          <w:fldChar w:fldCharType="end"/>
        </w:r>
      </w:ins>
    </w:p>
    <w:p w14:paraId="2A88536B" w14:textId="00E38D8A" w:rsidR="00E6586D" w:rsidRDefault="00E6586D">
      <w:pPr>
        <w:pStyle w:val="32"/>
        <w:tabs>
          <w:tab w:val="left" w:pos="1260"/>
          <w:tab w:val="right" w:leader="dot" w:pos="9065"/>
        </w:tabs>
        <w:rPr>
          <w:ins w:id="40" w:author="Microsoft Office ユーザー" w:date="2019-05-10T21:43:00Z"/>
          <w:rFonts w:asciiTheme="minorHAnsi" w:eastAsiaTheme="minorEastAsia" w:hAnsiTheme="minorHAnsi" w:cstheme="minorBidi"/>
          <w:noProof/>
          <w:kern w:val="2"/>
          <w:szCs w:val="24"/>
        </w:rPr>
      </w:pPr>
      <w:ins w:id="41" w:author="Microsoft Office ユーザー" w:date="2019-05-10T21:43:00Z">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_Toc8417075 \h </w:instrText>
        </w:r>
        <w:r>
          <w:rPr>
            <w:noProof/>
          </w:rPr>
        </w:r>
      </w:ins>
      <w:r>
        <w:rPr>
          <w:noProof/>
        </w:rPr>
        <w:fldChar w:fldCharType="separate"/>
      </w:r>
      <w:ins w:id="42" w:author="Microsoft Office ユーザー" w:date="2019-05-10T21:43:00Z">
        <w:r>
          <w:rPr>
            <w:noProof/>
          </w:rPr>
          <w:t>9</w:t>
        </w:r>
        <w:r>
          <w:rPr>
            <w:noProof/>
          </w:rPr>
          <w:fldChar w:fldCharType="end"/>
        </w:r>
      </w:ins>
    </w:p>
    <w:p w14:paraId="4AF4FC5F" w14:textId="23062559" w:rsidR="00E6586D" w:rsidRDefault="00E6586D">
      <w:pPr>
        <w:pStyle w:val="32"/>
        <w:tabs>
          <w:tab w:val="left" w:pos="1260"/>
          <w:tab w:val="right" w:leader="dot" w:pos="9065"/>
        </w:tabs>
        <w:rPr>
          <w:ins w:id="43" w:author="Microsoft Office ユーザー" w:date="2019-05-10T21:43:00Z"/>
          <w:rFonts w:asciiTheme="minorHAnsi" w:eastAsiaTheme="minorEastAsia" w:hAnsiTheme="minorHAnsi" w:cstheme="minorBidi"/>
          <w:noProof/>
          <w:kern w:val="2"/>
          <w:szCs w:val="24"/>
        </w:rPr>
      </w:pPr>
      <w:ins w:id="44" w:author="Microsoft Office ユーザー" w:date="2019-05-10T21:43:00Z">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_Toc8417076 \h </w:instrText>
        </w:r>
        <w:r>
          <w:rPr>
            <w:noProof/>
          </w:rPr>
        </w:r>
      </w:ins>
      <w:r>
        <w:rPr>
          <w:noProof/>
        </w:rPr>
        <w:fldChar w:fldCharType="separate"/>
      </w:r>
      <w:ins w:id="45" w:author="Microsoft Office ユーザー" w:date="2019-05-10T21:43:00Z">
        <w:r>
          <w:rPr>
            <w:noProof/>
          </w:rPr>
          <w:t>11</w:t>
        </w:r>
        <w:r>
          <w:rPr>
            <w:noProof/>
          </w:rPr>
          <w:fldChar w:fldCharType="end"/>
        </w:r>
      </w:ins>
    </w:p>
    <w:p w14:paraId="3382B3CF" w14:textId="4AA24677" w:rsidR="00E6586D" w:rsidRDefault="00E6586D">
      <w:pPr>
        <w:pStyle w:val="32"/>
        <w:tabs>
          <w:tab w:val="left" w:pos="1260"/>
          <w:tab w:val="right" w:leader="dot" w:pos="9065"/>
        </w:tabs>
        <w:rPr>
          <w:ins w:id="46" w:author="Microsoft Office ユーザー" w:date="2019-05-10T21:43:00Z"/>
          <w:rFonts w:asciiTheme="minorHAnsi" w:eastAsiaTheme="minorEastAsia" w:hAnsiTheme="minorHAnsi" w:cstheme="minorBidi"/>
          <w:noProof/>
          <w:kern w:val="2"/>
          <w:szCs w:val="24"/>
        </w:rPr>
      </w:pPr>
      <w:ins w:id="47" w:author="Microsoft Office ユーザー" w:date="2019-05-10T21:43:00Z">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_Toc8417077 \h </w:instrText>
        </w:r>
        <w:r>
          <w:rPr>
            <w:noProof/>
          </w:rPr>
        </w:r>
      </w:ins>
      <w:r>
        <w:rPr>
          <w:noProof/>
        </w:rPr>
        <w:fldChar w:fldCharType="separate"/>
      </w:r>
      <w:ins w:id="48" w:author="Microsoft Office ユーザー" w:date="2019-05-10T21:43:00Z">
        <w:r>
          <w:rPr>
            <w:noProof/>
          </w:rPr>
          <w:t>12</w:t>
        </w:r>
        <w:r>
          <w:rPr>
            <w:noProof/>
          </w:rPr>
          <w:fldChar w:fldCharType="end"/>
        </w:r>
      </w:ins>
    </w:p>
    <w:p w14:paraId="3838EA3C" w14:textId="45C4CF33" w:rsidR="00E6586D" w:rsidRDefault="00E6586D">
      <w:pPr>
        <w:pStyle w:val="11"/>
        <w:tabs>
          <w:tab w:val="left" w:pos="420"/>
          <w:tab w:val="right" w:leader="dot" w:pos="9065"/>
        </w:tabs>
        <w:rPr>
          <w:ins w:id="49" w:author="Microsoft Office ユーザー" w:date="2019-05-10T21:43:00Z"/>
          <w:rFonts w:asciiTheme="minorHAnsi" w:eastAsiaTheme="minorEastAsia" w:hAnsiTheme="minorHAnsi" w:cstheme="minorBidi"/>
          <w:noProof/>
          <w:kern w:val="2"/>
          <w:szCs w:val="24"/>
        </w:rPr>
      </w:pPr>
      <w:ins w:id="50" w:author="Microsoft Office ユーザー" w:date="2019-05-10T21:43:00Z">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_Toc8417078 \h </w:instrText>
        </w:r>
        <w:r>
          <w:rPr>
            <w:noProof/>
          </w:rPr>
        </w:r>
      </w:ins>
      <w:r>
        <w:rPr>
          <w:noProof/>
        </w:rPr>
        <w:fldChar w:fldCharType="separate"/>
      </w:r>
      <w:ins w:id="51" w:author="Microsoft Office ユーザー" w:date="2019-05-10T21:43:00Z">
        <w:r>
          <w:rPr>
            <w:noProof/>
          </w:rPr>
          <w:t>13</w:t>
        </w:r>
        <w:r>
          <w:rPr>
            <w:noProof/>
          </w:rPr>
          <w:fldChar w:fldCharType="end"/>
        </w:r>
      </w:ins>
    </w:p>
    <w:p w14:paraId="7A7ED80F" w14:textId="36FF0A94" w:rsidR="00E6586D" w:rsidRDefault="00E6586D">
      <w:pPr>
        <w:pStyle w:val="22"/>
        <w:tabs>
          <w:tab w:val="left" w:pos="840"/>
          <w:tab w:val="right" w:leader="dot" w:pos="9065"/>
        </w:tabs>
        <w:rPr>
          <w:ins w:id="52" w:author="Microsoft Office ユーザー" w:date="2019-05-10T21:43:00Z"/>
          <w:rFonts w:asciiTheme="minorHAnsi" w:eastAsiaTheme="minorEastAsia" w:hAnsiTheme="minorHAnsi" w:cstheme="minorBidi"/>
          <w:noProof/>
          <w:kern w:val="2"/>
          <w:szCs w:val="24"/>
        </w:rPr>
      </w:pPr>
      <w:ins w:id="53" w:author="Microsoft Office ユーザー" w:date="2019-05-10T21:43:00Z">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_Toc8417079 \h </w:instrText>
        </w:r>
        <w:r>
          <w:rPr>
            <w:noProof/>
          </w:rPr>
        </w:r>
      </w:ins>
      <w:r>
        <w:rPr>
          <w:noProof/>
        </w:rPr>
        <w:fldChar w:fldCharType="separate"/>
      </w:r>
      <w:ins w:id="54" w:author="Microsoft Office ユーザー" w:date="2019-05-10T21:43:00Z">
        <w:r>
          <w:rPr>
            <w:noProof/>
          </w:rPr>
          <w:t>13</w:t>
        </w:r>
        <w:r>
          <w:rPr>
            <w:noProof/>
          </w:rPr>
          <w:fldChar w:fldCharType="end"/>
        </w:r>
      </w:ins>
    </w:p>
    <w:p w14:paraId="6F33B69A" w14:textId="1686A1F9" w:rsidR="00E6586D" w:rsidRDefault="00E6586D">
      <w:pPr>
        <w:pStyle w:val="22"/>
        <w:tabs>
          <w:tab w:val="left" w:pos="840"/>
          <w:tab w:val="right" w:leader="dot" w:pos="9065"/>
        </w:tabs>
        <w:rPr>
          <w:ins w:id="55" w:author="Microsoft Office ユーザー" w:date="2019-05-10T21:43:00Z"/>
          <w:rFonts w:asciiTheme="minorHAnsi" w:eastAsiaTheme="minorEastAsia" w:hAnsiTheme="minorHAnsi" w:cstheme="minorBidi"/>
          <w:noProof/>
          <w:kern w:val="2"/>
          <w:szCs w:val="24"/>
        </w:rPr>
      </w:pPr>
      <w:ins w:id="56" w:author="Microsoft Office ユーザー" w:date="2019-05-10T21:43:00Z">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_Toc8417080 \h </w:instrText>
        </w:r>
        <w:r>
          <w:rPr>
            <w:noProof/>
          </w:rPr>
        </w:r>
      </w:ins>
      <w:r>
        <w:rPr>
          <w:noProof/>
        </w:rPr>
        <w:fldChar w:fldCharType="separate"/>
      </w:r>
      <w:ins w:id="57" w:author="Microsoft Office ユーザー" w:date="2019-05-10T21:43:00Z">
        <w:r>
          <w:rPr>
            <w:noProof/>
          </w:rPr>
          <w:t>13</w:t>
        </w:r>
        <w:r>
          <w:rPr>
            <w:noProof/>
          </w:rPr>
          <w:fldChar w:fldCharType="end"/>
        </w:r>
      </w:ins>
    </w:p>
    <w:p w14:paraId="2DF1153A" w14:textId="0045DF87" w:rsidR="00E6586D" w:rsidRDefault="00E6586D">
      <w:pPr>
        <w:pStyle w:val="32"/>
        <w:tabs>
          <w:tab w:val="left" w:pos="1260"/>
          <w:tab w:val="right" w:leader="dot" w:pos="9065"/>
        </w:tabs>
        <w:rPr>
          <w:ins w:id="58" w:author="Microsoft Office ユーザー" w:date="2019-05-10T21:43:00Z"/>
          <w:rFonts w:asciiTheme="minorHAnsi" w:eastAsiaTheme="minorEastAsia" w:hAnsiTheme="minorHAnsi" w:cstheme="minorBidi"/>
          <w:noProof/>
          <w:kern w:val="2"/>
          <w:szCs w:val="24"/>
        </w:rPr>
      </w:pPr>
      <w:ins w:id="59" w:author="Microsoft Office ユーザー" w:date="2019-05-10T21:43:00Z">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_Toc8417081 \h </w:instrText>
        </w:r>
        <w:r>
          <w:rPr>
            <w:noProof/>
          </w:rPr>
        </w:r>
      </w:ins>
      <w:r>
        <w:rPr>
          <w:noProof/>
        </w:rPr>
        <w:fldChar w:fldCharType="separate"/>
      </w:r>
      <w:ins w:id="60" w:author="Microsoft Office ユーザー" w:date="2019-05-10T21:43:00Z">
        <w:r>
          <w:rPr>
            <w:noProof/>
          </w:rPr>
          <w:t>13</w:t>
        </w:r>
        <w:r>
          <w:rPr>
            <w:noProof/>
          </w:rPr>
          <w:fldChar w:fldCharType="end"/>
        </w:r>
      </w:ins>
    </w:p>
    <w:p w14:paraId="14C81F79" w14:textId="50302C89" w:rsidR="00E6586D" w:rsidRDefault="00E6586D">
      <w:pPr>
        <w:pStyle w:val="32"/>
        <w:tabs>
          <w:tab w:val="left" w:pos="1260"/>
          <w:tab w:val="right" w:leader="dot" w:pos="9065"/>
        </w:tabs>
        <w:rPr>
          <w:ins w:id="61" w:author="Microsoft Office ユーザー" w:date="2019-05-10T21:43:00Z"/>
          <w:rFonts w:asciiTheme="minorHAnsi" w:eastAsiaTheme="minorEastAsia" w:hAnsiTheme="minorHAnsi" w:cstheme="minorBidi"/>
          <w:noProof/>
          <w:kern w:val="2"/>
          <w:szCs w:val="24"/>
        </w:rPr>
      </w:pPr>
      <w:ins w:id="62" w:author="Microsoft Office ユーザー" w:date="2019-05-10T21:43:00Z">
        <w:r>
          <w:rPr>
            <w:noProof/>
          </w:rPr>
          <w:t>3.2.2</w:t>
        </w:r>
        <w:r>
          <w:rPr>
            <w:rFonts w:asciiTheme="minorHAnsi" w:eastAsiaTheme="minorEastAsia" w:hAnsiTheme="minorHAnsi" w:cstheme="minorBidi"/>
            <w:noProof/>
            <w:kern w:val="2"/>
            <w:szCs w:val="24"/>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_Toc8417082 \h </w:instrText>
        </w:r>
        <w:r>
          <w:rPr>
            <w:noProof/>
          </w:rPr>
        </w:r>
      </w:ins>
      <w:r>
        <w:rPr>
          <w:noProof/>
        </w:rPr>
        <w:fldChar w:fldCharType="separate"/>
      </w:r>
      <w:ins w:id="63" w:author="Microsoft Office ユーザー" w:date="2019-05-10T21:43:00Z">
        <w:r>
          <w:rPr>
            <w:noProof/>
          </w:rPr>
          <w:t>14</w:t>
        </w:r>
        <w:r>
          <w:rPr>
            <w:noProof/>
          </w:rPr>
          <w:fldChar w:fldCharType="end"/>
        </w:r>
      </w:ins>
    </w:p>
    <w:p w14:paraId="5C6C30C8" w14:textId="168178B5" w:rsidR="00E6586D" w:rsidRDefault="00E6586D">
      <w:pPr>
        <w:pStyle w:val="32"/>
        <w:tabs>
          <w:tab w:val="left" w:pos="1260"/>
          <w:tab w:val="right" w:leader="dot" w:pos="9065"/>
        </w:tabs>
        <w:rPr>
          <w:ins w:id="64" w:author="Microsoft Office ユーザー" w:date="2019-05-10T21:43:00Z"/>
          <w:rFonts w:asciiTheme="minorHAnsi" w:eastAsiaTheme="minorEastAsia" w:hAnsiTheme="minorHAnsi" w:cstheme="minorBidi"/>
          <w:noProof/>
          <w:kern w:val="2"/>
          <w:szCs w:val="24"/>
        </w:rPr>
      </w:pPr>
      <w:ins w:id="65" w:author="Microsoft Office ユーザー" w:date="2019-05-10T21:43:00Z">
        <w:r>
          <w:rPr>
            <w:noProof/>
          </w:rPr>
          <w:t>3.2.3</w:t>
        </w:r>
        <w:r>
          <w:rPr>
            <w:rFonts w:asciiTheme="minorHAnsi" w:eastAsiaTheme="minorEastAsia" w:hAnsiTheme="minorHAnsi" w:cstheme="minorBidi"/>
            <w:noProof/>
            <w:kern w:val="2"/>
            <w:szCs w:val="24"/>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_Toc8417083 \h </w:instrText>
        </w:r>
        <w:r>
          <w:rPr>
            <w:noProof/>
          </w:rPr>
        </w:r>
      </w:ins>
      <w:r>
        <w:rPr>
          <w:noProof/>
        </w:rPr>
        <w:fldChar w:fldCharType="separate"/>
      </w:r>
      <w:ins w:id="66" w:author="Microsoft Office ユーザー" w:date="2019-05-10T21:43:00Z">
        <w:r>
          <w:rPr>
            <w:noProof/>
          </w:rPr>
          <w:t>14</w:t>
        </w:r>
        <w:r>
          <w:rPr>
            <w:noProof/>
          </w:rPr>
          <w:fldChar w:fldCharType="end"/>
        </w:r>
      </w:ins>
    </w:p>
    <w:p w14:paraId="3D9861F7" w14:textId="42DCF006" w:rsidR="00E6586D" w:rsidRDefault="00E6586D">
      <w:pPr>
        <w:pStyle w:val="32"/>
        <w:tabs>
          <w:tab w:val="left" w:pos="1260"/>
          <w:tab w:val="right" w:leader="dot" w:pos="9065"/>
        </w:tabs>
        <w:rPr>
          <w:ins w:id="67" w:author="Microsoft Office ユーザー" w:date="2019-05-10T21:43:00Z"/>
          <w:rFonts w:asciiTheme="minorHAnsi" w:eastAsiaTheme="minorEastAsia" w:hAnsiTheme="minorHAnsi" w:cstheme="minorBidi"/>
          <w:noProof/>
          <w:kern w:val="2"/>
          <w:szCs w:val="24"/>
        </w:rPr>
      </w:pPr>
      <w:ins w:id="68" w:author="Microsoft Office ユーザー" w:date="2019-05-10T21:43:00Z">
        <w:r>
          <w:rPr>
            <w:noProof/>
          </w:rPr>
          <w:t>3.2.4</w:t>
        </w:r>
        <w:r>
          <w:rPr>
            <w:rFonts w:asciiTheme="minorHAnsi" w:eastAsiaTheme="minorEastAsia" w:hAnsiTheme="minorHAnsi" w:cstheme="minorBidi"/>
            <w:noProof/>
            <w:kern w:val="2"/>
            <w:szCs w:val="24"/>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_Toc8417084 \h </w:instrText>
        </w:r>
        <w:r>
          <w:rPr>
            <w:noProof/>
          </w:rPr>
        </w:r>
      </w:ins>
      <w:r>
        <w:rPr>
          <w:noProof/>
        </w:rPr>
        <w:fldChar w:fldCharType="separate"/>
      </w:r>
      <w:ins w:id="69" w:author="Microsoft Office ユーザー" w:date="2019-05-10T21:43:00Z">
        <w:r>
          <w:rPr>
            <w:noProof/>
          </w:rPr>
          <w:t>14</w:t>
        </w:r>
        <w:r>
          <w:rPr>
            <w:noProof/>
          </w:rPr>
          <w:fldChar w:fldCharType="end"/>
        </w:r>
      </w:ins>
    </w:p>
    <w:p w14:paraId="19F31D7F" w14:textId="740586B2" w:rsidR="00E6586D" w:rsidRDefault="00E6586D">
      <w:pPr>
        <w:pStyle w:val="32"/>
        <w:tabs>
          <w:tab w:val="left" w:pos="1260"/>
          <w:tab w:val="right" w:leader="dot" w:pos="9065"/>
        </w:tabs>
        <w:rPr>
          <w:ins w:id="70" w:author="Microsoft Office ユーザー" w:date="2019-05-10T21:43:00Z"/>
          <w:rFonts w:asciiTheme="minorHAnsi" w:eastAsiaTheme="minorEastAsia" w:hAnsiTheme="minorHAnsi" w:cstheme="minorBidi"/>
          <w:noProof/>
          <w:kern w:val="2"/>
          <w:szCs w:val="24"/>
        </w:rPr>
      </w:pPr>
      <w:ins w:id="71" w:author="Microsoft Office ユーザー" w:date="2019-05-10T21:43:00Z">
        <w:r>
          <w:rPr>
            <w:noProof/>
          </w:rPr>
          <w:t>3.2.5</w:t>
        </w:r>
        <w:r>
          <w:rPr>
            <w:rFonts w:asciiTheme="minorHAnsi" w:eastAsiaTheme="minorEastAsia" w:hAnsiTheme="minorHAnsi" w:cstheme="minorBidi"/>
            <w:noProof/>
            <w:kern w:val="2"/>
            <w:szCs w:val="24"/>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_Toc8417085 \h </w:instrText>
        </w:r>
        <w:r>
          <w:rPr>
            <w:noProof/>
          </w:rPr>
        </w:r>
      </w:ins>
      <w:r>
        <w:rPr>
          <w:noProof/>
        </w:rPr>
        <w:fldChar w:fldCharType="separate"/>
      </w:r>
      <w:ins w:id="72" w:author="Microsoft Office ユーザー" w:date="2019-05-10T21:43:00Z">
        <w:r>
          <w:rPr>
            <w:noProof/>
          </w:rPr>
          <w:t>15</w:t>
        </w:r>
        <w:r>
          <w:rPr>
            <w:noProof/>
          </w:rPr>
          <w:fldChar w:fldCharType="end"/>
        </w:r>
      </w:ins>
    </w:p>
    <w:p w14:paraId="1EBF3FAB" w14:textId="1A2F2673" w:rsidR="00E6586D" w:rsidRDefault="00E6586D">
      <w:pPr>
        <w:pStyle w:val="32"/>
        <w:tabs>
          <w:tab w:val="left" w:pos="1260"/>
          <w:tab w:val="right" w:leader="dot" w:pos="9065"/>
        </w:tabs>
        <w:rPr>
          <w:ins w:id="73" w:author="Microsoft Office ユーザー" w:date="2019-05-10T21:43:00Z"/>
          <w:rFonts w:asciiTheme="minorHAnsi" w:eastAsiaTheme="minorEastAsia" w:hAnsiTheme="minorHAnsi" w:cstheme="minorBidi"/>
          <w:noProof/>
          <w:kern w:val="2"/>
          <w:szCs w:val="24"/>
        </w:rPr>
      </w:pPr>
      <w:ins w:id="74" w:author="Microsoft Office ユーザー" w:date="2019-05-10T21:43:00Z">
        <w:r>
          <w:rPr>
            <w:noProof/>
          </w:rPr>
          <w:t>3.2.6</w:t>
        </w:r>
        <w:r>
          <w:rPr>
            <w:rFonts w:asciiTheme="minorHAnsi" w:eastAsiaTheme="minorEastAsia" w:hAnsiTheme="minorHAnsi" w:cstheme="minorBidi"/>
            <w:noProof/>
            <w:kern w:val="2"/>
            <w:szCs w:val="24"/>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_Toc8417086 \h </w:instrText>
        </w:r>
        <w:r>
          <w:rPr>
            <w:noProof/>
          </w:rPr>
        </w:r>
      </w:ins>
      <w:r>
        <w:rPr>
          <w:noProof/>
        </w:rPr>
        <w:fldChar w:fldCharType="separate"/>
      </w:r>
      <w:ins w:id="75" w:author="Microsoft Office ユーザー" w:date="2019-05-10T21:43:00Z">
        <w:r>
          <w:rPr>
            <w:noProof/>
          </w:rPr>
          <w:t>15</w:t>
        </w:r>
        <w:r>
          <w:rPr>
            <w:noProof/>
          </w:rPr>
          <w:fldChar w:fldCharType="end"/>
        </w:r>
      </w:ins>
    </w:p>
    <w:p w14:paraId="29FA553F" w14:textId="717D05EB" w:rsidR="00E6586D" w:rsidRDefault="00E6586D">
      <w:pPr>
        <w:pStyle w:val="32"/>
        <w:tabs>
          <w:tab w:val="left" w:pos="1260"/>
          <w:tab w:val="right" w:leader="dot" w:pos="9065"/>
        </w:tabs>
        <w:rPr>
          <w:ins w:id="76" w:author="Microsoft Office ユーザー" w:date="2019-05-10T21:43:00Z"/>
          <w:rFonts w:asciiTheme="minorHAnsi" w:eastAsiaTheme="minorEastAsia" w:hAnsiTheme="minorHAnsi" w:cstheme="minorBidi"/>
          <w:noProof/>
          <w:kern w:val="2"/>
          <w:szCs w:val="24"/>
        </w:rPr>
      </w:pPr>
      <w:ins w:id="77" w:author="Microsoft Office ユーザー" w:date="2019-05-10T21:43:00Z">
        <w:r>
          <w:rPr>
            <w:noProof/>
          </w:rPr>
          <w:t>3.2.7</w:t>
        </w:r>
        <w:r>
          <w:rPr>
            <w:rFonts w:asciiTheme="minorHAnsi" w:eastAsiaTheme="minorEastAsia" w:hAnsiTheme="minorHAnsi" w:cstheme="minorBidi"/>
            <w:noProof/>
            <w:kern w:val="2"/>
            <w:szCs w:val="24"/>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_Toc8417087 \h </w:instrText>
        </w:r>
        <w:r>
          <w:rPr>
            <w:noProof/>
          </w:rPr>
        </w:r>
      </w:ins>
      <w:r>
        <w:rPr>
          <w:noProof/>
        </w:rPr>
        <w:fldChar w:fldCharType="separate"/>
      </w:r>
      <w:ins w:id="78" w:author="Microsoft Office ユーザー" w:date="2019-05-10T21:43:00Z">
        <w:r>
          <w:rPr>
            <w:noProof/>
          </w:rPr>
          <w:t>15</w:t>
        </w:r>
        <w:r>
          <w:rPr>
            <w:noProof/>
          </w:rPr>
          <w:fldChar w:fldCharType="end"/>
        </w:r>
      </w:ins>
    </w:p>
    <w:p w14:paraId="03A5085D" w14:textId="14B1CE3B" w:rsidR="00E6586D" w:rsidRDefault="00E6586D">
      <w:pPr>
        <w:pStyle w:val="22"/>
        <w:tabs>
          <w:tab w:val="left" w:pos="840"/>
          <w:tab w:val="right" w:leader="dot" w:pos="9065"/>
        </w:tabs>
        <w:rPr>
          <w:ins w:id="79" w:author="Microsoft Office ユーザー" w:date="2019-05-10T21:43:00Z"/>
          <w:rFonts w:asciiTheme="minorHAnsi" w:eastAsiaTheme="minorEastAsia" w:hAnsiTheme="minorHAnsi" w:cstheme="minorBidi"/>
          <w:noProof/>
          <w:kern w:val="2"/>
          <w:szCs w:val="24"/>
        </w:rPr>
      </w:pPr>
      <w:ins w:id="80" w:author="Microsoft Office ユーザー" w:date="2019-05-10T21:43:00Z">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_Toc8417088 \h </w:instrText>
        </w:r>
        <w:r>
          <w:rPr>
            <w:noProof/>
          </w:rPr>
        </w:r>
      </w:ins>
      <w:r>
        <w:rPr>
          <w:noProof/>
        </w:rPr>
        <w:fldChar w:fldCharType="separate"/>
      </w:r>
      <w:ins w:id="81" w:author="Microsoft Office ユーザー" w:date="2019-05-10T21:43:00Z">
        <w:r>
          <w:rPr>
            <w:noProof/>
          </w:rPr>
          <w:t>15</w:t>
        </w:r>
        <w:r>
          <w:rPr>
            <w:noProof/>
          </w:rPr>
          <w:fldChar w:fldCharType="end"/>
        </w:r>
      </w:ins>
    </w:p>
    <w:p w14:paraId="6D3E8D48" w14:textId="10D16E8D" w:rsidR="00E6586D" w:rsidRDefault="00E6586D">
      <w:pPr>
        <w:pStyle w:val="11"/>
        <w:tabs>
          <w:tab w:val="left" w:pos="420"/>
          <w:tab w:val="right" w:leader="dot" w:pos="9065"/>
        </w:tabs>
        <w:rPr>
          <w:ins w:id="82" w:author="Microsoft Office ユーザー" w:date="2019-05-10T21:43:00Z"/>
          <w:rFonts w:asciiTheme="minorHAnsi" w:eastAsiaTheme="minorEastAsia" w:hAnsiTheme="minorHAnsi" w:cstheme="minorBidi"/>
          <w:noProof/>
          <w:kern w:val="2"/>
          <w:szCs w:val="24"/>
        </w:rPr>
      </w:pPr>
      <w:ins w:id="83" w:author="Microsoft Office ユーザー" w:date="2019-05-10T21:43:00Z">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_Toc8417089 \h </w:instrText>
        </w:r>
        <w:r>
          <w:rPr>
            <w:noProof/>
          </w:rPr>
        </w:r>
      </w:ins>
      <w:r>
        <w:rPr>
          <w:noProof/>
        </w:rPr>
        <w:fldChar w:fldCharType="separate"/>
      </w:r>
      <w:ins w:id="84" w:author="Microsoft Office ユーザー" w:date="2019-05-10T21:43:00Z">
        <w:r>
          <w:rPr>
            <w:noProof/>
          </w:rPr>
          <w:t>16</w:t>
        </w:r>
        <w:r>
          <w:rPr>
            <w:noProof/>
          </w:rPr>
          <w:fldChar w:fldCharType="end"/>
        </w:r>
      </w:ins>
    </w:p>
    <w:p w14:paraId="13BEF786" w14:textId="543B41F7" w:rsidR="00E6586D" w:rsidRDefault="00E6586D">
      <w:pPr>
        <w:pStyle w:val="22"/>
        <w:tabs>
          <w:tab w:val="left" w:pos="840"/>
          <w:tab w:val="right" w:leader="dot" w:pos="9065"/>
        </w:tabs>
        <w:rPr>
          <w:ins w:id="85" w:author="Microsoft Office ユーザー" w:date="2019-05-10T21:43:00Z"/>
          <w:rFonts w:asciiTheme="minorHAnsi" w:eastAsiaTheme="minorEastAsia" w:hAnsiTheme="minorHAnsi" w:cstheme="minorBidi"/>
          <w:noProof/>
          <w:kern w:val="2"/>
          <w:szCs w:val="24"/>
        </w:rPr>
      </w:pPr>
      <w:ins w:id="86" w:author="Microsoft Office ユーザー" w:date="2019-05-10T21:43:00Z">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_Toc8417090 \h </w:instrText>
        </w:r>
        <w:r>
          <w:rPr>
            <w:noProof/>
          </w:rPr>
        </w:r>
      </w:ins>
      <w:r>
        <w:rPr>
          <w:noProof/>
        </w:rPr>
        <w:fldChar w:fldCharType="separate"/>
      </w:r>
      <w:ins w:id="87" w:author="Microsoft Office ユーザー" w:date="2019-05-10T21:43:00Z">
        <w:r>
          <w:rPr>
            <w:noProof/>
          </w:rPr>
          <w:t>16</w:t>
        </w:r>
        <w:r>
          <w:rPr>
            <w:noProof/>
          </w:rPr>
          <w:fldChar w:fldCharType="end"/>
        </w:r>
      </w:ins>
    </w:p>
    <w:p w14:paraId="202A869B" w14:textId="7BF07C33" w:rsidR="00E6586D" w:rsidRDefault="00E6586D">
      <w:pPr>
        <w:pStyle w:val="32"/>
        <w:tabs>
          <w:tab w:val="left" w:pos="1260"/>
          <w:tab w:val="right" w:leader="dot" w:pos="9065"/>
        </w:tabs>
        <w:rPr>
          <w:ins w:id="88" w:author="Microsoft Office ユーザー" w:date="2019-05-10T21:43:00Z"/>
          <w:rFonts w:asciiTheme="minorHAnsi" w:eastAsiaTheme="minorEastAsia" w:hAnsiTheme="minorHAnsi" w:cstheme="minorBidi"/>
          <w:noProof/>
          <w:kern w:val="2"/>
          <w:szCs w:val="24"/>
        </w:rPr>
      </w:pPr>
      <w:ins w:id="89" w:author="Microsoft Office ユーザー" w:date="2019-05-10T21:43:00Z">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_Toc8417091 \h </w:instrText>
        </w:r>
        <w:r>
          <w:rPr>
            <w:noProof/>
          </w:rPr>
        </w:r>
      </w:ins>
      <w:r>
        <w:rPr>
          <w:noProof/>
        </w:rPr>
        <w:fldChar w:fldCharType="separate"/>
      </w:r>
      <w:ins w:id="90" w:author="Microsoft Office ユーザー" w:date="2019-05-10T21:43:00Z">
        <w:r>
          <w:rPr>
            <w:noProof/>
          </w:rPr>
          <w:t>16</w:t>
        </w:r>
        <w:r>
          <w:rPr>
            <w:noProof/>
          </w:rPr>
          <w:fldChar w:fldCharType="end"/>
        </w:r>
      </w:ins>
    </w:p>
    <w:p w14:paraId="1A7AA142" w14:textId="44CEA814" w:rsidR="00E6586D" w:rsidRDefault="00E6586D">
      <w:pPr>
        <w:pStyle w:val="32"/>
        <w:tabs>
          <w:tab w:val="left" w:pos="1260"/>
          <w:tab w:val="right" w:leader="dot" w:pos="9065"/>
        </w:tabs>
        <w:rPr>
          <w:ins w:id="91" w:author="Microsoft Office ユーザー" w:date="2019-05-10T21:43:00Z"/>
          <w:rFonts w:asciiTheme="minorHAnsi" w:eastAsiaTheme="minorEastAsia" w:hAnsiTheme="minorHAnsi" w:cstheme="minorBidi"/>
          <w:noProof/>
          <w:kern w:val="2"/>
          <w:szCs w:val="24"/>
        </w:rPr>
      </w:pPr>
      <w:ins w:id="92" w:author="Microsoft Office ユーザー" w:date="2019-05-10T21:43:00Z">
        <w:r>
          <w:rPr>
            <w:noProof/>
          </w:rPr>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_Toc8417092 \h </w:instrText>
        </w:r>
        <w:r>
          <w:rPr>
            <w:noProof/>
          </w:rPr>
        </w:r>
      </w:ins>
      <w:r>
        <w:rPr>
          <w:noProof/>
        </w:rPr>
        <w:fldChar w:fldCharType="separate"/>
      </w:r>
      <w:ins w:id="93" w:author="Microsoft Office ユーザー" w:date="2019-05-10T21:43:00Z">
        <w:r>
          <w:rPr>
            <w:noProof/>
          </w:rPr>
          <w:t>16</w:t>
        </w:r>
        <w:r>
          <w:rPr>
            <w:noProof/>
          </w:rPr>
          <w:fldChar w:fldCharType="end"/>
        </w:r>
      </w:ins>
    </w:p>
    <w:p w14:paraId="6D891640" w14:textId="4B22E3FA" w:rsidR="00E6586D" w:rsidRDefault="00E6586D">
      <w:pPr>
        <w:pStyle w:val="32"/>
        <w:tabs>
          <w:tab w:val="left" w:pos="1260"/>
          <w:tab w:val="right" w:leader="dot" w:pos="9065"/>
        </w:tabs>
        <w:rPr>
          <w:ins w:id="94" w:author="Microsoft Office ユーザー" w:date="2019-05-10T21:43:00Z"/>
          <w:rFonts w:asciiTheme="minorHAnsi" w:eastAsiaTheme="minorEastAsia" w:hAnsiTheme="minorHAnsi" w:cstheme="minorBidi"/>
          <w:noProof/>
          <w:kern w:val="2"/>
          <w:szCs w:val="24"/>
        </w:rPr>
      </w:pPr>
      <w:ins w:id="95" w:author="Microsoft Office ユーザー" w:date="2019-05-10T21:43:00Z">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_Toc8417093 \h </w:instrText>
        </w:r>
        <w:r>
          <w:rPr>
            <w:noProof/>
          </w:rPr>
        </w:r>
      </w:ins>
      <w:r>
        <w:rPr>
          <w:noProof/>
        </w:rPr>
        <w:fldChar w:fldCharType="separate"/>
      </w:r>
      <w:ins w:id="96" w:author="Microsoft Office ユーザー" w:date="2019-05-10T21:43:00Z">
        <w:r>
          <w:rPr>
            <w:noProof/>
          </w:rPr>
          <w:t>17</w:t>
        </w:r>
        <w:r>
          <w:rPr>
            <w:noProof/>
          </w:rPr>
          <w:fldChar w:fldCharType="end"/>
        </w:r>
      </w:ins>
    </w:p>
    <w:p w14:paraId="3F2774B6" w14:textId="1CEE120E" w:rsidR="00E6586D" w:rsidRDefault="00E6586D">
      <w:pPr>
        <w:pStyle w:val="32"/>
        <w:tabs>
          <w:tab w:val="left" w:pos="1260"/>
          <w:tab w:val="right" w:leader="dot" w:pos="9065"/>
        </w:tabs>
        <w:rPr>
          <w:ins w:id="97" w:author="Microsoft Office ユーザー" w:date="2019-05-10T21:43:00Z"/>
          <w:rFonts w:asciiTheme="minorHAnsi" w:eastAsiaTheme="minorEastAsia" w:hAnsiTheme="minorHAnsi" w:cstheme="minorBidi"/>
          <w:noProof/>
          <w:kern w:val="2"/>
          <w:szCs w:val="24"/>
        </w:rPr>
      </w:pPr>
      <w:ins w:id="98" w:author="Microsoft Office ユーザー" w:date="2019-05-10T21:43:00Z">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_Toc8417094 \h </w:instrText>
        </w:r>
        <w:r>
          <w:rPr>
            <w:noProof/>
          </w:rPr>
        </w:r>
      </w:ins>
      <w:r>
        <w:rPr>
          <w:noProof/>
        </w:rPr>
        <w:fldChar w:fldCharType="separate"/>
      </w:r>
      <w:ins w:id="99" w:author="Microsoft Office ユーザー" w:date="2019-05-10T21:43:00Z">
        <w:r>
          <w:rPr>
            <w:noProof/>
          </w:rPr>
          <w:t>18</w:t>
        </w:r>
        <w:r>
          <w:rPr>
            <w:noProof/>
          </w:rPr>
          <w:fldChar w:fldCharType="end"/>
        </w:r>
      </w:ins>
    </w:p>
    <w:p w14:paraId="67B52D7A" w14:textId="72A3A578" w:rsidR="00E6586D" w:rsidRDefault="00E6586D">
      <w:pPr>
        <w:pStyle w:val="22"/>
        <w:tabs>
          <w:tab w:val="left" w:pos="840"/>
          <w:tab w:val="right" w:leader="dot" w:pos="9065"/>
        </w:tabs>
        <w:rPr>
          <w:ins w:id="100" w:author="Microsoft Office ユーザー" w:date="2019-05-10T21:43:00Z"/>
          <w:rFonts w:asciiTheme="minorHAnsi" w:eastAsiaTheme="minorEastAsia" w:hAnsiTheme="minorHAnsi" w:cstheme="minorBidi"/>
          <w:noProof/>
          <w:kern w:val="2"/>
          <w:szCs w:val="24"/>
        </w:rPr>
      </w:pPr>
      <w:ins w:id="101" w:author="Microsoft Office ユーザー" w:date="2019-05-10T21:43:00Z">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_Toc8417095 \h </w:instrText>
        </w:r>
        <w:r>
          <w:rPr>
            <w:noProof/>
          </w:rPr>
        </w:r>
      </w:ins>
      <w:r>
        <w:rPr>
          <w:noProof/>
        </w:rPr>
        <w:fldChar w:fldCharType="separate"/>
      </w:r>
      <w:ins w:id="102" w:author="Microsoft Office ユーザー" w:date="2019-05-10T21:43:00Z">
        <w:r>
          <w:rPr>
            <w:noProof/>
          </w:rPr>
          <w:t>19</w:t>
        </w:r>
        <w:r>
          <w:rPr>
            <w:noProof/>
          </w:rPr>
          <w:fldChar w:fldCharType="end"/>
        </w:r>
      </w:ins>
    </w:p>
    <w:p w14:paraId="2C9E867A" w14:textId="34806645" w:rsidR="00E6586D" w:rsidRDefault="00E6586D">
      <w:pPr>
        <w:pStyle w:val="32"/>
        <w:tabs>
          <w:tab w:val="left" w:pos="1260"/>
          <w:tab w:val="right" w:leader="dot" w:pos="9065"/>
        </w:tabs>
        <w:rPr>
          <w:ins w:id="103" w:author="Microsoft Office ユーザー" w:date="2019-05-10T21:43:00Z"/>
          <w:rFonts w:asciiTheme="minorHAnsi" w:eastAsiaTheme="minorEastAsia" w:hAnsiTheme="minorHAnsi" w:cstheme="minorBidi"/>
          <w:noProof/>
          <w:kern w:val="2"/>
          <w:szCs w:val="24"/>
        </w:rPr>
      </w:pPr>
      <w:ins w:id="104" w:author="Microsoft Office ユーザー" w:date="2019-05-10T21:43:00Z">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_Toc8417096 \h </w:instrText>
        </w:r>
        <w:r>
          <w:rPr>
            <w:noProof/>
          </w:rPr>
        </w:r>
      </w:ins>
      <w:r>
        <w:rPr>
          <w:noProof/>
        </w:rPr>
        <w:fldChar w:fldCharType="separate"/>
      </w:r>
      <w:ins w:id="105" w:author="Microsoft Office ユーザー" w:date="2019-05-10T21:43:00Z">
        <w:r>
          <w:rPr>
            <w:noProof/>
          </w:rPr>
          <w:t>19</w:t>
        </w:r>
        <w:r>
          <w:rPr>
            <w:noProof/>
          </w:rPr>
          <w:fldChar w:fldCharType="end"/>
        </w:r>
      </w:ins>
    </w:p>
    <w:p w14:paraId="5899B209" w14:textId="43850F35" w:rsidR="00E6586D" w:rsidRDefault="00E6586D">
      <w:pPr>
        <w:pStyle w:val="32"/>
        <w:tabs>
          <w:tab w:val="left" w:pos="1260"/>
          <w:tab w:val="right" w:leader="dot" w:pos="9065"/>
        </w:tabs>
        <w:rPr>
          <w:ins w:id="106" w:author="Microsoft Office ユーザー" w:date="2019-05-10T21:43:00Z"/>
          <w:rFonts w:asciiTheme="minorHAnsi" w:eastAsiaTheme="minorEastAsia" w:hAnsiTheme="minorHAnsi" w:cstheme="minorBidi"/>
          <w:noProof/>
          <w:kern w:val="2"/>
          <w:szCs w:val="24"/>
        </w:rPr>
      </w:pPr>
      <w:ins w:id="107" w:author="Microsoft Office ユーザー" w:date="2019-05-10T21:43:00Z">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_Toc8417097 \h </w:instrText>
        </w:r>
        <w:r>
          <w:rPr>
            <w:noProof/>
          </w:rPr>
        </w:r>
      </w:ins>
      <w:r>
        <w:rPr>
          <w:noProof/>
        </w:rPr>
        <w:fldChar w:fldCharType="separate"/>
      </w:r>
      <w:ins w:id="108" w:author="Microsoft Office ユーザー" w:date="2019-05-10T21:43:00Z">
        <w:r>
          <w:rPr>
            <w:noProof/>
          </w:rPr>
          <w:t>19</w:t>
        </w:r>
        <w:r>
          <w:rPr>
            <w:noProof/>
          </w:rPr>
          <w:fldChar w:fldCharType="end"/>
        </w:r>
      </w:ins>
    </w:p>
    <w:p w14:paraId="1B4FFA8F" w14:textId="70DED97F" w:rsidR="00E6586D" w:rsidRDefault="00E6586D">
      <w:pPr>
        <w:pStyle w:val="32"/>
        <w:tabs>
          <w:tab w:val="left" w:pos="1260"/>
          <w:tab w:val="right" w:leader="dot" w:pos="9065"/>
        </w:tabs>
        <w:rPr>
          <w:ins w:id="109" w:author="Microsoft Office ユーザー" w:date="2019-05-10T21:43:00Z"/>
          <w:rFonts w:asciiTheme="minorHAnsi" w:eastAsiaTheme="minorEastAsia" w:hAnsiTheme="minorHAnsi" w:cstheme="minorBidi"/>
          <w:noProof/>
          <w:kern w:val="2"/>
          <w:szCs w:val="24"/>
        </w:rPr>
      </w:pPr>
      <w:ins w:id="110" w:author="Microsoft Office ユーザー" w:date="2019-05-10T21:43:00Z">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_Toc8417098 \h </w:instrText>
        </w:r>
        <w:r>
          <w:rPr>
            <w:noProof/>
          </w:rPr>
        </w:r>
      </w:ins>
      <w:r>
        <w:rPr>
          <w:noProof/>
        </w:rPr>
        <w:fldChar w:fldCharType="separate"/>
      </w:r>
      <w:ins w:id="111" w:author="Microsoft Office ユーザー" w:date="2019-05-10T21:43:00Z">
        <w:r>
          <w:rPr>
            <w:noProof/>
          </w:rPr>
          <w:t>20</w:t>
        </w:r>
        <w:r>
          <w:rPr>
            <w:noProof/>
          </w:rPr>
          <w:fldChar w:fldCharType="end"/>
        </w:r>
      </w:ins>
    </w:p>
    <w:p w14:paraId="664BFA04" w14:textId="5555E0CC" w:rsidR="00E6586D" w:rsidRDefault="00E6586D">
      <w:pPr>
        <w:pStyle w:val="32"/>
        <w:tabs>
          <w:tab w:val="left" w:pos="1260"/>
          <w:tab w:val="right" w:leader="dot" w:pos="9065"/>
        </w:tabs>
        <w:rPr>
          <w:ins w:id="112" w:author="Microsoft Office ユーザー" w:date="2019-05-10T21:43:00Z"/>
          <w:rFonts w:asciiTheme="minorHAnsi" w:eastAsiaTheme="minorEastAsia" w:hAnsiTheme="minorHAnsi" w:cstheme="minorBidi"/>
          <w:noProof/>
          <w:kern w:val="2"/>
          <w:szCs w:val="24"/>
        </w:rPr>
      </w:pPr>
      <w:ins w:id="113" w:author="Microsoft Office ユーザー" w:date="2019-05-10T21:43:00Z">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_Toc8417099 \h </w:instrText>
        </w:r>
        <w:r>
          <w:rPr>
            <w:noProof/>
          </w:rPr>
        </w:r>
      </w:ins>
      <w:r>
        <w:rPr>
          <w:noProof/>
        </w:rPr>
        <w:fldChar w:fldCharType="separate"/>
      </w:r>
      <w:ins w:id="114" w:author="Microsoft Office ユーザー" w:date="2019-05-10T21:43:00Z">
        <w:r>
          <w:rPr>
            <w:noProof/>
          </w:rPr>
          <w:t>21</w:t>
        </w:r>
        <w:r>
          <w:rPr>
            <w:noProof/>
          </w:rPr>
          <w:fldChar w:fldCharType="end"/>
        </w:r>
      </w:ins>
    </w:p>
    <w:p w14:paraId="0BC362E4" w14:textId="6273F763" w:rsidR="00E6586D" w:rsidRDefault="00E6586D">
      <w:pPr>
        <w:pStyle w:val="32"/>
        <w:tabs>
          <w:tab w:val="left" w:pos="1260"/>
          <w:tab w:val="right" w:leader="dot" w:pos="9065"/>
        </w:tabs>
        <w:rPr>
          <w:ins w:id="115" w:author="Microsoft Office ユーザー" w:date="2019-05-10T21:43:00Z"/>
          <w:rFonts w:asciiTheme="minorHAnsi" w:eastAsiaTheme="minorEastAsia" w:hAnsiTheme="minorHAnsi" w:cstheme="minorBidi"/>
          <w:noProof/>
          <w:kern w:val="2"/>
          <w:szCs w:val="24"/>
        </w:rPr>
      </w:pPr>
      <w:ins w:id="116" w:author="Microsoft Office ユーザー" w:date="2019-05-10T21:43:00Z">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_Toc8417100 \h </w:instrText>
        </w:r>
        <w:r>
          <w:rPr>
            <w:noProof/>
          </w:rPr>
        </w:r>
      </w:ins>
      <w:r>
        <w:rPr>
          <w:noProof/>
        </w:rPr>
        <w:fldChar w:fldCharType="separate"/>
      </w:r>
      <w:ins w:id="117" w:author="Microsoft Office ユーザー" w:date="2019-05-10T21:43:00Z">
        <w:r>
          <w:rPr>
            <w:noProof/>
          </w:rPr>
          <w:t>21</w:t>
        </w:r>
        <w:r>
          <w:rPr>
            <w:noProof/>
          </w:rPr>
          <w:fldChar w:fldCharType="end"/>
        </w:r>
      </w:ins>
    </w:p>
    <w:p w14:paraId="61B58CD5" w14:textId="79353410" w:rsidR="00E6586D" w:rsidRDefault="00E6586D">
      <w:pPr>
        <w:pStyle w:val="11"/>
        <w:tabs>
          <w:tab w:val="left" w:pos="420"/>
          <w:tab w:val="right" w:leader="dot" w:pos="9065"/>
        </w:tabs>
        <w:rPr>
          <w:ins w:id="118" w:author="Microsoft Office ユーザー" w:date="2019-05-10T21:43:00Z"/>
          <w:rFonts w:asciiTheme="minorHAnsi" w:eastAsiaTheme="minorEastAsia" w:hAnsiTheme="minorHAnsi" w:cstheme="minorBidi"/>
          <w:noProof/>
          <w:kern w:val="2"/>
          <w:szCs w:val="24"/>
        </w:rPr>
      </w:pPr>
      <w:ins w:id="119" w:author="Microsoft Office ユーザー" w:date="2019-05-10T21:43:00Z">
        <w:r>
          <w:rPr>
            <w:noProof/>
          </w:rPr>
          <w:lastRenderedPageBreak/>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_Toc8417101 \h </w:instrText>
        </w:r>
        <w:r>
          <w:rPr>
            <w:noProof/>
          </w:rPr>
        </w:r>
      </w:ins>
      <w:r>
        <w:rPr>
          <w:noProof/>
        </w:rPr>
        <w:fldChar w:fldCharType="separate"/>
      </w:r>
      <w:ins w:id="120" w:author="Microsoft Office ユーザー" w:date="2019-05-10T21:43:00Z">
        <w:r>
          <w:rPr>
            <w:noProof/>
          </w:rPr>
          <w:t>22</w:t>
        </w:r>
        <w:r>
          <w:rPr>
            <w:noProof/>
          </w:rPr>
          <w:fldChar w:fldCharType="end"/>
        </w:r>
      </w:ins>
    </w:p>
    <w:p w14:paraId="0CE8B693" w14:textId="1E5AB427" w:rsidR="00E6586D" w:rsidRDefault="00E6586D">
      <w:pPr>
        <w:pStyle w:val="22"/>
        <w:tabs>
          <w:tab w:val="left" w:pos="840"/>
          <w:tab w:val="right" w:leader="dot" w:pos="9065"/>
        </w:tabs>
        <w:rPr>
          <w:ins w:id="121" w:author="Microsoft Office ユーザー" w:date="2019-05-10T21:43:00Z"/>
          <w:rFonts w:asciiTheme="minorHAnsi" w:eastAsiaTheme="minorEastAsia" w:hAnsiTheme="minorHAnsi" w:cstheme="minorBidi"/>
          <w:noProof/>
          <w:kern w:val="2"/>
          <w:szCs w:val="24"/>
        </w:rPr>
      </w:pPr>
      <w:ins w:id="122" w:author="Microsoft Office ユーザー" w:date="2019-05-10T21:43:00Z">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_Toc8417102 \h </w:instrText>
        </w:r>
        <w:r>
          <w:rPr>
            <w:noProof/>
          </w:rPr>
        </w:r>
      </w:ins>
      <w:r>
        <w:rPr>
          <w:noProof/>
        </w:rPr>
        <w:fldChar w:fldCharType="separate"/>
      </w:r>
      <w:ins w:id="123" w:author="Microsoft Office ユーザー" w:date="2019-05-10T21:43:00Z">
        <w:r>
          <w:rPr>
            <w:noProof/>
          </w:rPr>
          <w:t>22</w:t>
        </w:r>
        <w:r>
          <w:rPr>
            <w:noProof/>
          </w:rPr>
          <w:fldChar w:fldCharType="end"/>
        </w:r>
      </w:ins>
    </w:p>
    <w:p w14:paraId="56B0EE28" w14:textId="20E83BE0" w:rsidR="00E6586D" w:rsidRDefault="00E6586D">
      <w:pPr>
        <w:pStyle w:val="22"/>
        <w:tabs>
          <w:tab w:val="left" w:pos="840"/>
          <w:tab w:val="right" w:leader="dot" w:pos="9065"/>
        </w:tabs>
        <w:rPr>
          <w:ins w:id="124" w:author="Microsoft Office ユーザー" w:date="2019-05-10T21:43:00Z"/>
          <w:rFonts w:asciiTheme="minorHAnsi" w:eastAsiaTheme="minorEastAsia" w:hAnsiTheme="minorHAnsi" w:cstheme="minorBidi"/>
          <w:noProof/>
          <w:kern w:val="2"/>
          <w:szCs w:val="24"/>
        </w:rPr>
      </w:pPr>
      <w:ins w:id="125" w:author="Microsoft Office ユーザー" w:date="2019-05-10T21:43:00Z">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_Toc8417103 \h </w:instrText>
        </w:r>
        <w:r>
          <w:rPr>
            <w:noProof/>
          </w:rPr>
        </w:r>
      </w:ins>
      <w:r>
        <w:rPr>
          <w:noProof/>
        </w:rPr>
        <w:fldChar w:fldCharType="separate"/>
      </w:r>
      <w:ins w:id="126" w:author="Microsoft Office ユーザー" w:date="2019-05-10T21:43:00Z">
        <w:r>
          <w:rPr>
            <w:noProof/>
          </w:rPr>
          <w:t>23</w:t>
        </w:r>
        <w:r>
          <w:rPr>
            <w:noProof/>
          </w:rPr>
          <w:fldChar w:fldCharType="end"/>
        </w:r>
      </w:ins>
    </w:p>
    <w:p w14:paraId="5CAD5CAE" w14:textId="66909331" w:rsidR="00E6586D" w:rsidRDefault="00E6586D">
      <w:pPr>
        <w:pStyle w:val="32"/>
        <w:tabs>
          <w:tab w:val="left" w:pos="1260"/>
          <w:tab w:val="right" w:leader="dot" w:pos="9065"/>
        </w:tabs>
        <w:rPr>
          <w:ins w:id="127" w:author="Microsoft Office ユーザー" w:date="2019-05-10T21:43:00Z"/>
          <w:rFonts w:asciiTheme="minorHAnsi" w:eastAsiaTheme="minorEastAsia" w:hAnsiTheme="minorHAnsi" w:cstheme="minorBidi"/>
          <w:noProof/>
          <w:kern w:val="2"/>
          <w:szCs w:val="24"/>
        </w:rPr>
      </w:pPr>
      <w:ins w:id="128" w:author="Microsoft Office ユーザー" w:date="2019-05-10T21:43:00Z">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_Toc8417104 \h </w:instrText>
        </w:r>
        <w:r>
          <w:rPr>
            <w:noProof/>
          </w:rPr>
        </w:r>
      </w:ins>
      <w:r>
        <w:rPr>
          <w:noProof/>
        </w:rPr>
        <w:fldChar w:fldCharType="separate"/>
      </w:r>
      <w:ins w:id="129" w:author="Microsoft Office ユーザー" w:date="2019-05-10T21:43:00Z">
        <w:r>
          <w:rPr>
            <w:noProof/>
          </w:rPr>
          <w:t>24</w:t>
        </w:r>
        <w:r>
          <w:rPr>
            <w:noProof/>
          </w:rPr>
          <w:fldChar w:fldCharType="end"/>
        </w:r>
      </w:ins>
    </w:p>
    <w:p w14:paraId="01C96B7D" w14:textId="1DBA5B4F" w:rsidR="00E6586D" w:rsidRDefault="00E6586D">
      <w:pPr>
        <w:pStyle w:val="32"/>
        <w:tabs>
          <w:tab w:val="left" w:pos="1260"/>
          <w:tab w:val="right" w:leader="dot" w:pos="9065"/>
        </w:tabs>
        <w:rPr>
          <w:ins w:id="130" w:author="Microsoft Office ユーザー" w:date="2019-05-10T21:43:00Z"/>
          <w:rFonts w:asciiTheme="minorHAnsi" w:eastAsiaTheme="minorEastAsia" w:hAnsiTheme="minorHAnsi" w:cstheme="minorBidi"/>
          <w:noProof/>
          <w:kern w:val="2"/>
          <w:szCs w:val="24"/>
        </w:rPr>
      </w:pPr>
      <w:ins w:id="131" w:author="Microsoft Office ユーザー" w:date="2019-05-10T21:43:00Z">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807681">
          <w:rPr>
            <w:strike/>
            <w:noProof/>
          </w:rPr>
          <w:t>要求分析の成果物</w:t>
        </w:r>
        <w:r>
          <w:rPr>
            <w:noProof/>
          </w:rPr>
          <w:tab/>
        </w:r>
        <w:r>
          <w:rPr>
            <w:noProof/>
          </w:rPr>
          <w:fldChar w:fldCharType="begin"/>
        </w:r>
        <w:r>
          <w:rPr>
            <w:noProof/>
          </w:rPr>
          <w:instrText xml:space="preserve"> PAGEREF _Toc8417105 \h </w:instrText>
        </w:r>
        <w:r>
          <w:rPr>
            <w:noProof/>
          </w:rPr>
        </w:r>
      </w:ins>
      <w:r>
        <w:rPr>
          <w:noProof/>
        </w:rPr>
        <w:fldChar w:fldCharType="separate"/>
      </w:r>
      <w:ins w:id="132" w:author="Microsoft Office ユーザー" w:date="2019-05-10T21:43:00Z">
        <w:r>
          <w:rPr>
            <w:noProof/>
          </w:rPr>
          <w:t>26</w:t>
        </w:r>
        <w:r>
          <w:rPr>
            <w:noProof/>
          </w:rPr>
          <w:fldChar w:fldCharType="end"/>
        </w:r>
      </w:ins>
    </w:p>
    <w:p w14:paraId="272D3995" w14:textId="4CF6C574" w:rsidR="00E6586D" w:rsidRDefault="00E6586D">
      <w:pPr>
        <w:pStyle w:val="32"/>
        <w:tabs>
          <w:tab w:val="left" w:pos="1260"/>
          <w:tab w:val="right" w:leader="dot" w:pos="9065"/>
        </w:tabs>
        <w:rPr>
          <w:ins w:id="133" w:author="Microsoft Office ユーザー" w:date="2019-05-10T21:43:00Z"/>
          <w:rFonts w:asciiTheme="minorHAnsi" w:eastAsiaTheme="minorEastAsia" w:hAnsiTheme="minorHAnsi" w:cstheme="minorBidi"/>
          <w:noProof/>
          <w:kern w:val="2"/>
          <w:szCs w:val="24"/>
        </w:rPr>
      </w:pPr>
      <w:ins w:id="134" w:author="Microsoft Office ユーザー" w:date="2019-05-10T21:43:00Z">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_Toc8417106 \h </w:instrText>
        </w:r>
        <w:r>
          <w:rPr>
            <w:noProof/>
          </w:rPr>
        </w:r>
      </w:ins>
      <w:r>
        <w:rPr>
          <w:noProof/>
        </w:rPr>
        <w:fldChar w:fldCharType="separate"/>
      </w:r>
      <w:ins w:id="135" w:author="Microsoft Office ユーザー" w:date="2019-05-10T21:43:00Z">
        <w:r>
          <w:rPr>
            <w:noProof/>
          </w:rPr>
          <w:t>27</w:t>
        </w:r>
        <w:r>
          <w:rPr>
            <w:noProof/>
          </w:rPr>
          <w:fldChar w:fldCharType="end"/>
        </w:r>
      </w:ins>
    </w:p>
    <w:p w14:paraId="0D06D231" w14:textId="7C760014" w:rsidR="00E6586D" w:rsidRDefault="00E6586D">
      <w:pPr>
        <w:pStyle w:val="32"/>
        <w:tabs>
          <w:tab w:val="left" w:pos="1260"/>
          <w:tab w:val="right" w:leader="dot" w:pos="9065"/>
        </w:tabs>
        <w:rPr>
          <w:ins w:id="136" w:author="Microsoft Office ユーザー" w:date="2019-05-10T21:43:00Z"/>
          <w:rFonts w:asciiTheme="minorHAnsi" w:eastAsiaTheme="minorEastAsia" w:hAnsiTheme="minorHAnsi" w:cstheme="minorBidi"/>
          <w:noProof/>
          <w:kern w:val="2"/>
          <w:szCs w:val="24"/>
        </w:rPr>
      </w:pPr>
      <w:ins w:id="137" w:author="Microsoft Office ユーザー" w:date="2019-05-10T21:43:00Z">
        <w:r>
          <w:rPr>
            <w:noProof/>
          </w:rPr>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_Toc8417107 \h </w:instrText>
        </w:r>
        <w:r>
          <w:rPr>
            <w:noProof/>
          </w:rPr>
        </w:r>
      </w:ins>
      <w:r>
        <w:rPr>
          <w:noProof/>
        </w:rPr>
        <w:fldChar w:fldCharType="separate"/>
      </w:r>
      <w:ins w:id="138" w:author="Microsoft Office ユーザー" w:date="2019-05-10T21:43:00Z">
        <w:r>
          <w:rPr>
            <w:noProof/>
          </w:rPr>
          <w:t>28</w:t>
        </w:r>
        <w:r>
          <w:rPr>
            <w:noProof/>
          </w:rPr>
          <w:fldChar w:fldCharType="end"/>
        </w:r>
      </w:ins>
    </w:p>
    <w:p w14:paraId="59BA49BC" w14:textId="329E0CAD" w:rsidR="00E6586D" w:rsidRDefault="00E6586D">
      <w:pPr>
        <w:pStyle w:val="22"/>
        <w:tabs>
          <w:tab w:val="left" w:pos="840"/>
          <w:tab w:val="right" w:leader="dot" w:pos="9065"/>
        </w:tabs>
        <w:rPr>
          <w:ins w:id="139" w:author="Microsoft Office ユーザー" w:date="2019-05-10T21:43:00Z"/>
          <w:rFonts w:asciiTheme="minorHAnsi" w:eastAsiaTheme="minorEastAsia" w:hAnsiTheme="minorHAnsi" w:cstheme="minorBidi"/>
          <w:noProof/>
          <w:kern w:val="2"/>
          <w:szCs w:val="24"/>
        </w:rPr>
      </w:pPr>
      <w:ins w:id="140" w:author="Microsoft Office ユーザー" w:date="2019-05-10T21:43:00Z">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_Toc8417108 \h </w:instrText>
        </w:r>
        <w:r>
          <w:rPr>
            <w:noProof/>
          </w:rPr>
        </w:r>
      </w:ins>
      <w:r>
        <w:rPr>
          <w:noProof/>
        </w:rPr>
        <w:fldChar w:fldCharType="separate"/>
      </w:r>
      <w:ins w:id="141" w:author="Microsoft Office ユーザー" w:date="2019-05-10T21:43:00Z">
        <w:r>
          <w:rPr>
            <w:noProof/>
          </w:rPr>
          <w:t>29</w:t>
        </w:r>
        <w:r>
          <w:rPr>
            <w:noProof/>
          </w:rPr>
          <w:fldChar w:fldCharType="end"/>
        </w:r>
      </w:ins>
    </w:p>
    <w:p w14:paraId="5AABAA61" w14:textId="2E3070E8" w:rsidR="00E6586D" w:rsidRDefault="00E6586D">
      <w:pPr>
        <w:pStyle w:val="32"/>
        <w:tabs>
          <w:tab w:val="left" w:pos="1260"/>
          <w:tab w:val="right" w:leader="dot" w:pos="9065"/>
        </w:tabs>
        <w:rPr>
          <w:ins w:id="142" w:author="Microsoft Office ユーザー" w:date="2019-05-10T21:43:00Z"/>
          <w:rFonts w:asciiTheme="minorHAnsi" w:eastAsiaTheme="minorEastAsia" w:hAnsiTheme="minorHAnsi" w:cstheme="minorBidi"/>
          <w:noProof/>
          <w:kern w:val="2"/>
          <w:szCs w:val="24"/>
        </w:rPr>
      </w:pPr>
      <w:ins w:id="143" w:author="Microsoft Office ユーザー" w:date="2019-05-10T21:43:00Z">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_Toc8417109 \h </w:instrText>
        </w:r>
        <w:r>
          <w:rPr>
            <w:noProof/>
          </w:rPr>
        </w:r>
      </w:ins>
      <w:r>
        <w:rPr>
          <w:noProof/>
        </w:rPr>
        <w:fldChar w:fldCharType="separate"/>
      </w:r>
      <w:ins w:id="144" w:author="Microsoft Office ユーザー" w:date="2019-05-10T21:43:00Z">
        <w:r>
          <w:rPr>
            <w:noProof/>
          </w:rPr>
          <w:t>29</w:t>
        </w:r>
        <w:r>
          <w:rPr>
            <w:noProof/>
          </w:rPr>
          <w:fldChar w:fldCharType="end"/>
        </w:r>
      </w:ins>
    </w:p>
    <w:p w14:paraId="06B43976" w14:textId="0C284064" w:rsidR="00E6586D" w:rsidRDefault="00E6586D">
      <w:pPr>
        <w:pStyle w:val="32"/>
        <w:tabs>
          <w:tab w:val="left" w:pos="1260"/>
          <w:tab w:val="right" w:leader="dot" w:pos="9065"/>
        </w:tabs>
        <w:rPr>
          <w:ins w:id="145" w:author="Microsoft Office ユーザー" w:date="2019-05-10T21:43:00Z"/>
          <w:rFonts w:asciiTheme="minorHAnsi" w:eastAsiaTheme="minorEastAsia" w:hAnsiTheme="minorHAnsi" w:cstheme="minorBidi"/>
          <w:noProof/>
          <w:kern w:val="2"/>
          <w:szCs w:val="24"/>
        </w:rPr>
      </w:pPr>
      <w:ins w:id="146" w:author="Microsoft Office ユーザー" w:date="2019-05-10T21:43:00Z">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_Toc8417110 \h </w:instrText>
        </w:r>
        <w:r>
          <w:rPr>
            <w:noProof/>
          </w:rPr>
        </w:r>
      </w:ins>
      <w:r>
        <w:rPr>
          <w:noProof/>
        </w:rPr>
        <w:fldChar w:fldCharType="separate"/>
      </w:r>
      <w:ins w:id="147" w:author="Microsoft Office ユーザー" w:date="2019-05-10T21:43:00Z">
        <w:r>
          <w:rPr>
            <w:noProof/>
          </w:rPr>
          <w:t>30</w:t>
        </w:r>
        <w:r>
          <w:rPr>
            <w:noProof/>
          </w:rPr>
          <w:fldChar w:fldCharType="end"/>
        </w:r>
      </w:ins>
    </w:p>
    <w:p w14:paraId="4B0D1EC3" w14:textId="4C583194" w:rsidR="00E6586D" w:rsidRDefault="00E6586D">
      <w:pPr>
        <w:pStyle w:val="32"/>
        <w:tabs>
          <w:tab w:val="left" w:pos="1260"/>
          <w:tab w:val="right" w:leader="dot" w:pos="9065"/>
        </w:tabs>
        <w:rPr>
          <w:ins w:id="148" w:author="Microsoft Office ユーザー" w:date="2019-05-10T21:43:00Z"/>
          <w:rFonts w:asciiTheme="minorHAnsi" w:eastAsiaTheme="minorEastAsia" w:hAnsiTheme="minorHAnsi" w:cstheme="minorBidi"/>
          <w:noProof/>
          <w:kern w:val="2"/>
          <w:szCs w:val="24"/>
        </w:rPr>
      </w:pPr>
      <w:ins w:id="149" w:author="Microsoft Office ユーザー" w:date="2019-05-10T21:43:00Z">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_Toc8417111 \h </w:instrText>
        </w:r>
        <w:r>
          <w:rPr>
            <w:noProof/>
          </w:rPr>
        </w:r>
      </w:ins>
      <w:r>
        <w:rPr>
          <w:noProof/>
        </w:rPr>
        <w:fldChar w:fldCharType="separate"/>
      </w:r>
      <w:ins w:id="150" w:author="Microsoft Office ユーザー" w:date="2019-05-10T21:43:00Z">
        <w:r>
          <w:rPr>
            <w:noProof/>
          </w:rPr>
          <w:t>31</w:t>
        </w:r>
        <w:r>
          <w:rPr>
            <w:noProof/>
          </w:rPr>
          <w:fldChar w:fldCharType="end"/>
        </w:r>
      </w:ins>
    </w:p>
    <w:p w14:paraId="16F7B5DA" w14:textId="76F09042" w:rsidR="00A70909" w:rsidDel="00AD72E0" w:rsidRDefault="00A70909">
      <w:pPr>
        <w:pStyle w:val="11"/>
        <w:tabs>
          <w:tab w:val="left" w:pos="420"/>
          <w:tab w:val="right" w:leader="dot" w:pos="9065"/>
        </w:tabs>
        <w:rPr>
          <w:del w:id="151" w:author="Microsoft Office ユーザー" w:date="2019-05-10T21:43:00Z"/>
          <w:rFonts w:asciiTheme="minorHAnsi" w:eastAsiaTheme="minorEastAsia" w:hAnsiTheme="minorHAnsi" w:cstheme="minorBidi"/>
          <w:noProof/>
          <w:kern w:val="2"/>
          <w:szCs w:val="24"/>
        </w:rPr>
      </w:pPr>
      <w:del w:id="152" w:author="Microsoft Office ユーザー" w:date="2019-05-10T21:43:00Z">
        <w:r w:rsidDel="00AD72E0">
          <w:rPr>
            <w:noProof/>
          </w:rPr>
          <w:delText>1</w:delText>
        </w:r>
        <w:r w:rsidDel="00AD72E0">
          <w:rPr>
            <w:rFonts w:asciiTheme="minorHAnsi" w:eastAsiaTheme="minorEastAsia" w:hAnsiTheme="minorHAnsi" w:cstheme="minorBidi"/>
            <w:noProof/>
            <w:kern w:val="2"/>
            <w:szCs w:val="24"/>
          </w:rPr>
          <w:tab/>
        </w:r>
        <w:r w:rsidDel="00AD72E0">
          <w:rPr>
            <w:noProof/>
          </w:rPr>
          <w:delText>はじめに</w:delText>
        </w:r>
        <w:r w:rsidDel="00AD72E0">
          <w:rPr>
            <w:noProof/>
          </w:rPr>
          <w:tab/>
          <w:delText>5</w:delText>
        </w:r>
      </w:del>
    </w:p>
    <w:p w14:paraId="38081E06" w14:textId="16B1A3E1" w:rsidR="00A70909" w:rsidDel="00AD72E0" w:rsidRDefault="00A70909">
      <w:pPr>
        <w:pStyle w:val="11"/>
        <w:tabs>
          <w:tab w:val="left" w:pos="420"/>
          <w:tab w:val="right" w:leader="dot" w:pos="9065"/>
        </w:tabs>
        <w:rPr>
          <w:del w:id="153" w:author="Microsoft Office ユーザー" w:date="2019-05-10T21:43:00Z"/>
          <w:rFonts w:asciiTheme="minorHAnsi" w:eastAsiaTheme="minorEastAsia" w:hAnsiTheme="minorHAnsi" w:cstheme="minorBidi"/>
          <w:noProof/>
          <w:kern w:val="2"/>
          <w:szCs w:val="24"/>
        </w:rPr>
      </w:pPr>
      <w:del w:id="154" w:author="Microsoft Office ユーザー" w:date="2019-05-10T21:43:00Z">
        <w:r w:rsidDel="00AD72E0">
          <w:rPr>
            <w:noProof/>
          </w:rPr>
          <w:delText>2</w:delText>
        </w:r>
        <w:r w:rsidDel="00AD72E0">
          <w:rPr>
            <w:rFonts w:asciiTheme="minorHAnsi" w:eastAsiaTheme="minorEastAsia" w:hAnsiTheme="minorHAnsi" w:cstheme="minorBidi"/>
            <w:noProof/>
            <w:kern w:val="2"/>
            <w:szCs w:val="24"/>
          </w:rPr>
          <w:tab/>
        </w:r>
        <w:r w:rsidDel="00AD72E0">
          <w:rPr>
            <w:noProof/>
          </w:rPr>
          <w:delText>ひろじれんプロジェクト</w:delText>
        </w:r>
        <w:r w:rsidDel="00AD72E0">
          <w:rPr>
            <w:noProof/>
          </w:rPr>
          <w:tab/>
          <w:delText>6</w:delText>
        </w:r>
      </w:del>
    </w:p>
    <w:p w14:paraId="2A749E01" w14:textId="63DDD575" w:rsidR="00A70909" w:rsidDel="00AD72E0" w:rsidRDefault="00A70909">
      <w:pPr>
        <w:pStyle w:val="22"/>
        <w:tabs>
          <w:tab w:val="left" w:pos="840"/>
          <w:tab w:val="right" w:leader="dot" w:pos="9065"/>
        </w:tabs>
        <w:rPr>
          <w:del w:id="155" w:author="Microsoft Office ユーザー" w:date="2019-05-10T21:43:00Z"/>
          <w:rFonts w:asciiTheme="minorHAnsi" w:eastAsiaTheme="minorEastAsia" w:hAnsiTheme="minorHAnsi" w:cstheme="minorBidi"/>
          <w:noProof/>
          <w:kern w:val="2"/>
          <w:szCs w:val="24"/>
        </w:rPr>
      </w:pPr>
      <w:del w:id="156" w:author="Microsoft Office ユーザー" w:date="2019-05-10T21:43:00Z">
        <w:r w:rsidDel="00AD72E0">
          <w:rPr>
            <w:noProof/>
          </w:rPr>
          <w:delText>2.1</w:delText>
        </w:r>
        <w:r w:rsidDel="00AD72E0">
          <w:rPr>
            <w:rFonts w:asciiTheme="minorHAnsi" w:eastAsiaTheme="minorEastAsia" w:hAnsiTheme="minorHAnsi" w:cstheme="minorBidi"/>
            <w:noProof/>
            <w:kern w:val="2"/>
            <w:szCs w:val="24"/>
          </w:rPr>
          <w:tab/>
        </w:r>
        <w:r w:rsidDel="00AD72E0">
          <w:rPr>
            <w:noProof/>
          </w:rPr>
          <w:delText>プロジェクトとは</w:delText>
        </w:r>
        <w:r w:rsidDel="00AD72E0">
          <w:rPr>
            <w:noProof/>
          </w:rPr>
          <w:tab/>
          <w:delText>6</w:delText>
        </w:r>
      </w:del>
    </w:p>
    <w:p w14:paraId="56DE4D53" w14:textId="065EC575" w:rsidR="00A70909" w:rsidDel="00AD72E0" w:rsidRDefault="00A70909">
      <w:pPr>
        <w:pStyle w:val="32"/>
        <w:tabs>
          <w:tab w:val="left" w:pos="1260"/>
          <w:tab w:val="right" w:leader="dot" w:pos="9065"/>
        </w:tabs>
        <w:rPr>
          <w:del w:id="157" w:author="Microsoft Office ユーザー" w:date="2019-05-10T21:43:00Z"/>
          <w:rFonts w:asciiTheme="minorHAnsi" w:eastAsiaTheme="minorEastAsia" w:hAnsiTheme="minorHAnsi" w:cstheme="minorBidi"/>
          <w:noProof/>
          <w:kern w:val="2"/>
          <w:szCs w:val="24"/>
        </w:rPr>
      </w:pPr>
      <w:del w:id="158" w:author="Microsoft Office ユーザー" w:date="2019-05-10T21:43:00Z">
        <w:r w:rsidDel="00AD72E0">
          <w:rPr>
            <w:noProof/>
          </w:rPr>
          <w:delText>2.1.1</w:delText>
        </w:r>
        <w:r w:rsidDel="00AD72E0">
          <w:rPr>
            <w:rFonts w:asciiTheme="minorHAnsi" w:eastAsiaTheme="minorEastAsia" w:hAnsiTheme="minorHAnsi" w:cstheme="minorBidi"/>
            <w:noProof/>
            <w:kern w:val="2"/>
            <w:szCs w:val="24"/>
          </w:rPr>
          <w:tab/>
        </w:r>
        <w:r w:rsidDel="00AD72E0">
          <w:rPr>
            <w:noProof/>
          </w:rPr>
          <w:delText>プロジェクトの目的と成功の条件</w:delText>
        </w:r>
        <w:r w:rsidDel="00AD72E0">
          <w:rPr>
            <w:noProof/>
          </w:rPr>
          <w:tab/>
          <w:delText>6</w:delText>
        </w:r>
      </w:del>
    </w:p>
    <w:p w14:paraId="29495580" w14:textId="0484F736" w:rsidR="00A70909" w:rsidDel="00AD72E0" w:rsidRDefault="00A70909">
      <w:pPr>
        <w:pStyle w:val="32"/>
        <w:tabs>
          <w:tab w:val="left" w:pos="1260"/>
          <w:tab w:val="right" w:leader="dot" w:pos="9065"/>
        </w:tabs>
        <w:rPr>
          <w:del w:id="159" w:author="Microsoft Office ユーザー" w:date="2019-05-10T21:43:00Z"/>
          <w:rFonts w:asciiTheme="minorHAnsi" w:eastAsiaTheme="minorEastAsia" w:hAnsiTheme="minorHAnsi" w:cstheme="minorBidi"/>
          <w:noProof/>
          <w:kern w:val="2"/>
          <w:szCs w:val="24"/>
        </w:rPr>
      </w:pPr>
      <w:del w:id="160" w:author="Microsoft Office ユーザー" w:date="2019-05-10T21:43:00Z">
        <w:r w:rsidDel="00AD72E0">
          <w:rPr>
            <w:noProof/>
          </w:rPr>
          <w:delText>2.1.2</w:delText>
        </w:r>
        <w:r w:rsidDel="00AD72E0">
          <w:rPr>
            <w:rFonts w:asciiTheme="minorHAnsi" w:eastAsiaTheme="minorEastAsia" w:hAnsiTheme="minorHAnsi" w:cstheme="minorBidi"/>
            <w:noProof/>
            <w:kern w:val="2"/>
            <w:szCs w:val="24"/>
          </w:rPr>
          <w:tab/>
        </w:r>
        <w:r w:rsidDel="00AD72E0">
          <w:rPr>
            <w:noProof/>
          </w:rPr>
          <w:delText>開発プロセス</w:delText>
        </w:r>
        <w:r w:rsidDel="00AD72E0">
          <w:rPr>
            <w:noProof/>
          </w:rPr>
          <w:tab/>
          <w:delText>6</w:delText>
        </w:r>
      </w:del>
    </w:p>
    <w:p w14:paraId="7D61DC00" w14:textId="71B6933F" w:rsidR="00A70909" w:rsidDel="00AD72E0" w:rsidRDefault="00A70909">
      <w:pPr>
        <w:pStyle w:val="22"/>
        <w:tabs>
          <w:tab w:val="left" w:pos="840"/>
          <w:tab w:val="right" w:leader="dot" w:pos="9065"/>
        </w:tabs>
        <w:rPr>
          <w:del w:id="161" w:author="Microsoft Office ユーザー" w:date="2019-05-10T21:43:00Z"/>
          <w:rFonts w:asciiTheme="minorHAnsi" w:eastAsiaTheme="minorEastAsia" w:hAnsiTheme="minorHAnsi" w:cstheme="minorBidi"/>
          <w:noProof/>
          <w:kern w:val="2"/>
          <w:szCs w:val="24"/>
        </w:rPr>
      </w:pPr>
      <w:del w:id="162" w:author="Microsoft Office ユーザー" w:date="2019-05-10T21:43:00Z">
        <w:r w:rsidDel="00AD72E0">
          <w:rPr>
            <w:noProof/>
          </w:rPr>
          <w:delText>2.2</w:delText>
        </w:r>
        <w:r w:rsidDel="00AD72E0">
          <w:rPr>
            <w:rFonts w:asciiTheme="minorHAnsi" w:eastAsiaTheme="minorEastAsia" w:hAnsiTheme="minorHAnsi" w:cstheme="minorBidi"/>
            <w:noProof/>
            <w:kern w:val="2"/>
            <w:szCs w:val="24"/>
          </w:rPr>
          <w:tab/>
        </w:r>
        <w:r w:rsidDel="00AD72E0">
          <w:rPr>
            <w:noProof/>
          </w:rPr>
          <w:delText>ひろじれんプロジェクトの目的と成功の条件</w:delText>
        </w:r>
        <w:r w:rsidDel="00AD72E0">
          <w:rPr>
            <w:noProof/>
          </w:rPr>
          <w:tab/>
          <w:delText>7</w:delText>
        </w:r>
      </w:del>
    </w:p>
    <w:p w14:paraId="2E41D74C" w14:textId="2C75AC6F" w:rsidR="00A70909" w:rsidDel="00AD72E0" w:rsidRDefault="00A70909">
      <w:pPr>
        <w:pStyle w:val="32"/>
        <w:tabs>
          <w:tab w:val="left" w:pos="1260"/>
          <w:tab w:val="right" w:leader="dot" w:pos="9065"/>
        </w:tabs>
        <w:rPr>
          <w:del w:id="163" w:author="Microsoft Office ユーザー" w:date="2019-05-10T21:43:00Z"/>
          <w:rFonts w:asciiTheme="minorHAnsi" w:eastAsiaTheme="minorEastAsia" w:hAnsiTheme="minorHAnsi" w:cstheme="minorBidi"/>
          <w:noProof/>
          <w:kern w:val="2"/>
          <w:szCs w:val="24"/>
        </w:rPr>
      </w:pPr>
      <w:del w:id="164" w:author="Microsoft Office ユーザー" w:date="2019-05-10T21:43:00Z">
        <w:r w:rsidDel="00AD72E0">
          <w:rPr>
            <w:noProof/>
          </w:rPr>
          <w:delText>2.2.1</w:delText>
        </w:r>
        <w:r w:rsidDel="00AD72E0">
          <w:rPr>
            <w:rFonts w:asciiTheme="minorHAnsi" w:eastAsiaTheme="minorEastAsia" w:hAnsiTheme="minorHAnsi" w:cstheme="minorBidi"/>
            <w:noProof/>
            <w:kern w:val="2"/>
            <w:szCs w:val="24"/>
          </w:rPr>
          <w:tab/>
        </w:r>
        <w:r w:rsidDel="00AD72E0">
          <w:rPr>
            <w:noProof/>
          </w:rPr>
          <w:delText>成果物</w:delText>
        </w:r>
        <w:r w:rsidDel="00AD72E0">
          <w:rPr>
            <w:noProof/>
          </w:rPr>
          <w:tab/>
          <w:delText>7</w:delText>
        </w:r>
      </w:del>
    </w:p>
    <w:p w14:paraId="2EED5CA5" w14:textId="5A1A942E" w:rsidR="00A70909" w:rsidDel="00AD72E0" w:rsidRDefault="00A70909">
      <w:pPr>
        <w:pStyle w:val="32"/>
        <w:tabs>
          <w:tab w:val="left" w:pos="1260"/>
          <w:tab w:val="right" w:leader="dot" w:pos="9065"/>
        </w:tabs>
        <w:rPr>
          <w:del w:id="165" w:author="Microsoft Office ユーザー" w:date="2019-05-10T21:43:00Z"/>
          <w:rFonts w:asciiTheme="minorHAnsi" w:eastAsiaTheme="minorEastAsia" w:hAnsiTheme="minorHAnsi" w:cstheme="minorBidi"/>
          <w:noProof/>
          <w:kern w:val="2"/>
          <w:szCs w:val="24"/>
        </w:rPr>
      </w:pPr>
      <w:del w:id="166" w:author="Microsoft Office ユーザー" w:date="2019-05-10T21:43:00Z">
        <w:r w:rsidDel="00AD72E0">
          <w:rPr>
            <w:noProof/>
          </w:rPr>
          <w:delText>2.2.2</w:delText>
        </w:r>
        <w:r w:rsidDel="00AD72E0">
          <w:rPr>
            <w:rFonts w:asciiTheme="minorHAnsi" w:eastAsiaTheme="minorEastAsia" w:hAnsiTheme="minorHAnsi" w:cstheme="minorBidi"/>
            <w:noProof/>
            <w:kern w:val="2"/>
            <w:szCs w:val="24"/>
          </w:rPr>
          <w:tab/>
        </w:r>
        <w:r w:rsidDel="00AD72E0">
          <w:rPr>
            <w:noProof/>
          </w:rPr>
          <w:delText>プロジェクト・メンバー</w:delText>
        </w:r>
        <w:r w:rsidDel="00AD72E0">
          <w:rPr>
            <w:noProof/>
          </w:rPr>
          <w:tab/>
          <w:delText>7</w:delText>
        </w:r>
      </w:del>
    </w:p>
    <w:p w14:paraId="6307FE35" w14:textId="7E79C472" w:rsidR="00A70909" w:rsidDel="00AD72E0" w:rsidRDefault="00A70909">
      <w:pPr>
        <w:pStyle w:val="32"/>
        <w:tabs>
          <w:tab w:val="left" w:pos="1260"/>
          <w:tab w:val="right" w:leader="dot" w:pos="9065"/>
        </w:tabs>
        <w:rPr>
          <w:del w:id="167" w:author="Microsoft Office ユーザー" w:date="2019-05-10T21:43:00Z"/>
          <w:rFonts w:asciiTheme="minorHAnsi" w:eastAsiaTheme="minorEastAsia" w:hAnsiTheme="minorHAnsi" w:cstheme="minorBidi"/>
          <w:noProof/>
          <w:kern w:val="2"/>
          <w:szCs w:val="24"/>
        </w:rPr>
      </w:pPr>
      <w:del w:id="168" w:author="Microsoft Office ユーザー" w:date="2019-05-10T21:43:00Z">
        <w:r w:rsidDel="00AD72E0">
          <w:rPr>
            <w:noProof/>
          </w:rPr>
          <w:delText>2.2.3</w:delText>
        </w:r>
        <w:r w:rsidDel="00AD72E0">
          <w:rPr>
            <w:rFonts w:asciiTheme="minorHAnsi" w:eastAsiaTheme="minorEastAsia" w:hAnsiTheme="minorHAnsi" w:cstheme="minorBidi"/>
            <w:noProof/>
            <w:kern w:val="2"/>
            <w:szCs w:val="24"/>
          </w:rPr>
          <w:tab/>
        </w:r>
        <w:r w:rsidDel="00AD72E0">
          <w:rPr>
            <w:noProof/>
          </w:rPr>
          <w:delText>トレードオフマトリックス</w:delText>
        </w:r>
        <w:r w:rsidDel="00AD72E0">
          <w:rPr>
            <w:noProof/>
          </w:rPr>
          <w:tab/>
          <w:delText>8</w:delText>
        </w:r>
      </w:del>
    </w:p>
    <w:p w14:paraId="44B0100B" w14:textId="634EE9CC" w:rsidR="00A70909" w:rsidDel="00AD72E0" w:rsidRDefault="00A70909">
      <w:pPr>
        <w:pStyle w:val="22"/>
        <w:tabs>
          <w:tab w:val="left" w:pos="840"/>
          <w:tab w:val="right" w:leader="dot" w:pos="9065"/>
        </w:tabs>
        <w:rPr>
          <w:del w:id="169" w:author="Microsoft Office ユーザー" w:date="2019-05-10T21:43:00Z"/>
          <w:rFonts w:asciiTheme="minorHAnsi" w:eastAsiaTheme="minorEastAsia" w:hAnsiTheme="minorHAnsi" w:cstheme="minorBidi"/>
          <w:noProof/>
          <w:kern w:val="2"/>
          <w:szCs w:val="24"/>
        </w:rPr>
      </w:pPr>
      <w:del w:id="170" w:author="Microsoft Office ユーザー" w:date="2019-05-10T21:43:00Z">
        <w:r w:rsidDel="00AD72E0">
          <w:rPr>
            <w:noProof/>
          </w:rPr>
          <w:delText>2.3</w:delText>
        </w:r>
        <w:r w:rsidDel="00AD72E0">
          <w:rPr>
            <w:rFonts w:asciiTheme="minorHAnsi" w:eastAsiaTheme="minorEastAsia" w:hAnsiTheme="minorHAnsi" w:cstheme="minorBidi"/>
            <w:noProof/>
            <w:kern w:val="2"/>
            <w:szCs w:val="24"/>
          </w:rPr>
          <w:tab/>
        </w:r>
        <w:r w:rsidDel="00AD72E0">
          <w:rPr>
            <w:noProof/>
          </w:rPr>
          <w:delText>やってみたい事リスト</w:delText>
        </w:r>
        <w:r w:rsidDel="00AD72E0">
          <w:rPr>
            <w:noProof/>
          </w:rPr>
          <w:tab/>
          <w:delText>8</w:delText>
        </w:r>
      </w:del>
    </w:p>
    <w:p w14:paraId="31645934" w14:textId="42E8A176" w:rsidR="00A70909" w:rsidDel="00AD72E0" w:rsidRDefault="00A70909">
      <w:pPr>
        <w:pStyle w:val="22"/>
        <w:tabs>
          <w:tab w:val="left" w:pos="840"/>
          <w:tab w:val="right" w:leader="dot" w:pos="9065"/>
        </w:tabs>
        <w:rPr>
          <w:del w:id="171" w:author="Microsoft Office ユーザー" w:date="2019-05-10T21:43:00Z"/>
          <w:rFonts w:asciiTheme="minorHAnsi" w:eastAsiaTheme="minorEastAsia" w:hAnsiTheme="minorHAnsi" w:cstheme="minorBidi"/>
          <w:noProof/>
          <w:kern w:val="2"/>
          <w:szCs w:val="24"/>
        </w:rPr>
      </w:pPr>
      <w:del w:id="172" w:author="Microsoft Office ユーザー" w:date="2019-05-10T21:43:00Z">
        <w:r w:rsidDel="00AD72E0">
          <w:rPr>
            <w:noProof/>
          </w:rPr>
          <w:delText>2.4</w:delText>
        </w:r>
        <w:r w:rsidDel="00AD72E0">
          <w:rPr>
            <w:rFonts w:asciiTheme="minorHAnsi" w:eastAsiaTheme="minorEastAsia" w:hAnsiTheme="minorHAnsi" w:cstheme="minorBidi"/>
            <w:noProof/>
            <w:kern w:val="2"/>
            <w:szCs w:val="24"/>
          </w:rPr>
          <w:tab/>
        </w:r>
        <w:r w:rsidDel="00AD72E0">
          <w:rPr>
            <w:noProof/>
          </w:rPr>
          <w:delText>プロジェクト・マネジメント</w:delText>
        </w:r>
        <w:r w:rsidDel="00AD72E0">
          <w:rPr>
            <w:noProof/>
          </w:rPr>
          <w:tab/>
          <w:delText>9</w:delText>
        </w:r>
      </w:del>
    </w:p>
    <w:p w14:paraId="71BEE63F" w14:textId="18D02A2A" w:rsidR="00A70909" w:rsidDel="00AD72E0" w:rsidRDefault="00A70909">
      <w:pPr>
        <w:pStyle w:val="32"/>
        <w:tabs>
          <w:tab w:val="left" w:pos="1260"/>
          <w:tab w:val="right" w:leader="dot" w:pos="9065"/>
        </w:tabs>
        <w:rPr>
          <w:del w:id="173" w:author="Microsoft Office ユーザー" w:date="2019-05-10T21:43:00Z"/>
          <w:rFonts w:asciiTheme="minorHAnsi" w:eastAsiaTheme="minorEastAsia" w:hAnsiTheme="minorHAnsi" w:cstheme="minorBidi"/>
          <w:noProof/>
          <w:kern w:val="2"/>
          <w:szCs w:val="24"/>
        </w:rPr>
      </w:pPr>
      <w:del w:id="174" w:author="Microsoft Office ユーザー" w:date="2019-05-10T21:43:00Z">
        <w:r w:rsidDel="00AD72E0">
          <w:rPr>
            <w:noProof/>
          </w:rPr>
          <w:delText>2.4.1</w:delText>
        </w:r>
        <w:r w:rsidDel="00AD72E0">
          <w:rPr>
            <w:rFonts w:asciiTheme="minorHAnsi" w:eastAsiaTheme="minorEastAsia" w:hAnsiTheme="minorHAnsi" w:cstheme="minorBidi"/>
            <w:noProof/>
            <w:kern w:val="2"/>
            <w:szCs w:val="24"/>
          </w:rPr>
          <w:tab/>
        </w:r>
        <w:r w:rsidDel="00AD72E0">
          <w:rPr>
            <w:noProof/>
          </w:rPr>
          <w:delText>プロジェクト・マネジメントの基礎概念</w:delText>
        </w:r>
        <w:r w:rsidDel="00AD72E0">
          <w:rPr>
            <w:noProof/>
          </w:rPr>
          <w:tab/>
          <w:delText>9</w:delText>
        </w:r>
      </w:del>
    </w:p>
    <w:p w14:paraId="4393EE3B" w14:textId="081D5EA0" w:rsidR="00A70909" w:rsidDel="00AD72E0" w:rsidRDefault="00A70909">
      <w:pPr>
        <w:pStyle w:val="32"/>
        <w:tabs>
          <w:tab w:val="left" w:pos="1260"/>
          <w:tab w:val="right" w:leader="dot" w:pos="9065"/>
        </w:tabs>
        <w:rPr>
          <w:del w:id="175" w:author="Microsoft Office ユーザー" w:date="2019-05-10T21:43:00Z"/>
          <w:rFonts w:asciiTheme="minorHAnsi" w:eastAsiaTheme="minorEastAsia" w:hAnsiTheme="minorHAnsi" w:cstheme="minorBidi"/>
          <w:noProof/>
          <w:kern w:val="2"/>
          <w:szCs w:val="24"/>
        </w:rPr>
      </w:pPr>
      <w:del w:id="176" w:author="Microsoft Office ユーザー" w:date="2019-05-10T21:43:00Z">
        <w:r w:rsidDel="00AD72E0">
          <w:rPr>
            <w:noProof/>
          </w:rPr>
          <w:delText>2.4.2</w:delText>
        </w:r>
        <w:r w:rsidDel="00AD72E0">
          <w:rPr>
            <w:rFonts w:asciiTheme="minorHAnsi" w:eastAsiaTheme="minorEastAsia" w:hAnsiTheme="minorHAnsi" w:cstheme="minorBidi"/>
            <w:noProof/>
            <w:kern w:val="2"/>
            <w:szCs w:val="24"/>
          </w:rPr>
          <w:tab/>
        </w:r>
        <w:r w:rsidDel="00AD72E0">
          <w:rPr>
            <w:noProof/>
          </w:rPr>
          <w:delText>プロジェクト・マネジメントのプロセス</w:delText>
        </w:r>
        <w:r w:rsidDel="00AD72E0">
          <w:rPr>
            <w:noProof/>
          </w:rPr>
          <w:tab/>
          <w:delText>11</w:delText>
        </w:r>
      </w:del>
    </w:p>
    <w:p w14:paraId="1D272447" w14:textId="79837BC5" w:rsidR="00A70909" w:rsidDel="00AD72E0" w:rsidRDefault="00A70909">
      <w:pPr>
        <w:pStyle w:val="32"/>
        <w:tabs>
          <w:tab w:val="left" w:pos="1260"/>
          <w:tab w:val="right" w:leader="dot" w:pos="9065"/>
        </w:tabs>
        <w:rPr>
          <w:del w:id="177" w:author="Microsoft Office ユーザー" w:date="2019-05-10T21:43:00Z"/>
          <w:rFonts w:asciiTheme="minorHAnsi" w:eastAsiaTheme="minorEastAsia" w:hAnsiTheme="minorHAnsi" w:cstheme="minorBidi"/>
          <w:noProof/>
          <w:kern w:val="2"/>
          <w:szCs w:val="24"/>
        </w:rPr>
      </w:pPr>
      <w:del w:id="178" w:author="Microsoft Office ユーザー" w:date="2019-05-10T21:43:00Z">
        <w:r w:rsidDel="00AD72E0">
          <w:rPr>
            <w:noProof/>
          </w:rPr>
          <w:delText>2.4.3</w:delText>
        </w:r>
        <w:r w:rsidDel="00AD72E0">
          <w:rPr>
            <w:rFonts w:asciiTheme="minorHAnsi" w:eastAsiaTheme="minorEastAsia" w:hAnsiTheme="minorHAnsi" w:cstheme="minorBidi"/>
            <w:noProof/>
            <w:kern w:val="2"/>
            <w:szCs w:val="24"/>
          </w:rPr>
          <w:tab/>
        </w:r>
        <w:r w:rsidDel="00AD72E0">
          <w:rPr>
            <w:noProof/>
          </w:rPr>
          <w:delText>ものごとの重要度について</w:delText>
        </w:r>
        <w:r w:rsidDel="00AD72E0">
          <w:rPr>
            <w:noProof/>
          </w:rPr>
          <w:tab/>
          <w:delText>12</w:delText>
        </w:r>
      </w:del>
    </w:p>
    <w:p w14:paraId="01A77F47" w14:textId="11D4C8C1" w:rsidR="00A70909" w:rsidDel="00AD72E0" w:rsidRDefault="00A70909">
      <w:pPr>
        <w:pStyle w:val="11"/>
        <w:tabs>
          <w:tab w:val="left" w:pos="420"/>
          <w:tab w:val="right" w:leader="dot" w:pos="9065"/>
        </w:tabs>
        <w:rPr>
          <w:del w:id="179" w:author="Microsoft Office ユーザー" w:date="2019-05-10T21:43:00Z"/>
          <w:rFonts w:asciiTheme="minorHAnsi" w:eastAsiaTheme="minorEastAsia" w:hAnsiTheme="minorHAnsi" w:cstheme="minorBidi"/>
          <w:noProof/>
          <w:kern w:val="2"/>
          <w:szCs w:val="24"/>
        </w:rPr>
      </w:pPr>
      <w:del w:id="180" w:author="Microsoft Office ユーザー" w:date="2019-05-10T21:43:00Z">
        <w:r w:rsidDel="00AD72E0">
          <w:rPr>
            <w:noProof/>
          </w:rPr>
          <w:delText>3</w:delText>
        </w:r>
        <w:r w:rsidDel="00AD72E0">
          <w:rPr>
            <w:rFonts w:asciiTheme="minorHAnsi" w:eastAsiaTheme="minorEastAsia" w:hAnsiTheme="minorHAnsi" w:cstheme="minorBidi"/>
            <w:noProof/>
            <w:kern w:val="2"/>
            <w:szCs w:val="24"/>
          </w:rPr>
          <w:tab/>
        </w:r>
        <w:r w:rsidDel="00AD72E0">
          <w:rPr>
            <w:noProof/>
          </w:rPr>
          <w:delText>リーン開発</w:delText>
        </w:r>
        <w:r w:rsidDel="00AD72E0">
          <w:rPr>
            <w:noProof/>
          </w:rPr>
          <w:tab/>
          <w:delText>14</w:delText>
        </w:r>
      </w:del>
    </w:p>
    <w:p w14:paraId="11CA8536" w14:textId="69D4AD02" w:rsidR="00A70909" w:rsidDel="00AD72E0" w:rsidRDefault="00A70909">
      <w:pPr>
        <w:pStyle w:val="22"/>
        <w:tabs>
          <w:tab w:val="left" w:pos="840"/>
          <w:tab w:val="right" w:leader="dot" w:pos="9065"/>
        </w:tabs>
        <w:rPr>
          <w:del w:id="181" w:author="Microsoft Office ユーザー" w:date="2019-05-10T21:43:00Z"/>
          <w:rFonts w:asciiTheme="minorHAnsi" w:eastAsiaTheme="minorEastAsia" w:hAnsiTheme="minorHAnsi" w:cstheme="minorBidi"/>
          <w:noProof/>
          <w:kern w:val="2"/>
          <w:szCs w:val="24"/>
        </w:rPr>
      </w:pPr>
      <w:del w:id="182" w:author="Microsoft Office ユーザー" w:date="2019-05-10T21:43:00Z">
        <w:r w:rsidDel="00AD72E0">
          <w:rPr>
            <w:noProof/>
          </w:rPr>
          <w:delText>3.1</w:delText>
        </w:r>
        <w:r w:rsidDel="00AD72E0">
          <w:rPr>
            <w:rFonts w:asciiTheme="minorHAnsi" w:eastAsiaTheme="minorEastAsia" w:hAnsiTheme="minorHAnsi" w:cstheme="minorBidi"/>
            <w:noProof/>
            <w:kern w:val="2"/>
            <w:szCs w:val="24"/>
          </w:rPr>
          <w:tab/>
        </w:r>
        <w:r w:rsidDel="00AD72E0">
          <w:rPr>
            <w:noProof/>
          </w:rPr>
          <w:delText>リーン開発とは</w:delText>
        </w:r>
        <w:r w:rsidDel="00AD72E0">
          <w:rPr>
            <w:noProof/>
          </w:rPr>
          <w:tab/>
          <w:delText>14</w:delText>
        </w:r>
      </w:del>
    </w:p>
    <w:p w14:paraId="216527DC" w14:textId="633E5D36" w:rsidR="00A70909" w:rsidDel="00AD72E0" w:rsidRDefault="00A70909">
      <w:pPr>
        <w:pStyle w:val="22"/>
        <w:tabs>
          <w:tab w:val="left" w:pos="840"/>
          <w:tab w:val="right" w:leader="dot" w:pos="9065"/>
        </w:tabs>
        <w:rPr>
          <w:del w:id="183" w:author="Microsoft Office ユーザー" w:date="2019-05-10T21:43:00Z"/>
          <w:rFonts w:asciiTheme="minorHAnsi" w:eastAsiaTheme="minorEastAsia" w:hAnsiTheme="minorHAnsi" w:cstheme="minorBidi"/>
          <w:noProof/>
          <w:kern w:val="2"/>
          <w:szCs w:val="24"/>
        </w:rPr>
      </w:pPr>
      <w:del w:id="184" w:author="Microsoft Office ユーザー" w:date="2019-05-10T21:43:00Z">
        <w:r w:rsidDel="00AD72E0">
          <w:rPr>
            <w:noProof/>
          </w:rPr>
          <w:delText>3.2</w:delText>
        </w:r>
        <w:r w:rsidDel="00AD72E0">
          <w:rPr>
            <w:rFonts w:asciiTheme="minorHAnsi" w:eastAsiaTheme="minorEastAsia" w:hAnsiTheme="minorHAnsi" w:cstheme="minorBidi"/>
            <w:noProof/>
            <w:kern w:val="2"/>
            <w:szCs w:val="24"/>
          </w:rPr>
          <w:tab/>
        </w:r>
        <w:r w:rsidDel="00AD72E0">
          <w:rPr>
            <w:noProof/>
          </w:rPr>
          <w:delText>リーンソフトウェア開発の七つの原則</w:delText>
        </w:r>
        <w:r w:rsidDel="00AD72E0">
          <w:rPr>
            <w:noProof/>
          </w:rPr>
          <w:tab/>
          <w:delText>14</w:delText>
        </w:r>
      </w:del>
    </w:p>
    <w:p w14:paraId="40B6ED97" w14:textId="1FCD938C" w:rsidR="00A70909" w:rsidDel="00AD72E0" w:rsidRDefault="00A70909">
      <w:pPr>
        <w:pStyle w:val="32"/>
        <w:tabs>
          <w:tab w:val="left" w:pos="1260"/>
          <w:tab w:val="right" w:leader="dot" w:pos="9065"/>
        </w:tabs>
        <w:rPr>
          <w:del w:id="185" w:author="Microsoft Office ユーザー" w:date="2019-05-10T21:43:00Z"/>
          <w:rFonts w:asciiTheme="minorHAnsi" w:eastAsiaTheme="minorEastAsia" w:hAnsiTheme="minorHAnsi" w:cstheme="minorBidi"/>
          <w:noProof/>
          <w:kern w:val="2"/>
          <w:szCs w:val="24"/>
        </w:rPr>
      </w:pPr>
      <w:del w:id="186" w:author="Microsoft Office ユーザー" w:date="2019-05-10T21:43:00Z">
        <w:r w:rsidDel="00AD72E0">
          <w:rPr>
            <w:noProof/>
          </w:rPr>
          <w:delText>3.2.1</w:delText>
        </w:r>
        <w:r w:rsidDel="00AD72E0">
          <w:rPr>
            <w:rFonts w:asciiTheme="minorHAnsi" w:eastAsiaTheme="minorEastAsia" w:hAnsiTheme="minorHAnsi" w:cstheme="minorBidi"/>
            <w:noProof/>
            <w:kern w:val="2"/>
            <w:szCs w:val="24"/>
          </w:rPr>
          <w:tab/>
        </w:r>
        <w:r w:rsidDel="00AD72E0">
          <w:rPr>
            <w:noProof/>
          </w:rPr>
          <w:delText>原則</w:delText>
        </w:r>
        <w:r w:rsidDel="00AD72E0">
          <w:rPr>
            <w:noProof/>
          </w:rPr>
          <w:delText>1</w:delText>
        </w:r>
        <w:r w:rsidDel="00AD72E0">
          <w:rPr>
            <w:noProof/>
          </w:rPr>
          <w:delText xml:space="preserve">　ムダを無くす</w:delText>
        </w:r>
        <w:r w:rsidDel="00AD72E0">
          <w:rPr>
            <w:noProof/>
          </w:rPr>
          <w:tab/>
          <w:delText>14</w:delText>
        </w:r>
      </w:del>
    </w:p>
    <w:p w14:paraId="44C580B3" w14:textId="19C4FCA1" w:rsidR="00A70909" w:rsidDel="00AD72E0" w:rsidRDefault="00A70909">
      <w:pPr>
        <w:pStyle w:val="22"/>
        <w:tabs>
          <w:tab w:val="left" w:pos="840"/>
          <w:tab w:val="right" w:leader="dot" w:pos="9065"/>
        </w:tabs>
        <w:rPr>
          <w:del w:id="187" w:author="Microsoft Office ユーザー" w:date="2019-05-10T21:43:00Z"/>
          <w:rFonts w:asciiTheme="minorHAnsi" w:eastAsiaTheme="minorEastAsia" w:hAnsiTheme="minorHAnsi" w:cstheme="minorBidi"/>
          <w:noProof/>
          <w:kern w:val="2"/>
          <w:szCs w:val="24"/>
        </w:rPr>
      </w:pPr>
      <w:del w:id="188" w:author="Microsoft Office ユーザー" w:date="2019-05-10T21:43:00Z">
        <w:r w:rsidDel="00AD72E0">
          <w:rPr>
            <w:noProof/>
          </w:rPr>
          <w:delText>3.3</w:delText>
        </w:r>
        <w:r w:rsidDel="00AD72E0">
          <w:rPr>
            <w:rFonts w:asciiTheme="minorHAnsi" w:eastAsiaTheme="minorEastAsia" w:hAnsiTheme="minorHAnsi" w:cstheme="minorBidi"/>
            <w:noProof/>
            <w:kern w:val="2"/>
            <w:szCs w:val="24"/>
          </w:rPr>
          <w:tab/>
        </w:r>
        <w:r w:rsidDel="00AD72E0">
          <w:rPr>
            <w:noProof/>
          </w:rPr>
          <w:delText>○</w:delText>
        </w:r>
        <w:r w:rsidDel="00AD72E0">
          <w:rPr>
            <w:noProof/>
          </w:rPr>
          <w:tab/>
          <w:delText>14</w:delText>
        </w:r>
      </w:del>
    </w:p>
    <w:p w14:paraId="67E73615" w14:textId="4844F4F8" w:rsidR="00A70909" w:rsidDel="00AD72E0" w:rsidRDefault="00A70909">
      <w:pPr>
        <w:pStyle w:val="11"/>
        <w:tabs>
          <w:tab w:val="left" w:pos="420"/>
          <w:tab w:val="right" w:leader="dot" w:pos="9065"/>
        </w:tabs>
        <w:rPr>
          <w:del w:id="189" w:author="Microsoft Office ユーザー" w:date="2019-05-10T21:43:00Z"/>
          <w:rFonts w:asciiTheme="minorHAnsi" w:eastAsiaTheme="minorEastAsia" w:hAnsiTheme="minorHAnsi" w:cstheme="minorBidi"/>
          <w:noProof/>
          <w:kern w:val="2"/>
          <w:szCs w:val="24"/>
        </w:rPr>
      </w:pPr>
      <w:del w:id="190" w:author="Microsoft Office ユーザー" w:date="2019-05-10T21:43:00Z">
        <w:r w:rsidDel="00AD72E0">
          <w:rPr>
            <w:noProof/>
          </w:rPr>
          <w:delText>4</w:delText>
        </w:r>
        <w:r w:rsidDel="00AD72E0">
          <w:rPr>
            <w:rFonts w:asciiTheme="minorHAnsi" w:eastAsiaTheme="minorEastAsia" w:hAnsiTheme="minorHAnsi" w:cstheme="minorBidi"/>
            <w:noProof/>
            <w:kern w:val="2"/>
            <w:szCs w:val="24"/>
          </w:rPr>
          <w:tab/>
        </w:r>
        <w:r w:rsidDel="00AD72E0">
          <w:rPr>
            <w:noProof/>
          </w:rPr>
          <w:delText>ひろじれんシステム</w:delText>
        </w:r>
        <w:r w:rsidDel="00AD72E0">
          <w:rPr>
            <w:noProof/>
          </w:rPr>
          <w:tab/>
          <w:delText>15</w:delText>
        </w:r>
      </w:del>
    </w:p>
    <w:p w14:paraId="2C12A26A" w14:textId="6D2461F5" w:rsidR="00A70909" w:rsidDel="00AD72E0" w:rsidRDefault="00A70909">
      <w:pPr>
        <w:pStyle w:val="22"/>
        <w:tabs>
          <w:tab w:val="left" w:pos="840"/>
          <w:tab w:val="right" w:leader="dot" w:pos="9065"/>
        </w:tabs>
        <w:rPr>
          <w:del w:id="191" w:author="Microsoft Office ユーザー" w:date="2019-05-10T21:43:00Z"/>
          <w:rFonts w:asciiTheme="minorHAnsi" w:eastAsiaTheme="minorEastAsia" w:hAnsiTheme="minorHAnsi" w:cstheme="minorBidi"/>
          <w:noProof/>
          <w:kern w:val="2"/>
          <w:szCs w:val="24"/>
        </w:rPr>
      </w:pPr>
      <w:del w:id="192" w:author="Microsoft Office ユーザー" w:date="2019-05-10T21:43:00Z">
        <w:r w:rsidDel="00AD72E0">
          <w:rPr>
            <w:noProof/>
          </w:rPr>
          <w:delText>4.1</w:delText>
        </w:r>
        <w:r w:rsidDel="00AD72E0">
          <w:rPr>
            <w:rFonts w:asciiTheme="minorHAnsi" w:eastAsiaTheme="minorEastAsia" w:hAnsiTheme="minorHAnsi" w:cstheme="minorBidi"/>
            <w:noProof/>
            <w:kern w:val="2"/>
            <w:szCs w:val="24"/>
          </w:rPr>
          <w:tab/>
        </w:r>
        <w:r w:rsidDel="00AD72E0">
          <w:rPr>
            <w:noProof/>
          </w:rPr>
          <w:delText>システムとは、</w:delText>
        </w:r>
        <w:r w:rsidDel="00AD72E0">
          <w:rPr>
            <w:noProof/>
          </w:rPr>
          <w:tab/>
          <w:delText>15</w:delText>
        </w:r>
      </w:del>
    </w:p>
    <w:p w14:paraId="61ED8DBA" w14:textId="24E7DD2F" w:rsidR="00A70909" w:rsidDel="00AD72E0" w:rsidRDefault="00A70909">
      <w:pPr>
        <w:pStyle w:val="32"/>
        <w:tabs>
          <w:tab w:val="left" w:pos="1260"/>
          <w:tab w:val="right" w:leader="dot" w:pos="9065"/>
        </w:tabs>
        <w:rPr>
          <w:del w:id="193" w:author="Microsoft Office ユーザー" w:date="2019-05-10T21:43:00Z"/>
          <w:rFonts w:asciiTheme="minorHAnsi" w:eastAsiaTheme="minorEastAsia" w:hAnsiTheme="minorHAnsi" w:cstheme="minorBidi"/>
          <w:noProof/>
          <w:kern w:val="2"/>
          <w:szCs w:val="24"/>
        </w:rPr>
      </w:pPr>
      <w:del w:id="194" w:author="Microsoft Office ユーザー" w:date="2019-05-10T21:43:00Z">
        <w:r w:rsidDel="00AD72E0">
          <w:rPr>
            <w:noProof/>
          </w:rPr>
          <w:delText>4.1.1</w:delText>
        </w:r>
        <w:r w:rsidDel="00AD72E0">
          <w:rPr>
            <w:rFonts w:asciiTheme="minorHAnsi" w:eastAsiaTheme="minorEastAsia" w:hAnsiTheme="minorHAnsi" w:cstheme="minorBidi"/>
            <w:noProof/>
            <w:kern w:val="2"/>
            <w:szCs w:val="24"/>
          </w:rPr>
          <w:tab/>
        </w:r>
        <w:r w:rsidDel="00AD72E0">
          <w:rPr>
            <w:noProof/>
          </w:rPr>
          <w:delText>システムのライフサイクル</w:delText>
        </w:r>
        <w:r w:rsidDel="00AD72E0">
          <w:rPr>
            <w:noProof/>
          </w:rPr>
          <w:tab/>
          <w:delText>15</w:delText>
        </w:r>
      </w:del>
    </w:p>
    <w:p w14:paraId="716314E0" w14:textId="505ADF37" w:rsidR="00A70909" w:rsidDel="00AD72E0" w:rsidRDefault="00A70909">
      <w:pPr>
        <w:pStyle w:val="32"/>
        <w:tabs>
          <w:tab w:val="left" w:pos="1260"/>
          <w:tab w:val="right" w:leader="dot" w:pos="9065"/>
        </w:tabs>
        <w:rPr>
          <w:del w:id="195" w:author="Microsoft Office ユーザー" w:date="2019-05-10T21:43:00Z"/>
          <w:rFonts w:asciiTheme="minorHAnsi" w:eastAsiaTheme="minorEastAsia" w:hAnsiTheme="minorHAnsi" w:cstheme="minorBidi"/>
          <w:noProof/>
          <w:kern w:val="2"/>
          <w:szCs w:val="24"/>
        </w:rPr>
      </w:pPr>
      <w:del w:id="196" w:author="Microsoft Office ユーザー" w:date="2019-05-10T21:43:00Z">
        <w:r w:rsidDel="00AD72E0">
          <w:rPr>
            <w:noProof/>
          </w:rPr>
          <w:delText>4.1.2</w:delText>
        </w:r>
        <w:r w:rsidDel="00AD72E0">
          <w:rPr>
            <w:rFonts w:asciiTheme="minorHAnsi" w:eastAsiaTheme="minorEastAsia" w:hAnsiTheme="minorHAnsi" w:cstheme="minorBidi"/>
            <w:noProof/>
            <w:kern w:val="2"/>
            <w:szCs w:val="24"/>
          </w:rPr>
          <w:tab/>
        </w:r>
        <w:r w:rsidDel="00AD72E0">
          <w:rPr>
            <w:noProof/>
          </w:rPr>
          <w:delText>システムのコンセプト</w:delText>
        </w:r>
        <w:r w:rsidDel="00AD72E0">
          <w:rPr>
            <w:noProof/>
          </w:rPr>
          <w:tab/>
          <w:delText>15</w:delText>
        </w:r>
      </w:del>
    </w:p>
    <w:p w14:paraId="0124BC55" w14:textId="2C0F49A2" w:rsidR="00A70909" w:rsidDel="00AD72E0" w:rsidRDefault="00A70909">
      <w:pPr>
        <w:pStyle w:val="32"/>
        <w:tabs>
          <w:tab w:val="left" w:pos="1260"/>
          <w:tab w:val="right" w:leader="dot" w:pos="9065"/>
        </w:tabs>
        <w:rPr>
          <w:del w:id="197" w:author="Microsoft Office ユーザー" w:date="2019-05-10T21:43:00Z"/>
          <w:rFonts w:asciiTheme="minorHAnsi" w:eastAsiaTheme="minorEastAsia" w:hAnsiTheme="minorHAnsi" w:cstheme="minorBidi"/>
          <w:noProof/>
          <w:kern w:val="2"/>
          <w:szCs w:val="24"/>
        </w:rPr>
      </w:pPr>
      <w:del w:id="198" w:author="Microsoft Office ユーザー" w:date="2019-05-10T21:43:00Z">
        <w:r w:rsidDel="00AD72E0">
          <w:rPr>
            <w:noProof/>
          </w:rPr>
          <w:delText>4.1.3</w:delText>
        </w:r>
        <w:r w:rsidDel="00AD72E0">
          <w:rPr>
            <w:rFonts w:asciiTheme="minorHAnsi" w:eastAsiaTheme="minorEastAsia" w:hAnsiTheme="minorHAnsi" w:cstheme="minorBidi"/>
            <w:noProof/>
            <w:kern w:val="2"/>
            <w:szCs w:val="24"/>
          </w:rPr>
          <w:tab/>
        </w:r>
        <w:r w:rsidDel="00AD72E0">
          <w:rPr>
            <w:noProof/>
          </w:rPr>
          <w:delText>Systems Engineering</w:delText>
        </w:r>
        <w:r w:rsidDel="00AD72E0">
          <w:rPr>
            <w:noProof/>
          </w:rPr>
          <w:delText>のテクニカル・プロセス</w:delText>
        </w:r>
        <w:r w:rsidDel="00AD72E0">
          <w:rPr>
            <w:noProof/>
          </w:rPr>
          <w:tab/>
          <w:delText>16</w:delText>
        </w:r>
      </w:del>
    </w:p>
    <w:p w14:paraId="7959AC2B" w14:textId="42DDAAD8" w:rsidR="00A70909" w:rsidDel="00AD72E0" w:rsidRDefault="00A70909">
      <w:pPr>
        <w:pStyle w:val="32"/>
        <w:tabs>
          <w:tab w:val="left" w:pos="1260"/>
          <w:tab w:val="right" w:leader="dot" w:pos="9065"/>
        </w:tabs>
        <w:rPr>
          <w:del w:id="199" w:author="Microsoft Office ユーザー" w:date="2019-05-10T21:43:00Z"/>
          <w:rFonts w:asciiTheme="minorHAnsi" w:eastAsiaTheme="minorEastAsia" w:hAnsiTheme="minorHAnsi" w:cstheme="minorBidi"/>
          <w:noProof/>
          <w:kern w:val="2"/>
          <w:szCs w:val="24"/>
        </w:rPr>
      </w:pPr>
      <w:del w:id="200" w:author="Microsoft Office ユーザー" w:date="2019-05-10T21:43:00Z">
        <w:r w:rsidDel="00AD72E0">
          <w:rPr>
            <w:noProof/>
          </w:rPr>
          <w:delText>4.1.4</w:delText>
        </w:r>
        <w:r w:rsidDel="00AD72E0">
          <w:rPr>
            <w:rFonts w:asciiTheme="minorHAnsi" w:eastAsiaTheme="minorEastAsia" w:hAnsiTheme="minorHAnsi" w:cstheme="minorBidi"/>
            <w:noProof/>
            <w:kern w:val="2"/>
            <w:szCs w:val="24"/>
          </w:rPr>
          <w:tab/>
        </w:r>
        <w:r w:rsidDel="00AD72E0">
          <w:rPr>
            <w:noProof/>
          </w:rPr>
          <w:delText>開発プロセスと手法</w:delText>
        </w:r>
        <w:r w:rsidDel="00AD72E0">
          <w:rPr>
            <w:noProof/>
          </w:rPr>
          <w:tab/>
          <w:delText>17</w:delText>
        </w:r>
      </w:del>
    </w:p>
    <w:p w14:paraId="002EDCAC" w14:textId="4A833C4E" w:rsidR="00A70909" w:rsidDel="00AD72E0" w:rsidRDefault="00A70909">
      <w:pPr>
        <w:pStyle w:val="22"/>
        <w:tabs>
          <w:tab w:val="left" w:pos="840"/>
          <w:tab w:val="right" w:leader="dot" w:pos="9065"/>
        </w:tabs>
        <w:rPr>
          <w:del w:id="201" w:author="Microsoft Office ユーザー" w:date="2019-05-10T21:43:00Z"/>
          <w:rFonts w:asciiTheme="minorHAnsi" w:eastAsiaTheme="minorEastAsia" w:hAnsiTheme="minorHAnsi" w:cstheme="minorBidi"/>
          <w:noProof/>
          <w:kern w:val="2"/>
          <w:szCs w:val="24"/>
        </w:rPr>
      </w:pPr>
      <w:del w:id="202" w:author="Microsoft Office ユーザー" w:date="2019-05-10T21:43:00Z">
        <w:r w:rsidDel="00AD72E0">
          <w:rPr>
            <w:noProof/>
          </w:rPr>
          <w:delText>4.2</w:delText>
        </w:r>
        <w:r w:rsidDel="00AD72E0">
          <w:rPr>
            <w:rFonts w:asciiTheme="minorHAnsi" w:eastAsiaTheme="minorEastAsia" w:hAnsiTheme="minorHAnsi" w:cstheme="minorBidi"/>
            <w:noProof/>
            <w:kern w:val="2"/>
            <w:szCs w:val="24"/>
          </w:rPr>
          <w:tab/>
        </w:r>
        <w:r w:rsidDel="00AD72E0">
          <w:rPr>
            <w:noProof/>
          </w:rPr>
          <w:delText>システムの概要</w:delText>
        </w:r>
        <w:r w:rsidDel="00AD72E0">
          <w:rPr>
            <w:noProof/>
          </w:rPr>
          <w:tab/>
          <w:delText>18</w:delText>
        </w:r>
      </w:del>
    </w:p>
    <w:p w14:paraId="20D4527B" w14:textId="75F5C8CF" w:rsidR="00A70909" w:rsidDel="00AD72E0" w:rsidRDefault="00A70909">
      <w:pPr>
        <w:pStyle w:val="32"/>
        <w:tabs>
          <w:tab w:val="left" w:pos="1260"/>
          <w:tab w:val="right" w:leader="dot" w:pos="9065"/>
        </w:tabs>
        <w:rPr>
          <w:del w:id="203" w:author="Microsoft Office ユーザー" w:date="2019-05-10T21:43:00Z"/>
          <w:rFonts w:asciiTheme="minorHAnsi" w:eastAsiaTheme="minorEastAsia" w:hAnsiTheme="minorHAnsi" w:cstheme="minorBidi"/>
          <w:noProof/>
          <w:kern w:val="2"/>
          <w:szCs w:val="24"/>
        </w:rPr>
      </w:pPr>
      <w:del w:id="204" w:author="Microsoft Office ユーザー" w:date="2019-05-10T21:43:00Z">
        <w:r w:rsidDel="00AD72E0">
          <w:rPr>
            <w:noProof/>
          </w:rPr>
          <w:delText>4.2.1</w:delText>
        </w:r>
        <w:r w:rsidDel="00AD72E0">
          <w:rPr>
            <w:rFonts w:asciiTheme="minorHAnsi" w:eastAsiaTheme="minorEastAsia" w:hAnsiTheme="minorHAnsi" w:cstheme="minorBidi"/>
            <w:noProof/>
            <w:kern w:val="2"/>
            <w:szCs w:val="24"/>
          </w:rPr>
          <w:tab/>
        </w:r>
        <w:r w:rsidDel="00AD72E0">
          <w:rPr>
            <w:noProof/>
          </w:rPr>
          <w:delText>ひろじれんシステムの目的と目標</w:delText>
        </w:r>
        <w:r w:rsidDel="00AD72E0">
          <w:rPr>
            <w:noProof/>
          </w:rPr>
          <w:tab/>
          <w:delText>18</w:delText>
        </w:r>
      </w:del>
    </w:p>
    <w:p w14:paraId="0C6D01AB" w14:textId="351B9B12" w:rsidR="00A70909" w:rsidDel="00AD72E0" w:rsidRDefault="00A70909">
      <w:pPr>
        <w:pStyle w:val="32"/>
        <w:tabs>
          <w:tab w:val="left" w:pos="1260"/>
          <w:tab w:val="right" w:leader="dot" w:pos="9065"/>
        </w:tabs>
        <w:rPr>
          <w:del w:id="205" w:author="Microsoft Office ユーザー" w:date="2019-05-10T21:43:00Z"/>
          <w:rFonts w:asciiTheme="minorHAnsi" w:eastAsiaTheme="minorEastAsia" w:hAnsiTheme="minorHAnsi" w:cstheme="minorBidi"/>
          <w:noProof/>
          <w:kern w:val="2"/>
          <w:szCs w:val="24"/>
        </w:rPr>
      </w:pPr>
      <w:del w:id="206" w:author="Microsoft Office ユーザー" w:date="2019-05-10T21:43:00Z">
        <w:r w:rsidDel="00AD72E0">
          <w:rPr>
            <w:noProof/>
          </w:rPr>
          <w:delText>4.2.2</w:delText>
        </w:r>
        <w:r w:rsidDel="00AD72E0">
          <w:rPr>
            <w:rFonts w:asciiTheme="minorHAnsi" w:eastAsiaTheme="minorEastAsia" w:hAnsiTheme="minorHAnsi" w:cstheme="minorBidi"/>
            <w:noProof/>
            <w:kern w:val="2"/>
            <w:szCs w:val="24"/>
          </w:rPr>
          <w:tab/>
        </w:r>
        <w:r w:rsidDel="00AD72E0">
          <w:rPr>
            <w:noProof/>
          </w:rPr>
          <w:delText>システムのライフサイクル</w:delText>
        </w:r>
        <w:r w:rsidDel="00AD72E0">
          <w:rPr>
            <w:noProof/>
          </w:rPr>
          <w:tab/>
          <w:delText>18</w:delText>
        </w:r>
      </w:del>
    </w:p>
    <w:p w14:paraId="4CE5BBD6" w14:textId="52B190F1" w:rsidR="00A70909" w:rsidDel="00AD72E0" w:rsidRDefault="00A70909">
      <w:pPr>
        <w:pStyle w:val="32"/>
        <w:tabs>
          <w:tab w:val="left" w:pos="1260"/>
          <w:tab w:val="right" w:leader="dot" w:pos="9065"/>
        </w:tabs>
        <w:rPr>
          <w:del w:id="207" w:author="Microsoft Office ユーザー" w:date="2019-05-10T21:43:00Z"/>
          <w:rFonts w:asciiTheme="minorHAnsi" w:eastAsiaTheme="minorEastAsia" w:hAnsiTheme="minorHAnsi" w:cstheme="minorBidi"/>
          <w:noProof/>
          <w:kern w:val="2"/>
          <w:szCs w:val="24"/>
        </w:rPr>
      </w:pPr>
      <w:del w:id="208" w:author="Microsoft Office ユーザー" w:date="2019-05-10T21:43:00Z">
        <w:r w:rsidDel="00AD72E0">
          <w:rPr>
            <w:noProof/>
          </w:rPr>
          <w:delText>4.2.3</w:delText>
        </w:r>
        <w:r w:rsidDel="00AD72E0">
          <w:rPr>
            <w:rFonts w:asciiTheme="minorHAnsi" w:eastAsiaTheme="minorEastAsia" w:hAnsiTheme="minorHAnsi" w:cstheme="minorBidi"/>
            <w:noProof/>
            <w:kern w:val="2"/>
            <w:szCs w:val="24"/>
          </w:rPr>
          <w:tab/>
        </w:r>
        <w:r w:rsidDel="00AD72E0">
          <w:rPr>
            <w:noProof/>
          </w:rPr>
          <w:delText>ステークホルダー</w:delText>
        </w:r>
        <w:r w:rsidDel="00AD72E0">
          <w:rPr>
            <w:noProof/>
          </w:rPr>
          <w:tab/>
          <w:delText>18</w:delText>
        </w:r>
      </w:del>
    </w:p>
    <w:p w14:paraId="2463DBDB" w14:textId="0A9AD9C6" w:rsidR="00A70909" w:rsidDel="00AD72E0" w:rsidRDefault="00A70909">
      <w:pPr>
        <w:pStyle w:val="32"/>
        <w:tabs>
          <w:tab w:val="left" w:pos="1260"/>
          <w:tab w:val="right" w:leader="dot" w:pos="9065"/>
        </w:tabs>
        <w:rPr>
          <w:del w:id="209" w:author="Microsoft Office ユーザー" w:date="2019-05-10T21:43:00Z"/>
          <w:rFonts w:asciiTheme="minorHAnsi" w:eastAsiaTheme="minorEastAsia" w:hAnsiTheme="minorHAnsi" w:cstheme="minorBidi"/>
          <w:noProof/>
          <w:kern w:val="2"/>
          <w:szCs w:val="24"/>
        </w:rPr>
      </w:pPr>
      <w:del w:id="210" w:author="Microsoft Office ユーザー" w:date="2019-05-10T21:43:00Z">
        <w:r w:rsidDel="00AD72E0">
          <w:rPr>
            <w:noProof/>
          </w:rPr>
          <w:delText>4.2.4</w:delText>
        </w:r>
        <w:r w:rsidDel="00AD72E0">
          <w:rPr>
            <w:rFonts w:asciiTheme="minorHAnsi" w:eastAsiaTheme="minorEastAsia" w:hAnsiTheme="minorHAnsi" w:cstheme="minorBidi"/>
            <w:noProof/>
            <w:kern w:val="2"/>
            <w:szCs w:val="24"/>
          </w:rPr>
          <w:tab/>
        </w:r>
        <w:r w:rsidDel="00AD72E0">
          <w:rPr>
            <w:noProof/>
          </w:rPr>
          <w:delText>システム構成</w:delText>
        </w:r>
        <w:r w:rsidDel="00AD72E0">
          <w:rPr>
            <w:noProof/>
          </w:rPr>
          <w:tab/>
          <w:delText>19</w:delText>
        </w:r>
      </w:del>
    </w:p>
    <w:p w14:paraId="25F6359B" w14:textId="5EDE6281" w:rsidR="00A70909" w:rsidDel="00AD72E0" w:rsidRDefault="00A70909">
      <w:pPr>
        <w:pStyle w:val="32"/>
        <w:tabs>
          <w:tab w:val="left" w:pos="1260"/>
          <w:tab w:val="right" w:leader="dot" w:pos="9065"/>
        </w:tabs>
        <w:rPr>
          <w:del w:id="211" w:author="Microsoft Office ユーザー" w:date="2019-05-10T21:43:00Z"/>
          <w:rFonts w:asciiTheme="minorHAnsi" w:eastAsiaTheme="minorEastAsia" w:hAnsiTheme="minorHAnsi" w:cstheme="minorBidi"/>
          <w:noProof/>
          <w:kern w:val="2"/>
          <w:szCs w:val="24"/>
        </w:rPr>
      </w:pPr>
      <w:del w:id="212" w:author="Microsoft Office ユーザー" w:date="2019-05-10T21:43:00Z">
        <w:r w:rsidDel="00AD72E0">
          <w:rPr>
            <w:noProof/>
          </w:rPr>
          <w:delText>4.2.5</w:delText>
        </w:r>
        <w:r w:rsidDel="00AD72E0">
          <w:rPr>
            <w:rFonts w:asciiTheme="minorHAnsi" w:eastAsiaTheme="minorEastAsia" w:hAnsiTheme="minorHAnsi" w:cstheme="minorBidi"/>
            <w:noProof/>
            <w:kern w:val="2"/>
            <w:szCs w:val="24"/>
          </w:rPr>
          <w:tab/>
        </w:r>
        <w:r w:rsidDel="00AD72E0">
          <w:rPr>
            <w:noProof/>
          </w:rPr>
          <w:delText>コンセプト</w:delText>
        </w:r>
        <w:r w:rsidDel="00AD72E0">
          <w:rPr>
            <w:noProof/>
          </w:rPr>
          <w:tab/>
          <w:delText>19</w:delText>
        </w:r>
      </w:del>
    </w:p>
    <w:p w14:paraId="71733500" w14:textId="287CD74B" w:rsidR="00A70909" w:rsidDel="00AD72E0" w:rsidRDefault="00A70909">
      <w:pPr>
        <w:pStyle w:val="11"/>
        <w:tabs>
          <w:tab w:val="left" w:pos="420"/>
          <w:tab w:val="right" w:leader="dot" w:pos="9065"/>
        </w:tabs>
        <w:rPr>
          <w:del w:id="213" w:author="Microsoft Office ユーザー" w:date="2019-05-10T21:43:00Z"/>
          <w:rFonts w:asciiTheme="minorHAnsi" w:eastAsiaTheme="minorEastAsia" w:hAnsiTheme="minorHAnsi" w:cstheme="minorBidi"/>
          <w:noProof/>
          <w:kern w:val="2"/>
          <w:szCs w:val="24"/>
        </w:rPr>
      </w:pPr>
      <w:del w:id="214" w:author="Microsoft Office ユーザー" w:date="2019-05-10T21:43:00Z">
        <w:r w:rsidDel="00AD72E0">
          <w:rPr>
            <w:noProof/>
          </w:rPr>
          <w:delText>5</w:delText>
        </w:r>
        <w:r w:rsidDel="00AD72E0">
          <w:rPr>
            <w:rFonts w:asciiTheme="minorHAnsi" w:eastAsiaTheme="minorEastAsia" w:hAnsiTheme="minorHAnsi" w:cstheme="minorBidi"/>
            <w:noProof/>
            <w:kern w:val="2"/>
            <w:szCs w:val="24"/>
          </w:rPr>
          <w:tab/>
        </w:r>
        <w:r w:rsidDel="00AD72E0">
          <w:rPr>
            <w:noProof/>
          </w:rPr>
          <w:delText>システム設計</w:delText>
        </w:r>
        <w:r w:rsidDel="00AD72E0">
          <w:rPr>
            <w:noProof/>
          </w:rPr>
          <w:tab/>
          <w:delText>20</w:delText>
        </w:r>
      </w:del>
    </w:p>
    <w:p w14:paraId="6BC53BF4" w14:textId="5D5A0A04" w:rsidR="00A70909" w:rsidDel="00AD72E0" w:rsidRDefault="00A70909">
      <w:pPr>
        <w:pStyle w:val="22"/>
        <w:tabs>
          <w:tab w:val="left" w:pos="840"/>
          <w:tab w:val="right" w:leader="dot" w:pos="9065"/>
        </w:tabs>
        <w:rPr>
          <w:del w:id="215" w:author="Microsoft Office ユーザー" w:date="2019-05-10T21:43:00Z"/>
          <w:rFonts w:asciiTheme="minorHAnsi" w:eastAsiaTheme="minorEastAsia" w:hAnsiTheme="minorHAnsi" w:cstheme="minorBidi"/>
          <w:noProof/>
          <w:kern w:val="2"/>
          <w:szCs w:val="24"/>
        </w:rPr>
      </w:pPr>
      <w:del w:id="216" w:author="Microsoft Office ユーザー" w:date="2019-05-10T21:43:00Z">
        <w:r w:rsidDel="00AD72E0">
          <w:rPr>
            <w:noProof/>
          </w:rPr>
          <w:delText>5.1</w:delText>
        </w:r>
        <w:r w:rsidDel="00AD72E0">
          <w:rPr>
            <w:rFonts w:asciiTheme="minorHAnsi" w:eastAsiaTheme="minorEastAsia" w:hAnsiTheme="minorHAnsi" w:cstheme="minorBidi"/>
            <w:noProof/>
            <w:kern w:val="2"/>
            <w:szCs w:val="24"/>
          </w:rPr>
          <w:tab/>
        </w:r>
        <w:r w:rsidDel="00AD72E0">
          <w:rPr>
            <w:noProof/>
          </w:rPr>
          <w:delText>システム設計とは</w:delText>
        </w:r>
        <w:r w:rsidDel="00AD72E0">
          <w:rPr>
            <w:noProof/>
          </w:rPr>
          <w:tab/>
          <w:delText>20</w:delText>
        </w:r>
      </w:del>
    </w:p>
    <w:p w14:paraId="089A02B2" w14:textId="25397D47" w:rsidR="00A70909" w:rsidDel="00AD72E0" w:rsidRDefault="00A70909">
      <w:pPr>
        <w:pStyle w:val="22"/>
        <w:tabs>
          <w:tab w:val="left" w:pos="840"/>
          <w:tab w:val="right" w:leader="dot" w:pos="9065"/>
        </w:tabs>
        <w:rPr>
          <w:del w:id="217" w:author="Microsoft Office ユーザー" w:date="2019-05-10T21:43:00Z"/>
          <w:rFonts w:asciiTheme="minorHAnsi" w:eastAsiaTheme="minorEastAsia" w:hAnsiTheme="minorHAnsi" w:cstheme="minorBidi"/>
          <w:noProof/>
          <w:kern w:val="2"/>
          <w:szCs w:val="24"/>
        </w:rPr>
      </w:pPr>
      <w:del w:id="218" w:author="Microsoft Office ユーザー" w:date="2019-05-10T21:43:00Z">
        <w:r w:rsidDel="00AD72E0">
          <w:rPr>
            <w:noProof/>
          </w:rPr>
          <w:delText>5.2</w:delText>
        </w:r>
        <w:r w:rsidDel="00AD72E0">
          <w:rPr>
            <w:rFonts w:asciiTheme="minorHAnsi" w:eastAsiaTheme="minorEastAsia" w:hAnsiTheme="minorHAnsi" w:cstheme="minorBidi"/>
            <w:noProof/>
            <w:kern w:val="2"/>
            <w:szCs w:val="24"/>
          </w:rPr>
          <w:tab/>
        </w:r>
        <w:r w:rsidDel="00AD72E0">
          <w:rPr>
            <w:noProof/>
          </w:rPr>
          <w:delText>要求分析</w:delText>
        </w:r>
        <w:r w:rsidDel="00AD72E0">
          <w:rPr>
            <w:noProof/>
          </w:rPr>
          <w:tab/>
          <w:delText>21</w:delText>
        </w:r>
      </w:del>
    </w:p>
    <w:p w14:paraId="17660E4E" w14:textId="022EAB04" w:rsidR="00A70909" w:rsidDel="00AD72E0" w:rsidRDefault="00A70909">
      <w:pPr>
        <w:pStyle w:val="32"/>
        <w:tabs>
          <w:tab w:val="left" w:pos="1260"/>
          <w:tab w:val="right" w:leader="dot" w:pos="9065"/>
        </w:tabs>
        <w:rPr>
          <w:del w:id="219" w:author="Microsoft Office ユーザー" w:date="2019-05-10T21:43:00Z"/>
          <w:rFonts w:asciiTheme="minorHAnsi" w:eastAsiaTheme="minorEastAsia" w:hAnsiTheme="minorHAnsi" w:cstheme="minorBidi"/>
          <w:noProof/>
          <w:kern w:val="2"/>
          <w:szCs w:val="24"/>
        </w:rPr>
      </w:pPr>
      <w:del w:id="220" w:author="Microsoft Office ユーザー" w:date="2019-05-10T21:43:00Z">
        <w:r w:rsidDel="00AD72E0">
          <w:rPr>
            <w:noProof/>
          </w:rPr>
          <w:delText>5.2.1</w:delText>
        </w:r>
        <w:r w:rsidDel="00AD72E0">
          <w:rPr>
            <w:rFonts w:asciiTheme="minorHAnsi" w:eastAsiaTheme="minorEastAsia" w:hAnsiTheme="minorHAnsi" w:cstheme="minorBidi"/>
            <w:noProof/>
            <w:kern w:val="2"/>
            <w:szCs w:val="24"/>
          </w:rPr>
          <w:tab/>
        </w:r>
        <w:r w:rsidDel="00AD72E0">
          <w:rPr>
            <w:noProof/>
          </w:rPr>
          <w:delText>要求とは</w:delText>
        </w:r>
        <w:r w:rsidDel="00AD72E0">
          <w:rPr>
            <w:noProof/>
          </w:rPr>
          <w:tab/>
          <w:delText>22</w:delText>
        </w:r>
      </w:del>
    </w:p>
    <w:p w14:paraId="413F7D2F" w14:textId="4D5924BE" w:rsidR="00A70909" w:rsidDel="00AD72E0" w:rsidRDefault="00A70909">
      <w:pPr>
        <w:pStyle w:val="32"/>
        <w:tabs>
          <w:tab w:val="left" w:pos="1260"/>
          <w:tab w:val="right" w:leader="dot" w:pos="9065"/>
        </w:tabs>
        <w:rPr>
          <w:del w:id="221" w:author="Microsoft Office ユーザー" w:date="2019-05-10T21:43:00Z"/>
          <w:rFonts w:asciiTheme="minorHAnsi" w:eastAsiaTheme="minorEastAsia" w:hAnsiTheme="minorHAnsi" w:cstheme="minorBidi"/>
          <w:noProof/>
          <w:kern w:val="2"/>
          <w:szCs w:val="24"/>
        </w:rPr>
      </w:pPr>
      <w:del w:id="222" w:author="Microsoft Office ユーザー" w:date="2019-05-10T21:43:00Z">
        <w:r w:rsidDel="00AD72E0">
          <w:rPr>
            <w:noProof/>
          </w:rPr>
          <w:delText>5.2.2</w:delText>
        </w:r>
        <w:r w:rsidDel="00AD72E0">
          <w:rPr>
            <w:rFonts w:asciiTheme="minorHAnsi" w:eastAsiaTheme="minorEastAsia" w:hAnsiTheme="minorHAnsi" w:cstheme="minorBidi"/>
            <w:noProof/>
            <w:kern w:val="2"/>
            <w:szCs w:val="24"/>
          </w:rPr>
          <w:tab/>
        </w:r>
        <w:r w:rsidDel="00AD72E0">
          <w:rPr>
            <w:noProof/>
          </w:rPr>
          <w:delText xml:space="preserve">要求分析に用いられる図やモデル　</w:delText>
        </w:r>
        <w:r w:rsidRPr="00B66A3F" w:rsidDel="00AD72E0">
          <w:rPr>
            <w:strike/>
            <w:noProof/>
          </w:rPr>
          <w:delText>要求分析の成果物</w:delText>
        </w:r>
        <w:r w:rsidDel="00AD72E0">
          <w:rPr>
            <w:noProof/>
          </w:rPr>
          <w:tab/>
          <w:delText>24</w:delText>
        </w:r>
      </w:del>
    </w:p>
    <w:p w14:paraId="3BB24C6A" w14:textId="018DB305" w:rsidR="00A70909" w:rsidDel="00AD72E0" w:rsidRDefault="00A70909">
      <w:pPr>
        <w:pStyle w:val="32"/>
        <w:tabs>
          <w:tab w:val="left" w:pos="1260"/>
          <w:tab w:val="right" w:leader="dot" w:pos="9065"/>
        </w:tabs>
        <w:rPr>
          <w:del w:id="223" w:author="Microsoft Office ユーザー" w:date="2019-05-10T21:43:00Z"/>
          <w:rFonts w:asciiTheme="minorHAnsi" w:eastAsiaTheme="minorEastAsia" w:hAnsiTheme="minorHAnsi" w:cstheme="minorBidi"/>
          <w:noProof/>
          <w:kern w:val="2"/>
          <w:szCs w:val="24"/>
        </w:rPr>
      </w:pPr>
      <w:del w:id="224" w:author="Microsoft Office ユーザー" w:date="2019-05-10T21:43:00Z">
        <w:r w:rsidDel="00AD72E0">
          <w:rPr>
            <w:noProof/>
          </w:rPr>
          <w:delText>5.2.3</w:delText>
        </w:r>
        <w:r w:rsidDel="00AD72E0">
          <w:rPr>
            <w:rFonts w:asciiTheme="minorHAnsi" w:eastAsiaTheme="minorEastAsia" w:hAnsiTheme="minorHAnsi" w:cstheme="minorBidi"/>
            <w:noProof/>
            <w:kern w:val="2"/>
            <w:szCs w:val="24"/>
          </w:rPr>
          <w:tab/>
        </w:r>
        <w:r w:rsidDel="00AD72E0">
          <w:rPr>
            <w:noProof/>
          </w:rPr>
          <w:delText>コンテクスト分析</w:delText>
        </w:r>
        <w:r w:rsidDel="00AD72E0">
          <w:rPr>
            <w:noProof/>
          </w:rPr>
          <w:tab/>
          <w:delText>25</w:delText>
        </w:r>
      </w:del>
    </w:p>
    <w:p w14:paraId="422A5E44" w14:textId="72B8DBBB" w:rsidR="00A70909" w:rsidDel="00AD72E0" w:rsidRDefault="00A70909">
      <w:pPr>
        <w:pStyle w:val="32"/>
        <w:tabs>
          <w:tab w:val="left" w:pos="1260"/>
          <w:tab w:val="right" w:leader="dot" w:pos="9065"/>
        </w:tabs>
        <w:rPr>
          <w:del w:id="225" w:author="Microsoft Office ユーザー" w:date="2019-05-10T21:43:00Z"/>
          <w:rFonts w:asciiTheme="minorHAnsi" w:eastAsiaTheme="minorEastAsia" w:hAnsiTheme="minorHAnsi" w:cstheme="minorBidi"/>
          <w:noProof/>
          <w:kern w:val="2"/>
          <w:szCs w:val="24"/>
        </w:rPr>
      </w:pPr>
      <w:del w:id="226" w:author="Microsoft Office ユーザー" w:date="2019-05-10T21:43:00Z">
        <w:r w:rsidDel="00AD72E0">
          <w:rPr>
            <w:noProof/>
          </w:rPr>
          <w:delText>5.2.4</w:delText>
        </w:r>
        <w:r w:rsidDel="00AD72E0">
          <w:rPr>
            <w:rFonts w:asciiTheme="minorHAnsi" w:eastAsiaTheme="minorEastAsia" w:hAnsiTheme="minorHAnsi" w:cstheme="minorBidi"/>
            <w:noProof/>
            <w:kern w:val="2"/>
            <w:szCs w:val="24"/>
          </w:rPr>
          <w:tab/>
        </w:r>
        <w:r w:rsidDel="00AD72E0">
          <w:rPr>
            <w:noProof/>
          </w:rPr>
          <w:delText>ユースケース分析</w:delText>
        </w:r>
        <w:r w:rsidDel="00AD72E0">
          <w:rPr>
            <w:noProof/>
          </w:rPr>
          <w:tab/>
          <w:delText>26</w:delText>
        </w:r>
      </w:del>
    </w:p>
    <w:p w14:paraId="6E6F35C9" w14:textId="2E2C8D92" w:rsidR="00A70909" w:rsidDel="00AD72E0" w:rsidRDefault="00A70909">
      <w:pPr>
        <w:pStyle w:val="22"/>
        <w:tabs>
          <w:tab w:val="left" w:pos="840"/>
          <w:tab w:val="right" w:leader="dot" w:pos="9065"/>
        </w:tabs>
        <w:rPr>
          <w:del w:id="227" w:author="Microsoft Office ユーザー" w:date="2019-05-10T21:43:00Z"/>
          <w:rFonts w:asciiTheme="minorHAnsi" w:eastAsiaTheme="minorEastAsia" w:hAnsiTheme="minorHAnsi" w:cstheme="minorBidi"/>
          <w:noProof/>
          <w:kern w:val="2"/>
          <w:szCs w:val="24"/>
        </w:rPr>
      </w:pPr>
      <w:del w:id="228" w:author="Microsoft Office ユーザー" w:date="2019-05-10T21:43:00Z">
        <w:r w:rsidDel="00AD72E0">
          <w:rPr>
            <w:noProof/>
          </w:rPr>
          <w:delText>5.3</w:delText>
        </w:r>
        <w:r w:rsidDel="00AD72E0">
          <w:rPr>
            <w:rFonts w:asciiTheme="minorHAnsi" w:eastAsiaTheme="minorEastAsia" w:hAnsiTheme="minorHAnsi" w:cstheme="minorBidi"/>
            <w:noProof/>
            <w:kern w:val="2"/>
            <w:szCs w:val="24"/>
          </w:rPr>
          <w:tab/>
        </w:r>
        <w:r w:rsidDel="00AD72E0">
          <w:rPr>
            <w:noProof/>
          </w:rPr>
          <w:delText>あなごシステムの要求分析</w:delText>
        </w:r>
        <w:r w:rsidDel="00AD72E0">
          <w:rPr>
            <w:noProof/>
          </w:rPr>
          <w:tab/>
          <w:delText>27</w:delText>
        </w:r>
      </w:del>
    </w:p>
    <w:p w14:paraId="3B6F4D1E" w14:textId="2C50F500" w:rsidR="00A70909" w:rsidDel="00AD72E0" w:rsidRDefault="00A70909">
      <w:pPr>
        <w:pStyle w:val="32"/>
        <w:tabs>
          <w:tab w:val="left" w:pos="1260"/>
          <w:tab w:val="right" w:leader="dot" w:pos="9065"/>
        </w:tabs>
        <w:rPr>
          <w:del w:id="229" w:author="Microsoft Office ユーザー" w:date="2019-05-10T21:43:00Z"/>
          <w:rFonts w:asciiTheme="minorHAnsi" w:eastAsiaTheme="minorEastAsia" w:hAnsiTheme="minorHAnsi" w:cstheme="minorBidi"/>
          <w:noProof/>
          <w:kern w:val="2"/>
          <w:szCs w:val="24"/>
        </w:rPr>
      </w:pPr>
      <w:del w:id="230" w:author="Microsoft Office ユーザー" w:date="2019-05-10T21:43:00Z">
        <w:r w:rsidDel="00AD72E0">
          <w:rPr>
            <w:noProof/>
          </w:rPr>
          <w:delText>5.3.1</w:delText>
        </w:r>
        <w:r w:rsidDel="00AD72E0">
          <w:rPr>
            <w:rFonts w:asciiTheme="minorHAnsi" w:eastAsiaTheme="minorEastAsia" w:hAnsiTheme="minorHAnsi" w:cstheme="minorBidi"/>
            <w:noProof/>
            <w:kern w:val="2"/>
            <w:szCs w:val="24"/>
          </w:rPr>
          <w:tab/>
        </w:r>
        <w:r w:rsidDel="00AD72E0">
          <w:rPr>
            <w:noProof/>
          </w:rPr>
          <w:delText>ステークホルダー要求</w:delText>
        </w:r>
        <w:r w:rsidDel="00AD72E0">
          <w:rPr>
            <w:noProof/>
          </w:rPr>
          <w:tab/>
          <w:delText>27</w:delText>
        </w:r>
      </w:del>
    </w:p>
    <w:p w14:paraId="37EE3D5C" w14:textId="1A999EE6" w:rsidR="00A70909" w:rsidDel="00AD72E0" w:rsidRDefault="00A70909">
      <w:pPr>
        <w:pStyle w:val="32"/>
        <w:tabs>
          <w:tab w:val="left" w:pos="1260"/>
          <w:tab w:val="right" w:leader="dot" w:pos="9065"/>
        </w:tabs>
        <w:rPr>
          <w:del w:id="231" w:author="Microsoft Office ユーザー" w:date="2019-05-10T21:43:00Z"/>
          <w:rFonts w:asciiTheme="minorHAnsi" w:eastAsiaTheme="minorEastAsia" w:hAnsiTheme="minorHAnsi" w:cstheme="minorBidi"/>
          <w:noProof/>
          <w:kern w:val="2"/>
          <w:szCs w:val="24"/>
        </w:rPr>
      </w:pPr>
      <w:del w:id="232" w:author="Microsoft Office ユーザー" w:date="2019-05-10T21:43:00Z">
        <w:r w:rsidDel="00AD72E0">
          <w:rPr>
            <w:noProof/>
          </w:rPr>
          <w:delText>5.3.2</w:delText>
        </w:r>
        <w:r w:rsidDel="00AD72E0">
          <w:rPr>
            <w:rFonts w:asciiTheme="minorHAnsi" w:eastAsiaTheme="minorEastAsia" w:hAnsiTheme="minorHAnsi" w:cstheme="minorBidi"/>
            <w:noProof/>
            <w:kern w:val="2"/>
            <w:szCs w:val="24"/>
          </w:rPr>
          <w:tab/>
        </w:r>
        <w:r w:rsidDel="00AD72E0">
          <w:rPr>
            <w:noProof/>
          </w:rPr>
          <w:delText>システムの振る舞い</w:delText>
        </w:r>
        <w:r w:rsidDel="00AD72E0">
          <w:rPr>
            <w:noProof/>
          </w:rPr>
          <w:delText>(</w:delText>
        </w:r>
        <w:r w:rsidDel="00AD72E0">
          <w:rPr>
            <w:noProof/>
          </w:rPr>
          <w:delText>シナリオ</w:delText>
        </w:r>
        <w:r w:rsidDel="00AD72E0">
          <w:rPr>
            <w:noProof/>
          </w:rPr>
          <w:delText>)</w:delText>
        </w:r>
        <w:r w:rsidDel="00AD72E0">
          <w:rPr>
            <w:noProof/>
          </w:rPr>
          <w:tab/>
          <w:delText>28</w:delText>
        </w:r>
      </w:del>
    </w:p>
    <w:p w14:paraId="49B4B482" w14:textId="377BE606" w:rsidR="00A70909" w:rsidDel="00AD72E0" w:rsidRDefault="00A70909">
      <w:pPr>
        <w:pStyle w:val="32"/>
        <w:tabs>
          <w:tab w:val="left" w:pos="1260"/>
          <w:tab w:val="right" w:leader="dot" w:pos="9065"/>
        </w:tabs>
        <w:rPr>
          <w:del w:id="233" w:author="Microsoft Office ユーザー" w:date="2019-05-10T21:43:00Z"/>
          <w:rFonts w:asciiTheme="minorHAnsi" w:eastAsiaTheme="minorEastAsia" w:hAnsiTheme="minorHAnsi" w:cstheme="minorBidi"/>
          <w:noProof/>
          <w:kern w:val="2"/>
          <w:szCs w:val="24"/>
        </w:rPr>
      </w:pPr>
      <w:del w:id="234" w:author="Microsoft Office ユーザー" w:date="2019-05-10T21:43:00Z">
        <w:r w:rsidDel="00AD72E0">
          <w:rPr>
            <w:noProof/>
          </w:rPr>
          <w:delText>5.3.3</w:delText>
        </w:r>
        <w:r w:rsidDel="00AD72E0">
          <w:rPr>
            <w:rFonts w:asciiTheme="minorHAnsi" w:eastAsiaTheme="minorEastAsia" w:hAnsiTheme="minorHAnsi" w:cstheme="minorBidi"/>
            <w:noProof/>
            <w:kern w:val="2"/>
            <w:szCs w:val="24"/>
          </w:rPr>
          <w:tab/>
        </w:r>
        <w:r w:rsidDel="00AD72E0">
          <w:rPr>
            <w:noProof/>
          </w:rPr>
          <w:delText>システムの要求</w:delText>
        </w:r>
        <w:r w:rsidDel="00AD72E0">
          <w:rPr>
            <w:noProof/>
          </w:rPr>
          <w:tab/>
          <w:delText>29</w:delText>
        </w:r>
      </w:del>
    </w:p>
    <w:p w14:paraId="2157541D" w14:textId="10641C2F" w:rsidR="00CC4F1E" w:rsidRPr="00AF32B6" w:rsidRDefault="00E84D0D" w:rsidP="00AF32B6">
      <w:pPr>
        <w:rPr>
          <w:b/>
        </w:rPr>
      </w:pPr>
      <w:r>
        <w:rPr>
          <w:rFonts w:ascii="Arial" w:hAnsi="Arial"/>
          <w:b/>
        </w:rPr>
        <w:fldChar w:fldCharType="end"/>
      </w:r>
      <w:r w:rsidR="00CC4F1E">
        <w:br w:type="page"/>
      </w:r>
      <w:bookmarkStart w:id="235" w:name="_Toc449275590"/>
      <w:bookmarkStart w:id="236" w:name="_Toc449345276"/>
      <w:r w:rsidR="00CC4F1E" w:rsidRPr="00AF32B6">
        <w:rPr>
          <w:rFonts w:hint="eastAsia"/>
          <w:b/>
        </w:rPr>
        <w:lastRenderedPageBreak/>
        <w:t>変更履歴</w:t>
      </w:r>
      <w:bookmarkEnd w:id="235"/>
      <w:bookmarkEnd w:id="236"/>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ins w:id="237" w:author="Microsoft Office ユーザー" w:date="2019-05-10T21:44:00Z"/>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ins w:id="238" w:author="Microsoft Office ユーザー" w:date="2019-05-10T21:44:00Z"/>
                <w:rFonts w:hint="eastAsia"/>
                <w:color w:val="000000" w:themeColor="text1"/>
              </w:rPr>
            </w:pPr>
            <w:ins w:id="239" w:author="Microsoft Office ユーザー" w:date="2019-05-10T21:44:00Z">
              <w:r>
                <w:rPr>
                  <w:rFonts w:hint="eastAsia"/>
                  <w:color w:val="000000" w:themeColor="text1"/>
                </w:rPr>
                <w:t>0.06</w:t>
              </w:r>
            </w:ins>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ins w:id="240" w:author="Microsoft Office ユーザー" w:date="2019-05-10T21:44:00Z"/>
                <w:rFonts w:hint="eastAsia"/>
                <w:color w:val="000000" w:themeColor="text1"/>
              </w:rPr>
            </w:pPr>
            <w:ins w:id="241" w:author="Microsoft Office ユーザー" w:date="2019-05-10T21:44:00Z">
              <w:r>
                <w:rPr>
                  <w:rFonts w:hint="eastAsia"/>
                  <w:color w:val="000000" w:themeColor="text1"/>
                </w:rPr>
                <w:t>05/10/2019</w:t>
              </w:r>
            </w:ins>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ins w:id="242" w:author="Microsoft Office ユーザー" w:date="2019-05-10T21:44:00Z"/>
                <w:rFonts w:hint="eastAsia"/>
                <w:color w:val="000000" w:themeColor="text1"/>
              </w:rPr>
            </w:pPr>
            <w:ins w:id="243" w:author="Microsoft Office ユーザー" w:date="2019-05-10T21:44:00Z">
              <w:r>
                <w:rPr>
                  <w:noProof/>
                </w:rPr>
                <w:t>リーンソフトウェア開発の七つの原則</w:t>
              </w:r>
              <w:r>
                <w:rPr>
                  <w:rFonts w:hint="eastAsia"/>
                  <w:noProof/>
                </w:rPr>
                <w:t>を追加</w:t>
              </w:r>
            </w:ins>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ins w:id="244" w:author="Microsoft Office ユーザー" w:date="2019-05-10T21:44:00Z"/>
                <w:rFonts w:hint="eastAsia"/>
                <w:color w:val="000000" w:themeColor="text1"/>
              </w:rPr>
            </w:pPr>
            <w:ins w:id="245" w:author="Microsoft Office ユーザー" w:date="2019-05-10T21:44:00Z">
              <w:r>
                <w:rPr>
                  <w:rFonts w:hint="eastAsia"/>
                  <w:color w:val="000000" w:themeColor="text1"/>
                </w:rPr>
                <w:t>太田</w:t>
              </w:r>
            </w:ins>
          </w:p>
        </w:tc>
      </w:tr>
      <w:tr w:rsidR="00E6586D" w14:paraId="28D3E266" w14:textId="77777777" w:rsidTr="006B63A4">
        <w:trPr>
          <w:cantSplit/>
          <w:trHeight w:val="270"/>
          <w:ins w:id="246" w:author="Microsoft Office ユーザー" w:date="2019-05-10T21:44:00Z"/>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7777777" w:rsidR="00E6586D" w:rsidRDefault="00E6586D" w:rsidP="007D6F2F">
            <w:pPr>
              <w:pStyle w:val="af"/>
              <w:jc w:val="center"/>
              <w:rPr>
                <w:ins w:id="247" w:author="Microsoft Office ユーザー" w:date="2019-05-10T21:44:00Z"/>
                <w:rFonts w:hint="eastAsia"/>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77777777" w:rsidR="00E6586D" w:rsidRDefault="00E6586D" w:rsidP="00AA54B3">
            <w:pPr>
              <w:pStyle w:val="af"/>
              <w:jc w:val="center"/>
              <w:rPr>
                <w:ins w:id="248" w:author="Microsoft Office ユーザー" w:date="2019-05-10T21:44:00Z"/>
                <w:rFonts w:hint="eastAsia"/>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77777777" w:rsidR="00E6586D" w:rsidRDefault="00E6586D" w:rsidP="000259FF">
            <w:pPr>
              <w:pStyle w:val="a2"/>
              <w:rPr>
                <w:ins w:id="249" w:author="Microsoft Office ユーザー" w:date="2019-05-10T21:44:00Z"/>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7777777" w:rsidR="00E6586D" w:rsidRDefault="00E6586D" w:rsidP="00A70881">
            <w:pPr>
              <w:pStyle w:val="af"/>
              <w:jc w:val="center"/>
              <w:rPr>
                <w:ins w:id="250" w:author="Microsoft Office ユーザー" w:date="2019-05-10T21:44:00Z"/>
                <w:rFonts w:hint="eastAsia"/>
                <w:color w:val="000000" w:themeColor="text1"/>
              </w:rPr>
            </w:pPr>
          </w:p>
        </w:tc>
      </w:tr>
      <w:tr w:rsidR="00E6586D" w14:paraId="7B320EB1" w14:textId="77777777" w:rsidTr="006B63A4">
        <w:trPr>
          <w:cantSplit/>
          <w:trHeight w:val="270"/>
          <w:ins w:id="251" w:author="Microsoft Office ユーザー" w:date="2019-05-10T21:44:00Z"/>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77777777" w:rsidR="00E6586D" w:rsidRDefault="00E6586D" w:rsidP="007D6F2F">
            <w:pPr>
              <w:pStyle w:val="af"/>
              <w:jc w:val="center"/>
              <w:rPr>
                <w:ins w:id="252" w:author="Microsoft Office ユーザー" w:date="2019-05-10T21:44:00Z"/>
                <w:rFonts w:hint="eastAsia"/>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77777777" w:rsidR="00E6586D" w:rsidRDefault="00E6586D" w:rsidP="00AA54B3">
            <w:pPr>
              <w:pStyle w:val="af"/>
              <w:jc w:val="center"/>
              <w:rPr>
                <w:ins w:id="253" w:author="Microsoft Office ユーザー" w:date="2019-05-10T21:44:00Z"/>
                <w:rFonts w:hint="eastAsia"/>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77777777" w:rsidR="00E6586D" w:rsidRDefault="00E6586D" w:rsidP="000259FF">
            <w:pPr>
              <w:pStyle w:val="a2"/>
              <w:rPr>
                <w:ins w:id="254" w:author="Microsoft Office ユーザー" w:date="2019-05-10T21:44:00Z"/>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77777777" w:rsidR="00E6586D" w:rsidRDefault="00E6586D" w:rsidP="00A70881">
            <w:pPr>
              <w:pStyle w:val="af"/>
              <w:jc w:val="center"/>
              <w:rPr>
                <w:ins w:id="255" w:author="Microsoft Office ユーザー" w:date="2019-05-10T21:44:00Z"/>
                <w:rFonts w:hint="eastAsia"/>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56" w:name="_Toc8417064"/>
      <w:r>
        <w:rPr>
          <w:rFonts w:hint="eastAsia"/>
        </w:rPr>
        <w:lastRenderedPageBreak/>
        <w:t>はじめに</w:t>
      </w:r>
      <w:bookmarkEnd w:id="256"/>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257" w:name="_Toc449275592"/>
      <w:bookmarkStart w:id="258" w:name="_Toc449345278"/>
    </w:p>
    <w:p w14:paraId="4C5E35D8" w14:textId="1B382DE5" w:rsidR="0014524F" w:rsidRDefault="006B63A4">
      <w:pPr>
        <w:pStyle w:val="10"/>
      </w:pPr>
      <w:bookmarkStart w:id="259" w:name="_Toc8417065"/>
      <w:bookmarkEnd w:id="257"/>
      <w:bookmarkEnd w:id="258"/>
      <w:r>
        <w:rPr>
          <w:rFonts w:hint="eastAsia"/>
        </w:rPr>
        <w:lastRenderedPageBreak/>
        <w:t>ひろじれん</w:t>
      </w:r>
      <w:r>
        <w:t>プロジェクト</w:t>
      </w:r>
      <w:bookmarkEnd w:id="259"/>
    </w:p>
    <w:p w14:paraId="554480A6" w14:textId="77777777" w:rsidR="0014524F" w:rsidRPr="0014524F" w:rsidRDefault="0014524F" w:rsidP="0014524F"/>
    <w:p w14:paraId="439C3813" w14:textId="5D5FBFBD" w:rsidR="007A0981" w:rsidRDefault="007A0981" w:rsidP="0014524F">
      <w:pPr>
        <w:pStyle w:val="20"/>
      </w:pPr>
      <w:bookmarkStart w:id="260" w:name="_Toc8417066"/>
      <w:r>
        <w:t>プロジェクトとは</w:t>
      </w:r>
      <w:bookmarkEnd w:id="260"/>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261" w:name="_Toc8417067"/>
      <w:r>
        <w:t>プロジェクト</w:t>
      </w:r>
      <w:r>
        <w:rPr>
          <w:rFonts w:hint="eastAsia"/>
        </w:rPr>
        <w:t>の目的と成功の条件</w:t>
      </w:r>
      <w:bookmarkEnd w:id="261"/>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262" w:name="_Toc8417068"/>
      <w:r>
        <w:rPr>
          <w:rFonts w:hint="eastAsia"/>
        </w:rPr>
        <w:t>開発プロセス</w:t>
      </w:r>
      <w:bookmarkEnd w:id="262"/>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263" w:name="_Toc8417069"/>
      <w:r>
        <w:rPr>
          <w:rFonts w:hint="eastAsia"/>
        </w:rPr>
        <w:t>ひろじれんプ</w:t>
      </w:r>
      <w:r>
        <w:t>ロジェクト</w:t>
      </w:r>
      <w:r>
        <w:rPr>
          <w:rFonts w:hint="eastAsia"/>
        </w:rPr>
        <w:t>の目的と成功の条件</w:t>
      </w:r>
      <w:bookmarkEnd w:id="263"/>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B11F68">
            <w:pPr>
              <w:wordWrap/>
              <w:jc w:val="center"/>
            </w:pPr>
          </w:p>
        </w:tc>
      </w:tr>
      <w:tr w:rsidR="00F057CA" w14:paraId="68BCD832" w14:textId="3AE3E4BD" w:rsidTr="00F057CA">
        <w:tc>
          <w:tcPr>
            <w:tcW w:w="4280" w:type="dxa"/>
          </w:tcPr>
          <w:p w14:paraId="7A223503" w14:textId="3A0A8EE9" w:rsidR="00F057CA" w:rsidRDefault="00C709ED" w:rsidP="00D544E9">
            <w:r>
              <w:rPr>
                <w:rFonts w:hint="eastAsia"/>
              </w:rPr>
              <w:t>大学で学んだ制御側を実機に搭載する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p>
        </w:tc>
        <w:tc>
          <w:tcPr>
            <w:tcW w:w="1797" w:type="dxa"/>
          </w:tcPr>
          <w:p w14:paraId="53CAF4F6" w14:textId="45E0C685" w:rsidR="00F057CA" w:rsidRDefault="00824C9A" w:rsidP="00B11F68">
            <w:pPr>
              <w:jc w:val="center"/>
            </w:pPr>
            <w:r>
              <w:rPr>
                <w:rFonts w:hint="eastAsia"/>
              </w:rPr>
              <w:t>諸田</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264" w:name="_Toc8417070"/>
      <w:r>
        <w:t>成果物</w:t>
      </w:r>
      <w:bookmarkEnd w:id="264"/>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265" w:name="_Toc8417071"/>
      <w:r>
        <w:rPr>
          <w:rFonts w:hint="eastAsia"/>
        </w:rPr>
        <w:t>プロジェクト・メンバー</w:t>
      </w:r>
      <w:bookmarkEnd w:id="265"/>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266" w:name="_Toc8417072"/>
      <w:r>
        <w:rPr>
          <w:rFonts w:hint="eastAsia"/>
        </w:rPr>
        <w:t>トレードオフマトリックス</w:t>
      </w:r>
      <w:bookmarkEnd w:id="266"/>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267" w:name="_Toc8417073"/>
      <w:r>
        <w:rPr>
          <w:rFonts w:hint="eastAsia"/>
        </w:rPr>
        <w:t>やってみたい事リスト</w:t>
      </w:r>
      <w:bookmarkEnd w:id="267"/>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268" w:name="_Toc8417074"/>
      <w:r>
        <w:rPr>
          <w:rFonts w:hint="eastAsia"/>
        </w:rPr>
        <w:t>プロジェクト・マネジメント</w:t>
      </w:r>
      <w:bookmarkEnd w:id="268"/>
    </w:p>
    <w:p w14:paraId="745DF910" w14:textId="77777777" w:rsidR="00F60711" w:rsidRPr="00F60711" w:rsidRDefault="00F60711" w:rsidP="00F60711"/>
    <w:p w14:paraId="7AC2179A" w14:textId="48109087" w:rsidR="007A0981" w:rsidRDefault="003E6D48" w:rsidP="003E6D48">
      <w:pPr>
        <w:pStyle w:val="30"/>
      </w:pPr>
      <w:bookmarkStart w:id="269" w:name="_Toc8417075"/>
      <w:r>
        <w:t>プロジェクト</w:t>
      </w:r>
      <w:r>
        <w:rPr>
          <w:rFonts w:hint="eastAsia"/>
        </w:rPr>
        <w:t>・マネジメントの基礎概念</w:t>
      </w:r>
      <w:bookmarkEnd w:id="269"/>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1241FE" w:rsidRPr="00DE344C" w:rsidRDefault="001241FE"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1241FE" w:rsidRPr="00DE344C" w:rsidRDefault="001241FE"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1241FE" w:rsidRPr="00DE344C" w:rsidRDefault="001241FE"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1241FE" w:rsidRPr="00DE344C" w:rsidRDefault="001241FE"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1241FE" w:rsidRPr="00DE344C" w:rsidRDefault="001241FE"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1241FE" w:rsidRPr="00DE344C" w:rsidRDefault="001241FE"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1241FE" w:rsidRPr="00DE344C" w:rsidRDefault="001241FE"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1241FE" w:rsidRPr="00DE344C" w:rsidRDefault="001241FE"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70" w:name="_Toc8417076"/>
      <w:r>
        <w:t>プロジェクト</w:t>
      </w:r>
      <w:r>
        <w:rPr>
          <w:rFonts w:hint="eastAsia"/>
        </w:rPr>
        <w:t>・マネジメントのプロセス</w:t>
      </w:r>
      <w:bookmarkEnd w:id="270"/>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71" w:name="_Toc8417077"/>
      <w:r>
        <w:rPr>
          <w:rFonts w:hint="eastAsia"/>
        </w:rPr>
        <w:t>ものごとの重要度について</w:t>
      </w:r>
      <w:bookmarkEnd w:id="271"/>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1241FE" w:rsidRDefault="001241FE" w:rsidP="00802F30">
                                  <w:pPr>
                                    <w:spacing w:line="720" w:lineRule="auto"/>
                                    <w:jc w:val="right"/>
                                  </w:pPr>
                                  <w:r>
                                    <w:t xml:space="preserve"> </w:t>
                                  </w:r>
                                </w:p>
                                <w:p w14:paraId="7A8EB109" w14:textId="77777777" w:rsidR="001241FE" w:rsidRDefault="001241FE" w:rsidP="00802F30">
                                  <w:pPr>
                                    <w:spacing w:line="720" w:lineRule="auto"/>
                                    <w:jc w:val="right"/>
                                  </w:pPr>
                                </w:p>
                                <w:p w14:paraId="02DC02A9" w14:textId="6E85E222" w:rsidR="001241FE" w:rsidRPr="00802F30" w:rsidRDefault="001241FE"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1241FE" w:rsidRDefault="001241FE" w:rsidP="00802F30">
                            <w:pPr>
                              <w:spacing w:line="720" w:lineRule="auto"/>
                              <w:jc w:val="right"/>
                            </w:pPr>
                            <w:r>
                              <w:t xml:space="preserve"> </w:t>
                            </w:r>
                          </w:p>
                          <w:p w14:paraId="7A8EB109" w14:textId="77777777" w:rsidR="001241FE" w:rsidRDefault="001241FE" w:rsidP="00802F30">
                            <w:pPr>
                              <w:spacing w:line="720" w:lineRule="auto"/>
                              <w:jc w:val="right"/>
                            </w:pPr>
                          </w:p>
                          <w:p w14:paraId="02DC02A9" w14:textId="6E85E222" w:rsidR="001241FE" w:rsidRPr="00802F30" w:rsidRDefault="001241FE"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33FE840" w:rsidR="007A0981" w:rsidRPr="00AF32B6" w:rsidDel="001C192C" w:rsidRDefault="007A0981" w:rsidP="00AF32B6">
      <w:pPr>
        <w:rPr>
          <w:del w:id="272" w:author="Microsoft Office ユーザー" w:date="2019-05-10T21:17:00Z"/>
        </w:rPr>
      </w:pPr>
    </w:p>
    <w:p w14:paraId="4E664986" w14:textId="769BDEC0" w:rsidR="009A0E60" w:rsidRDefault="00AF32B6">
      <w:r>
        <w:br w:type="page"/>
      </w:r>
      <w:del w:id="273" w:author="Microsoft Office ユーザー" w:date="2019-05-10T21:17:00Z">
        <w:r w:rsidR="009A0E60" w:rsidDel="001C192C">
          <w:br w:type="page"/>
        </w:r>
      </w:del>
    </w:p>
    <w:p w14:paraId="24009B86" w14:textId="4EB73FF3" w:rsidR="009A0E60" w:rsidRPr="00EC3023" w:rsidRDefault="009A0E60" w:rsidP="00EC3023"/>
    <w:p w14:paraId="0F361BEB" w14:textId="1ACB1FA9" w:rsidR="00DD38DB" w:rsidRDefault="00DD38DB">
      <w:pPr>
        <w:pStyle w:val="10"/>
        <w:rPr>
          <w:ins w:id="274" w:author="Microsoft Office ユーザー" w:date="2019-05-10T21:17:00Z"/>
        </w:rPr>
      </w:pPr>
      <w:bookmarkStart w:id="275" w:name="_Toc8417078"/>
      <w:r>
        <w:rPr>
          <w:rFonts w:hint="eastAsia"/>
        </w:rPr>
        <w:t>リーン開発</w:t>
      </w:r>
      <w:bookmarkEnd w:id="275"/>
    </w:p>
    <w:p w14:paraId="75BDD63C" w14:textId="77777777" w:rsidR="001C192C" w:rsidRPr="001C192C" w:rsidRDefault="001C192C" w:rsidP="001C192C">
      <w:pPr>
        <w:rPr>
          <w:rFonts w:hint="eastAsia"/>
          <w:rPrChange w:id="276" w:author="Microsoft Office ユーザー" w:date="2019-05-10T21:17:00Z">
            <w:rPr/>
          </w:rPrChange>
        </w:rPr>
        <w:pPrChange w:id="277" w:author="Microsoft Office ユーザー" w:date="2019-05-10T21:17:00Z">
          <w:pPr>
            <w:pStyle w:val="10"/>
          </w:pPr>
        </w:pPrChange>
      </w:pPr>
    </w:p>
    <w:p w14:paraId="7D8A54F5" w14:textId="601BD79D" w:rsidR="00DD38DB" w:rsidRDefault="00DD38DB" w:rsidP="00DD38DB">
      <w:pPr>
        <w:pStyle w:val="20"/>
      </w:pPr>
      <w:bookmarkStart w:id="278" w:name="_Toc8417079"/>
      <w:r>
        <w:rPr>
          <w:rFonts w:hint="eastAsia"/>
        </w:rPr>
        <w:t>リーン開発</w:t>
      </w:r>
      <w:r w:rsidR="00A176F4">
        <w:rPr>
          <w:rFonts w:hint="eastAsia"/>
        </w:rPr>
        <w:t>とは</w:t>
      </w:r>
      <w:bookmarkEnd w:id="278"/>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79" w:name="_Toc8417080"/>
      <w:r>
        <w:rPr>
          <w:rFonts w:hint="eastAsia"/>
        </w:rPr>
        <w:t>リーンソフトウェア開発の七つの原則</w:t>
      </w:r>
      <w:bookmarkEnd w:id="279"/>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rPr>
          <w:rFonts w:hint="eastAsia"/>
        </w:rPr>
      </w:pPr>
      <w:bookmarkStart w:id="280" w:name="_Toc8417081"/>
      <w:r>
        <w:rPr>
          <w:rFonts w:hint="eastAsia"/>
        </w:rPr>
        <w:t>原則</w:t>
      </w:r>
      <w:r w:rsidR="00044A43">
        <w:rPr>
          <w:rFonts w:hint="eastAsia"/>
        </w:rPr>
        <w:t>1</w:t>
      </w:r>
      <w:r w:rsidR="00044A43">
        <w:rPr>
          <w:rFonts w:hint="eastAsia"/>
        </w:rPr>
        <w:t xml:space="preserve">　ムダを無くす</w:t>
      </w:r>
      <w:ins w:id="281" w:author="Microsoft Office ユーザー" w:date="2019-05-10T20:46:00Z">
        <w:r w:rsidR="00451FC9">
          <w:t>(Eliminate Waste)</w:t>
        </w:r>
      </w:ins>
      <w:bookmarkEnd w:id="280"/>
    </w:p>
    <w:p w14:paraId="6161DD10" w14:textId="77777777" w:rsidR="00044A43" w:rsidRDefault="00044A43" w:rsidP="00044A43"/>
    <w:p w14:paraId="3A185425" w14:textId="638279F9" w:rsidR="004666D3" w:rsidRPr="000553C2" w:rsidRDefault="004666D3" w:rsidP="0044300D">
      <w:pPr>
        <w:ind w:firstLineChars="50" w:firstLine="120"/>
        <w:rPr>
          <w:i/>
          <w:rPrChange w:id="282" w:author="Microsoft Office ユーザー" w:date="2019-05-10T21:10:00Z">
            <w:rPr/>
          </w:rPrChange>
        </w:rPr>
      </w:pPr>
      <w:r w:rsidRPr="000553C2">
        <w:rPr>
          <w:rFonts w:hint="eastAsia"/>
          <w:i/>
          <w:rPrChange w:id="283" w:author="Microsoft Office ユーザー" w:date="2019-05-10T21:10:00Z">
            <w:rPr>
              <w:rFonts w:hint="eastAsia"/>
            </w:rPr>
          </w:rPrChange>
        </w:rPr>
        <w:t>リーンソフトウェア開発では、価値を付加しないすべてのムダの排除によって、工数を短縮することに重点を置いている。</w:t>
      </w:r>
    </w:p>
    <w:p w14:paraId="1F8E3361" w14:textId="0B130DB1" w:rsidR="004666D3" w:rsidRPr="000553C2" w:rsidRDefault="004666D3" w:rsidP="00044A43">
      <w:pPr>
        <w:rPr>
          <w:i/>
          <w:rPrChange w:id="284" w:author="Microsoft Office ユーザー" w:date="2019-05-10T21:10:00Z">
            <w:rPr/>
          </w:rPrChange>
        </w:rPr>
      </w:pPr>
      <w:r w:rsidRPr="000553C2">
        <w:rPr>
          <w:rFonts w:hint="eastAsia"/>
          <w:i/>
          <w:rPrChange w:id="285" w:author="Microsoft Office ユーザー" w:date="2019-05-10T21:10:00Z">
            <w:rPr>
              <w:rFonts w:hint="eastAsia"/>
            </w:rPr>
          </w:rPrChange>
        </w:rPr>
        <w:t>ムダとは、価値を付加しないあらゆるもののことだ。ムダをなくす第一歩として、「価値とは本来何なのか」を感じ取る感性を磨かなくてはならない。</w:t>
      </w:r>
    </w:p>
    <w:p w14:paraId="56C8ACF8" w14:textId="1D07E8B6" w:rsidR="00044A43" w:rsidRPr="000553C2" w:rsidRDefault="00044A43" w:rsidP="00044A43">
      <w:pPr>
        <w:rPr>
          <w:i/>
          <w:rPrChange w:id="286" w:author="Microsoft Office ユーザー" w:date="2019-05-10T21:10:00Z">
            <w:rPr/>
          </w:rPrChange>
        </w:rPr>
      </w:pPr>
      <w:r w:rsidRPr="000553C2">
        <w:rPr>
          <w:rFonts w:hint="eastAsia"/>
          <w:i/>
          <w:rPrChange w:id="287" w:author="Microsoft Office ユーザー" w:date="2019-05-10T21:10:00Z">
            <w:rPr>
              <w:rFonts w:hint="eastAsia"/>
            </w:rPr>
          </w:rPrChange>
        </w:rPr>
        <w:t>80%の価値を提供する20%のコードをまず開発し、その後初めて、次に重要な機能の開発にとりかかるようなプロセス。</w:t>
      </w:r>
      <w:ins w:id="288" w:author="Microsoft Office ユーザー" w:date="2019-05-10T21:15:00Z">
        <w:r w:rsidR="000553C2">
          <w:rPr>
            <w:rFonts w:hint="eastAsia"/>
            <w:i/>
          </w:rPr>
          <w:t>(</w:t>
        </w:r>
      </w:ins>
      <w:ins w:id="289" w:author="Microsoft Office ユーザー" w:date="2019-05-10T21:16:00Z">
        <w:r w:rsidR="000553C2">
          <w:rPr>
            <w:i/>
          </w:rPr>
          <w:t>Implementing Lean Software Development, Mary Poppendieck &amp; Tom Poppendieck</w:t>
        </w:r>
      </w:ins>
      <w:ins w:id="290" w:author="Microsoft Office ユーザー" w:date="2019-05-10T21:15:00Z">
        <w:r w:rsidR="000553C2">
          <w:rPr>
            <w:rFonts w:hint="eastAsia"/>
            <w:i/>
          </w:rPr>
          <w:t>)</w:t>
        </w:r>
      </w:ins>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291" w:name="_Toc8417082"/>
      <w:r>
        <w:rPr>
          <w:rFonts w:hint="eastAsia"/>
        </w:rPr>
        <w:t>原則</w:t>
      </w:r>
      <w:r>
        <w:t xml:space="preserve">2 </w:t>
      </w:r>
      <w:r>
        <w:rPr>
          <w:rFonts w:hint="eastAsia"/>
        </w:rPr>
        <w:t>品質を作り込む</w:t>
      </w:r>
      <w:ins w:id="292" w:author="Microsoft Office ユーザー" w:date="2019-05-10T20:47:00Z">
        <w:r w:rsidR="00451FC9">
          <w:rPr>
            <w:rFonts w:hint="eastAsia"/>
          </w:rPr>
          <w:t>(</w:t>
        </w:r>
        <w:r w:rsidR="00451FC9">
          <w:t>Build Quality In</w:t>
        </w:r>
        <w:r w:rsidR="00451FC9">
          <w:rPr>
            <w:rFonts w:hint="eastAsia"/>
          </w:rPr>
          <w:t>)</w:t>
        </w:r>
      </w:ins>
      <w:bookmarkEnd w:id="291"/>
    </w:p>
    <w:p w14:paraId="0F637A8F" w14:textId="77777777" w:rsidR="004666D3" w:rsidRDefault="004666D3" w:rsidP="0044300D"/>
    <w:p w14:paraId="4FCEB383" w14:textId="1D66D520" w:rsidR="007C0DB2" w:rsidRPr="000553C2" w:rsidRDefault="007C0DB2" w:rsidP="0044300D">
      <w:pPr>
        <w:ind w:firstLineChars="50" w:firstLine="120"/>
        <w:rPr>
          <w:i/>
          <w:rPrChange w:id="293" w:author="Microsoft Office ユーザー" w:date="2019-05-10T21:16:00Z">
            <w:rPr/>
          </w:rPrChange>
        </w:rPr>
      </w:pPr>
      <w:r w:rsidRPr="000553C2">
        <w:rPr>
          <w:rFonts w:hint="eastAsia"/>
          <w:i/>
          <w:rPrChange w:id="294" w:author="Microsoft Office ユーザー" w:date="2019-05-10T21:16:00Z">
            <w:rPr>
              <w:rFonts w:hint="eastAsia"/>
            </w:rPr>
          </w:rPrChange>
        </w:rPr>
        <w:t>目標は、最初からコードに品質を作り込むことであり、後でテストをすることではない。トラッキングシステムに欠陥情報を入力することに注力していないで、最初から欠陥を作らない</w:t>
      </w:r>
      <w:r w:rsidR="00AE1F30" w:rsidRPr="000553C2">
        <w:rPr>
          <w:rFonts w:hint="eastAsia"/>
          <w:i/>
          <w:rPrChange w:id="295" w:author="Microsoft Office ユーザー" w:date="2019-05-10T21:16:00Z">
            <w:rPr>
              <w:rFonts w:hint="eastAsia"/>
            </w:rPr>
          </w:rPrChange>
        </w:rPr>
        <w:t>ようにするので。そのためには、組織にしっかしとした規律が求められる。</w:t>
      </w:r>
    </w:p>
    <w:p w14:paraId="0D0AFE60" w14:textId="26D0E7C7" w:rsidR="00AE1F30" w:rsidRPr="000553C2" w:rsidRDefault="00AE1F30" w:rsidP="0044300D">
      <w:pPr>
        <w:rPr>
          <w:i/>
          <w:rPrChange w:id="296" w:author="Microsoft Office ユーザー" w:date="2019-05-10T21:16:00Z">
            <w:rPr/>
          </w:rPrChange>
        </w:rPr>
      </w:pPr>
      <w:r w:rsidRPr="000553C2">
        <w:rPr>
          <w:rFonts w:hint="eastAsia"/>
          <w:i/>
          <w:rPrChange w:id="297" w:author="Microsoft Office ユーザー" w:date="2019-05-10T21:16:00Z">
            <w:rPr>
              <w:rFonts w:hint="eastAsia"/>
            </w:rPr>
          </w:rPrChange>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ins w:id="298" w:author="Microsoft Office ユーザー" w:date="2019-05-10T21:16:00Z">
        <w:r w:rsidR="000553C2" w:rsidRPr="000553C2">
          <w:rPr>
            <w:rFonts w:hint="eastAsia"/>
            <w:i/>
            <w:rPrChange w:id="299" w:author="Microsoft Office ユーザー" w:date="2019-05-10T21:16:00Z">
              <w:rPr>
                <w:rFonts w:hint="eastAsia"/>
                <w:i/>
              </w:rPr>
            </w:rPrChange>
          </w:rPr>
          <w:t>(</w:t>
        </w:r>
        <w:r w:rsidR="000553C2" w:rsidRPr="000553C2">
          <w:rPr>
            <w:i/>
            <w:rPrChange w:id="300" w:author="Microsoft Office ユーザー" w:date="2019-05-10T21:16:00Z">
              <w:rPr>
                <w:i/>
              </w:rPr>
            </w:rPrChange>
          </w:rPr>
          <w:t>Implementing Lean Software Development, Mary Poppendieck &amp; Tom Poppendieck</w:t>
        </w:r>
        <w:r w:rsidR="000553C2" w:rsidRPr="000553C2">
          <w:rPr>
            <w:rFonts w:hint="eastAsia"/>
            <w:i/>
            <w:rPrChange w:id="301" w:author="Microsoft Office ユーザー" w:date="2019-05-10T21:16:00Z">
              <w:rPr>
                <w:rFonts w:hint="eastAsia"/>
                <w:i/>
              </w:rPr>
            </w:rPrChange>
          </w:rPr>
          <w:t>)</w:t>
        </w:r>
      </w:ins>
    </w:p>
    <w:p w14:paraId="579AA7FA" w14:textId="77777777" w:rsidR="00AE1F30" w:rsidRDefault="00AE1F30" w:rsidP="0044300D"/>
    <w:p w14:paraId="632AFBF5" w14:textId="7F875B41" w:rsidR="00AE1F30" w:rsidRDefault="00AE1F30" w:rsidP="0044300D">
      <w:pPr>
        <w:rPr>
          <w:ins w:id="302" w:author="Microsoft Office ユーザー" w:date="2019-05-10T20:58:00Z"/>
        </w:rPr>
      </w:pPr>
      <w:r>
        <w:rPr>
          <w:rFonts w:hint="eastAsia"/>
        </w:rPr>
        <w:t>Keyword:テスト駆動型開発</w:t>
      </w:r>
    </w:p>
    <w:p w14:paraId="2939799B" w14:textId="77777777" w:rsidR="007A7695" w:rsidRPr="0044300D" w:rsidRDefault="007A7695" w:rsidP="0044300D">
      <w:pPr>
        <w:rPr>
          <w:rFonts w:hint="eastAsia"/>
        </w:rPr>
      </w:pPr>
    </w:p>
    <w:p w14:paraId="36A0412B" w14:textId="69DE4E3C" w:rsidR="00451FC9" w:rsidRDefault="00451FC9" w:rsidP="00451FC9">
      <w:pPr>
        <w:pStyle w:val="30"/>
        <w:rPr>
          <w:ins w:id="303" w:author="Microsoft Office ユーザー" w:date="2019-05-10T20:49:00Z"/>
        </w:rPr>
        <w:pPrChange w:id="304" w:author="Microsoft Office ユーザー" w:date="2019-05-10T20:47:00Z">
          <w:pPr>
            <w:pStyle w:val="20"/>
          </w:pPr>
        </w:pPrChange>
      </w:pPr>
      <w:bookmarkStart w:id="305" w:name="_Toc8417083"/>
      <w:ins w:id="306" w:author="Microsoft Office ユーザー" w:date="2019-05-10T20:45:00Z">
        <w:r>
          <w:rPr>
            <w:rFonts w:hint="eastAsia"/>
          </w:rPr>
          <w:t>原則</w:t>
        </w:r>
        <w:r>
          <w:t>3:</w:t>
        </w:r>
        <w:r>
          <w:rPr>
            <w:rFonts w:hint="eastAsia"/>
          </w:rPr>
          <w:t>知識を作り出す</w:t>
        </w:r>
      </w:ins>
      <w:ins w:id="307" w:author="Microsoft Office ユーザー" w:date="2019-05-10T20:47:00Z">
        <w:r>
          <w:rPr>
            <w:rFonts w:hint="eastAsia"/>
          </w:rPr>
          <w:t>(</w:t>
        </w:r>
        <w:r>
          <w:t>Create Knowledge</w:t>
        </w:r>
        <w:r>
          <w:rPr>
            <w:rFonts w:hint="eastAsia"/>
          </w:rPr>
          <w:t>)</w:t>
        </w:r>
      </w:ins>
      <w:bookmarkEnd w:id="305"/>
    </w:p>
    <w:p w14:paraId="106C5307" w14:textId="77777777" w:rsidR="00451FC9" w:rsidRDefault="00451FC9" w:rsidP="00451FC9">
      <w:pPr>
        <w:rPr>
          <w:ins w:id="308" w:author="Microsoft Office ユーザー" w:date="2019-05-10T20:49:00Z"/>
        </w:rPr>
        <w:pPrChange w:id="309" w:author="Microsoft Office ユーザー" w:date="2019-05-10T20:49:00Z">
          <w:pPr>
            <w:pStyle w:val="20"/>
          </w:pPr>
        </w:pPrChange>
      </w:pPr>
    </w:p>
    <w:p w14:paraId="26B9F75B" w14:textId="088F4AD7" w:rsidR="00451FC9" w:rsidRDefault="00451FC9" w:rsidP="00451FC9">
      <w:pPr>
        <w:rPr>
          <w:ins w:id="310" w:author="Microsoft Office ユーザー" w:date="2019-05-10T20:49:00Z"/>
        </w:rPr>
        <w:pPrChange w:id="311" w:author="Microsoft Office ユーザー" w:date="2019-05-10T20:49:00Z">
          <w:pPr>
            <w:pStyle w:val="20"/>
          </w:pPr>
        </w:pPrChange>
      </w:pPr>
      <w:ins w:id="312" w:author="Microsoft Office ユーザー" w:date="2019-05-10T20:49:00Z">
        <w:r>
          <w:rPr>
            <w:rFonts w:hint="eastAsia"/>
          </w:rPr>
          <w:t>ソフトウェア開発を成功に導く</w:t>
        </w:r>
        <w:r>
          <w:t>4</w:t>
        </w:r>
        <w:r>
          <w:rPr>
            <w:rFonts w:hint="eastAsia"/>
          </w:rPr>
          <w:t>つのプラクティス</w:t>
        </w:r>
      </w:ins>
    </w:p>
    <w:p w14:paraId="7C36DF90" w14:textId="77777777" w:rsidR="00451FC9" w:rsidRDefault="00451FC9" w:rsidP="00451FC9">
      <w:pPr>
        <w:rPr>
          <w:ins w:id="313" w:author="Microsoft Office ユーザー" w:date="2019-05-10T20:50:00Z"/>
        </w:rPr>
        <w:pPrChange w:id="314" w:author="Microsoft Office ユーザー" w:date="2019-05-10T20:49:00Z">
          <w:pPr>
            <w:pStyle w:val="20"/>
          </w:pPr>
        </w:pPrChange>
      </w:pPr>
    </w:p>
    <w:p w14:paraId="602B7FC3" w14:textId="0120C67C" w:rsidR="00451FC9" w:rsidRDefault="00451FC9" w:rsidP="00451FC9">
      <w:pPr>
        <w:pStyle w:val="afff8"/>
        <w:numPr>
          <w:ilvl w:val="0"/>
          <w:numId w:val="28"/>
        </w:numPr>
        <w:ind w:leftChars="0"/>
        <w:rPr>
          <w:ins w:id="315" w:author="Microsoft Office ユーザー" w:date="2019-05-10T20:50:00Z"/>
        </w:rPr>
        <w:pPrChange w:id="316" w:author="Microsoft Office ユーザー" w:date="2019-05-10T20:50:00Z">
          <w:pPr>
            <w:pStyle w:val="20"/>
          </w:pPr>
        </w:pPrChange>
      </w:pPr>
      <w:ins w:id="317" w:author="Microsoft Office ユーザー" w:date="2019-05-10T20:50:00Z">
        <w:r>
          <w:rPr>
            <w:rFonts w:hint="eastAsia"/>
          </w:rPr>
          <w:t>最小の機能セットを早期に顧客にリリースし、評価とフィードバックを得ること</w:t>
        </w:r>
      </w:ins>
    </w:p>
    <w:p w14:paraId="616B3D9A" w14:textId="6996F32D" w:rsidR="00451FC9" w:rsidRDefault="00451FC9" w:rsidP="00451FC9">
      <w:pPr>
        <w:pStyle w:val="afff8"/>
        <w:numPr>
          <w:ilvl w:val="0"/>
          <w:numId w:val="28"/>
        </w:numPr>
        <w:ind w:leftChars="0"/>
        <w:rPr>
          <w:ins w:id="318" w:author="Microsoft Office ユーザー" w:date="2019-05-10T20:50:00Z"/>
        </w:rPr>
        <w:pPrChange w:id="319" w:author="Microsoft Office ユーザー" w:date="2019-05-10T20:50:00Z">
          <w:pPr>
            <w:pStyle w:val="20"/>
          </w:pPr>
        </w:pPrChange>
      </w:pPr>
      <w:ins w:id="320" w:author="Microsoft Office ユーザー" w:date="2019-05-10T20:50:00Z">
        <w:r>
          <w:rPr>
            <w:rFonts w:hint="eastAsia"/>
          </w:rPr>
          <w:t>毎日ビルドし、統合テストからすばやいフィードバックを得ること</w:t>
        </w:r>
      </w:ins>
    </w:p>
    <w:p w14:paraId="5EFBFE48" w14:textId="1FEFBE3E" w:rsidR="00451FC9" w:rsidRDefault="00451FC9" w:rsidP="00451FC9">
      <w:pPr>
        <w:pStyle w:val="afff8"/>
        <w:numPr>
          <w:ilvl w:val="0"/>
          <w:numId w:val="28"/>
        </w:numPr>
        <w:ind w:leftChars="0"/>
        <w:rPr>
          <w:ins w:id="321" w:author="Microsoft Office ユーザー" w:date="2019-05-10T20:51:00Z"/>
        </w:rPr>
        <w:pPrChange w:id="322" w:author="Microsoft Office ユーザー" w:date="2019-05-10T20:50:00Z">
          <w:pPr>
            <w:pStyle w:val="20"/>
          </w:pPr>
        </w:pPrChange>
      </w:pPr>
      <w:ins w:id="323" w:author="Microsoft Office ユーザー" w:date="2019-05-10T20:50:00Z">
        <w:r>
          <w:rPr>
            <w:rFonts w:hint="eastAsia"/>
          </w:rPr>
          <w:t>経験と直感を</w:t>
        </w:r>
      </w:ins>
      <w:ins w:id="324" w:author="Microsoft Office ユーザー" w:date="2019-05-10T20:51:00Z">
        <w:r>
          <w:rPr>
            <w:rFonts w:hint="eastAsia"/>
          </w:rPr>
          <w:t>備えたチームやリーダーに適切な決定を下させること</w:t>
        </w:r>
      </w:ins>
    </w:p>
    <w:p w14:paraId="4B62057F" w14:textId="478176B5" w:rsidR="00451FC9" w:rsidRDefault="00451FC9" w:rsidP="00451FC9">
      <w:pPr>
        <w:pStyle w:val="afff8"/>
        <w:numPr>
          <w:ilvl w:val="0"/>
          <w:numId w:val="28"/>
        </w:numPr>
        <w:ind w:leftChars="0"/>
        <w:rPr>
          <w:ins w:id="325" w:author="Microsoft Office ユーザー" w:date="2019-05-10T20:50:00Z"/>
          <w:rFonts w:hint="eastAsia"/>
        </w:rPr>
        <w:pPrChange w:id="326" w:author="Microsoft Office ユーザー" w:date="2019-05-10T20:50:00Z">
          <w:pPr>
            <w:pStyle w:val="20"/>
          </w:pPr>
        </w:pPrChange>
      </w:pPr>
      <w:ins w:id="327" w:author="Microsoft Office ユーザー" w:date="2019-05-10T20:51:00Z">
        <w:r>
          <w:rPr>
            <w:rFonts w:hint="eastAsia"/>
          </w:rPr>
          <w:t>新規機能が追加しやすいモジュールアーキテクチャにすること</w:t>
        </w:r>
      </w:ins>
    </w:p>
    <w:p w14:paraId="7FD13DC4" w14:textId="77777777" w:rsidR="00451FC9" w:rsidRDefault="00451FC9" w:rsidP="00451FC9">
      <w:pPr>
        <w:rPr>
          <w:ins w:id="328" w:author="Microsoft Office ユーザー" w:date="2019-05-10T20:51:00Z"/>
        </w:rPr>
        <w:pPrChange w:id="329" w:author="Microsoft Office ユーザー" w:date="2019-05-10T20:49:00Z">
          <w:pPr>
            <w:pStyle w:val="20"/>
          </w:pPr>
        </w:pPrChange>
      </w:pPr>
    </w:p>
    <w:p w14:paraId="4CB3D498" w14:textId="0CB8D113" w:rsidR="00451FC9" w:rsidRPr="000553C2" w:rsidRDefault="00451FC9" w:rsidP="007A7695">
      <w:pPr>
        <w:ind w:firstLineChars="50" w:firstLine="120"/>
        <w:rPr>
          <w:ins w:id="330" w:author="Microsoft Office ユーザー" w:date="2019-05-10T20:59:00Z"/>
          <w:i/>
          <w:rPrChange w:id="331" w:author="Microsoft Office ユーザー" w:date="2019-05-10T21:17:00Z">
            <w:rPr>
              <w:ins w:id="332" w:author="Microsoft Office ユーザー" w:date="2019-05-10T20:59:00Z"/>
            </w:rPr>
          </w:rPrChange>
        </w:rPr>
        <w:pPrChange w:id="333" w:author="Microsoft Office ユーザー" w:date="2019-05-10T20:59:00Z">
          <w:pPr>
            <w:pStyle w:val="20"/>
          </w:pPr>
        </w:pPrChange>
      </w:pPr>
      <w:ins w:id="334" w:author="Microsoft Office ユーザー" w:date="2019-05-10T20:52:00Z">
        <w:r w:rsidRPr="000553C2">
          <w:rPr>
            <w:rFonts w:hint="eastAsia"/>
            <w:i/>
            <w:rPrChange w:id="335" w:author="Microsoft Office ユーザー" w:date="2019-05-10T21:17:00Z">
              <w:rPr>
                <w:rFonts w:hint="eastAsia"/>
              </w:rPr>
            </w:rPrChange>
          </w:rPr>
          <w:t>製品開発において、長期的に卓越した能力を見せる企業には、共通点がある。それは、規律に従った実験を通じて新たな知識を生み出し、その知識をより大きな組織内で参照できるようにきりんと</w:t>
        </w:r>
      </w:ins>
      <w:ins w:id="336" w:author="Microsoft Office ユーザー" w:date="2019-05-10T20:53:00Z">
        <w:r w:rsidRPr="000553C2">
          <w:rPr>
            <w:rFonts w:hint="eastAsia"/>
            <w:i/>
            <w:rPrChange w:id="337" w:author="Microsoft Office ユーザー" w:date="2019-05-10T21:17:00Z">
              <w:rPr>
                <w:rFonts w:hint="eastAsia"/>
              </w:rPr>
            </w:rPrChange>
          </w:rPr>
          <w:t>文章としてまとめる。というて点である。</w:t>
        </w:r>
      </w:ins>
      <w:ins w:id="338" w:author="Microsoft Office ユーザー" w:date="2019-05-10T20:56:00Z">
        <w:r w:rsidR="001241FE" w:rsidRPr="000553C2">
          <w:rPr>
            <w:rFonts w:hint="eastAsia"/>
            <w:i/>
            <w:rPrChange w:id="339" w:author="Microsoft Office ユーザー" w:date="2019-05-10T21:17:00Z">
              <w:rPr>
                <w:rFonts w:hint="eastAsia"/>
              </w:rPr>
            </w:rPrChange>
          </w:rPr>
          <w:t>そのような</w:t>
        </w:r>
        <w:r w:rsidR="007A7695" w:rsidRPr="000553C2">
          <w:rPr>
            <w:rFonts w:hint="eastAsia"/>
            <w:i/>
            <w:rPrChange w:id="340" w:author="Microsoft Office ユーザー" w:date="2019-05-10T21:17:00Z">
              <w:rPr>
                <w:rFonts w:hint="eastAsia"/>
              </w:rPr>
            </w:rPrChange>
          </w:rPr>
          <w:t>企業は、明確なデータを記録するだけではなく、暗黙知を明確化する方法を見つけて、それもまた</w:t>
        </w:r>
      </w:ins>
      <w:ins w:id="341" w:author="Microsoft Office ユーザー" w:date="2019-05-10T20:57:00Z">
        <w:r w:rsidR="007A7695" w:rsidRPr="000553C2">
          <w:rPr>
            <w:rFonts w:hint="eastAsia"/>
            <w:i/>
            <w:rPrChange w:id="342" w:author="Microsoft Office ユーザー" w:date="2019-05-10T21:17:00Z">
              <w:rPr>
                <w:rFonts w:hint="eastAsia"/>
              </w:rPr>
            </w:rPrChange>
          </w:rPr>
          <w:t>組織的なナレッジベースの一部にしている。また、開発中の製品について学ぶことも重要だが、その一方で、その知識を将来の製品に焼くに立てるために</w:t>
        </w:r>
      </w:ins>
      <w:ins w:id="343" w:author="Microsoft Office ユーザー" w:date="2019-05-10T20:58:00Z">
        <w:r w:rsidR="007A7695" w:rsidRPr="000553C2">
          <w:rPr>
            <w:rFonts w:hint="eastAsia"/>
            <w:i/>
            <w:rPrChange w:id="344" w:author="Microsoft Office ユーザー" w:date="2019-05-10T21:17:00Z">
              <w:rPr>
                <w:rFonts w:hint="eastAsia"/>
              </w:rPr>
            </w:rPrChange>
          </w:rPr>
          <w:t>文章にしておくことが絶対必要であることも理解しているのである。</w:t>
        </w:r>
      </w:ins>
    </w:p>
    <w:p w14:paraId="1CFAEF86" w14:textId="3758720B" w:rsidR="007A7695" w:rsidRDefault="007A7695" w:rsidP="00451FC9">
      <w:pPr>
        <w:rPr>
          <w:ins w:id="345" w:author="Microsoft Office ユーザー" w:date="2019-05-10T20:53:00Z"/>
          <w:rFonts w:hint="eastAsia"/>
        </w:rPr>
        <w:pPrChange w:id="346" w:author="Microsoft Office ユーザー" w:date="2019-05-10T20:49:00Z">
          <w:pPr>
            <w:pStyle w:val="20"/>
          </w:pPr>
        </w:pPrChange>
      </w:pPr>
      <w:ins w:id="347" w:author="Microsoft Office ユーザー" w:date="2019-05-10T20:59:00Z">
        <w:r w:rsidRPr="000553C2">
          <w:rPr>
            <w:rFonts w:hint="eastAsia"/>
            <w:i/>
            <w:rPrChange w:id="348" w:author="Microsoft Office ユーザー" w:date="2019-05-10T21:17:00Z">
              <w:rPr>
                <w:rFonts w:hint="eastAsia"/>
              </w:rPr>
            </w:rPrChange>
          </w:rPr>
          <w:t xml:space="preserve">　開発サイクルを通じて、体系的な学習を促す開発プロセスを用いることは重要だが、その開発プロセス</w:t>
        </w:r>
      </w:ins>
      <w:ins w:id="349" w:author="Microsoft Office ユーザー" w:date="2019-05-10T21:00:00Z">
        <w:r w:rsidRPr="000553C2">
          <w:rPr>
            <w:rFonts w:hint="eastAsia"/>
            <w:i/>
            <w:rPrChange w:id="350" w:author="Microsoft Office ユーザー" w:date="2019-05-10T21:17:00Z">
              <w:rPr>
                <w:rFonts w:hint="eastAsia"/>
              </w:rPr>
            </w:rPrChange>
          </w:rPr>
          <w:t>自体も、体系的に改善していかなくてはならない。どのようなチームであっても、プロセス改善のための時間を、通常の業務とは分けて、</w:t>
        </w:r>
      </w:ins>
      <w:ins w:id="351" w:author="Microsoft Office ユーザー" w:date="2019-05-10T21:01:00Z">
        <w:r w:rsidRPr="000553C2">
          <w:rPr>
            <w:rFonts w:hint="eastAsia"/>
            <w:i/>
            <w:rPrChange w:id="352" w:author="Microsoft Office ユーザー" w:date="2019-05-10T21:17:00Z">
              <w:rPr>
                <w:rFonts w:hint="eastAsia"/>
              </w:rPr>
            </w:rPrChange>
          </w:rPr>
          <w:t>定期的に設けるべきである。</w:t>
        </w:r>
      </w:ins>
      <w:ins w:id="353" w:author="Microsoft Office ユーザー" w:date="2019-05-10T21:16:00Z">
        <w:r w:rsidR="000553C2" w:rsidRPr="000553C2">
          <w:rPr>
            <w:rFonts w:hint="eastAsia"/>
            <w:i/>
            <w:rPrChange w:id="354" w:author="Microsoft Office ユーザー" w:date="2019-05-10T21:17:00Z">
              <w:rPr>
                <w:rFonts w:hint="eastAsia"/>
                <w:i/>
              </w:rPr>
            </w:rPrChange>
          </w:rPr>
          <w:t>(</w:t>
        </w:r>
        <w:r w:rsidR="000553C2" w:rsidRPr="000553C2">
          <w:rPr>
            <w:i/>
            <w:rPrChange w:id="355" w:author="Microsoft Office ユーザー" w:date="2019-05-10T21:17:00Z">
              <w:rPr>
                <w:i/>
              </w:rPr>
            </w:rPrChange>
          </w:rPr>
          <w:t>Implementing Lean Software Development, Mary Poppendieck &amp; Tom Poppendieck</w:t>
        </w:r>
        <w:r w:rsidR="000553C2" w:rsidRPr="000553C2">
          <w:rPr>
            <w:rFonts w:hint="eastAsia"/>
            <w:i/>
            <w:rPrChange w:id="356" w:author="Microsoft Office ユーザー" w:date="2019-05-10T21:17:00Z">
              <w:rPr>
                <w:rFonts w:hint="eastAsia"/>
                <w:i/>
              </w:rPr>
            </w:rPrChange>
          </w:rPr>
          <w:t>)</w:t>
        </w:r>
      </w:ins>
    </w:p>
    <w:p w14:paraId="6002A92A" w14:textId="77777777" w:rsidR="00451FC9" w:rsidRPr="00451FC9" w:rsidRDefault="00451FC9" w:rsidP="00451FC9">
      <w:pPr>
        <w:rPr>
          <w:ins w:id="357" w:author="Microsoft Office ユーザー" w:date="2019-05-10T20:45:00Z"/>
          <w:rFonts w:hint="eastAsia"/>
          <w:rPrChange w:id="358" w:author="Microsoft Office ユーザー" w:date="2019-05-10T20:49:00Z">
            <w:rPr>
              <w:ins w:id="359" w:author="Microsoft Office ユーザー" w:date="2019-05-10T20:45:00Z"/>
            </w:rPr>
          </w:rPrChange>
        </w:rPr>
        <w:pPrChange w:id="360" w:author="Microsoft Office ユーザー" w:date="2019-05-10T20:49:00Z">
          <w:pPr>
            <w:pStyle w:val="20"/>
          </w:pPr>
        </w:pPrChange>
      </w:pPr>
    </w:p>
    <w:p w14:paraId="1016D553" w14:textId="000CB0E3" w:rsidR="007A7695" w:rsidRDefault="007A7695" w:rsidP="00AD72E0">
      <w:pPr>
        <w:pStyle w:val="30"/>
        <w:rPr>
          <w:ins w:id="361" w:author="Microsoft Office ユーザー" w:date="2019-05-10T21:03:00Z"/>
        </w:rPr>
        <w:pPrChange w:id="362" w:author="Microsoft Office ユーザー" w:date="2019-05-10T21:43:00Z">
          <w:pPr>
            <w:pStyle w:val="20"/>
          </w:pPr>
        </w:pPrChange>
      </w:pPr>
      <w:bookmarkStart w:id="363" w:name="_Toc8417084"/>
      <w:ins w:id="364" w:author="Microsoft Office ユーザー" w:date="2019-05-10T21:02:00Z">
        <w:r>
          <w:rPr>
            <w:rFonts w:hint="eastAsia"/>
          </w:rPr>
          <w:t>原則</w:t>
        </w:r>
        <w:r>
          <w:t>4:</w:t>
        </w:r>
        <w:r>
          <w:rPr>
            <w:rFonts w:hint="eastAsia"/>
          </w:rPr>
          <w:t>決定を遅らせる</w:t>
        </w:r>
        <w:r>
          <w:t>(</w:t>
        </w:r>
      </w:ins>
      <w:ins w:id="365" w:author="Microsoft Office ユーザー" w:date="2019-05-10T21:03:00Z">
        <w:r>
          <w:t>Defer Commitment</w:t>
        </w:r>
      </w:ins>
      <w:ins w:id="366" w:author="Microsoft Office ユーザー" w:date="2019-05-10T21:02:00Z">
        <w:r>
          <w:t>)</w:t>
        </w:r>
      </w:ins>
      <w:bookmarkEnd w:id="363"/>
    </w:p>
    <w:p w14:paraId="01EAB68E" w14:textId="77777777" w:rsidR="007A7695" w:rsidRDefault="007A7695" w:rsidP="007A7695">
      <w:pPr>
        <w:rPr>
          <w:ins w:id="367" w:author="Microsoft Office ユーザー" w:date="2019-05-10T21:05:00Z"/>
          <w:rFonts w:hint="eastAsia"/>
        </w:rPr>
        <w:pPrChange w:id="368" w:author="Microsoft Office ユーザー" w:date="2019-05-10T21:03:00Z">
          <w:pPr>
            <w:pStyle w:val="20"/>
          </w:pPr>
        </w:pPrChange>
      </w:pPr>
    </w:p>
    <w:p w14:paraId="16810C6F" w14:textId="571BE50A" w:rsidR="007A7695" w:rsidRPr="000553C2" w:rsidRDefault="007A7695" w:rsidP="000553C2">
      <w:pPr>
        <w:ind w:firstLineChars="50" w:firstLine="120"/>
        <w:rPr>
          <w:ins w:id="369" w:author="Microsoft Office ユーザー" w:date="2019-05-10T21:03:00Z"/>
          <w:rFonts w:hint="eastAsia"/>
          <w:i/>
          <w:rPrChange w:id="370" w:author="Microsoft Office ユーザー" w:date="2019-05-10T21:17:00Z">
            <w:rPr>
              <w:ins w:id="371" w:author="Microsoft Office ユーザー" w:date="2019-05-10T21:03:00Z"/>
              <w:rFonts w:hint="eastAsia"/>
            </w:rPr>
          </w:rPrChange>
        </w:rPr>
        <w:pPrChange w:id="372" w:author="Microsoft Office ユーザー" w:date="2019-05-10T21:08:00Z">
          <w:pPr>
            <w:pStyle w:val="20"/>
          </w:pPr>
        </w:pPrChange>
      </w:pPr>
      <w:ins w:id="373" w:author="Microsoft Office ユーザー" w:date="2019-05-10T21:05:00Z">
        <w:r w:rsidRPr="000553C2">
          <w:rPr>
            <w:rFonts w:hint="eastAsia"/>
            <w:i/>
            <w:rPrChange w:id="374" w:author="Microsoft Office ユーザー" w:date="2019-05-10T21:17:00Z">
              <w:rPr>
                <w:rFonts w:hint="eastAsia"/>
              </w:rPr>
            </w:rPrChange>
          </w:rPr>
          <w:t>難しい決断であれば、それを片付け、目の前のリスクに対処し、未知の要素を減らしたいと多くの</w:t>
        </w:r>
      </w:ins>
      <w:ins w:id="375" w:author="Microsoft Office ユーザー" w:date="2019-05-10T21:06:00Z">
        <w:r w:rsidRPr="000553C2">
          <w:rPr>
            <w:rFonts w:hint="eastAsia"/>
            <w:i/>
            <w:rPrChange w:id="376" w:author="Microsoft Office ユーザー" w:date="2019-05-10T21:17:00Z">
              <w:rPr>
                <w:rFonts w:hint="eastAsia"/>
              </w:rPr>
            </w:rPrChange>
          </w:rPr>
          <w:t>人が思う。しかしながら、不確実性と対面する場合、それが複雑性を伴うものであればなおさら、決定を下さなくてはならない瞬間まで重要な選択肢をオープンのままにしておりて、</w:t>
        </w:r>
      </w:ins>
      <w:ins w:id="377" w:author="Microsoft Office ユーザー" w:date="2019-05-10T21:07:00Z">
        <w:r w:rsidR="000553C2" w:rsidRPr="000553C2">
          <w:rPr>
            <w:rFonts w:hint="eastAsia"/>
            <w:i/>
            <w:rPrChange w:id="378" w:author="Microsoft Office ユーザー" w:date="2019-05-10T21:17:00Z">
              <w:rPr>
                <w:rFonts w:hint="eastAsia"/>
              </w:rPr>
            </w:rPrChange>
          </w:rPr>
          <w:t>いろいろなソリューションを実験して難しい問題に対処するのがいちばんである。実際、最高のソフトウェア設計戦略の多くは、取り返しのつかない</w:t>
        </w:r>
      </w:ins>
      <w:ins w:id="379" w:author="Microsoft Office ユーザー" w:date="2019-05-10T21:08:00Z">
        <w:r w:rsidR="000553C2" w:rsidRPr="000553C2">
          <w:rPr>
            <w:rFonts w:hint="eastAsia"/>
            <w:i/>
            <w:rPrChange w:id="380" w:author="Microsoft Office ユーザー" w:date="2019-05-10T21:17:00Z">
              <w:rPr>
                <w:rFonts w:hint="eastAsia"/>
              </w:rPr>
            </w:rPrChange>
          </w:rPr>
          <w:t>決定をできるかぎり遅く下せるように、選択肢をオープンにしておくことに照準を合わせている。</w:t>
        </w:r>
      </w:ins>
      <w:ins w:id="381" w:author="Microsoft Office ユーザー" w:date="2019-05-10T21:17:00Z">
        <w:r w:rsidR="000553C2" w:rsidRPr="000553C2">
          <w:rPr>
            <w:rFonts w:hint="eastAsia"/>
            <w:i/>
            <w:rPrChange w:id="382" w:author="Microsoft Office ユーザー" w:date="2019-05-10T21:17:00Z">
              <w:rPr>
                <w:rFonts w:hint="eastAsia"/>
                <w:i/>
              </w:rPr>
            </w:rPrChange>
          </w:rPr>
          <w:t>(</w:t>
        </w:r>
        <w:r w:rsidR="000553C2" w:rsidRPr="000553C2">
          <w:rPr>
            <w:i/>
            <w:rPrChange w:id="383" w:author="Microsoft Office ユーザー" w:date="2019-05-10T21:17:00Z">
              <w:rPr>
                <w:i/>
              </w:rPr>
            </w:rPrChange>
          </w:rPr>
          <w:t>Implementing Lean Software Development, Mary Poppendieck &amp; Tom Poppendieck</w:t>
        </w:r>
        <w:r w:rsidR="000553C2" w:rsidRPr="000553C2">
          <w:rPr>
            <w:rFonts w:hint="eastAsia"/>
            <w:i/>
            <w:rPrChange w:id="384" w:author="Microsoft Office ユーザー" w:date="2019-05-10T21:17:00Z">
              <w:rPr>
                <w:rFonts w:hint="eastAsia"/>
                <w:i/>
              </w:rPr>
            </w:rPrChange>
          </w:rPr>
          <w:t>)</w:t>
        </w:r>
      </w:ins>
    </w:p>
    <w:p w14:paraId="246A2102" w14:textId="77777777" w:rsidR="007A7695" w:rsidRPr="007A7695" w:rsidRDefault="007A7695" w:rsidP="007A7695">
      <w:pPr>
        <w:rPr>
          <w:ins w:id="385" w:author="Microsoft Office ユーザー" w:date="2019-05-10T21:02:00Z"/>
          <w:rFonts w:hint="eastAsia"/>
          <w:rPrChange w:id="386" w:author="Microsoft Office ユーザー" w:date="2019-05-10T21:03:00Z">
            <w:rPr>
              <w:ins w:id="387" w:author="Microsoft Office ユーザー" w:date="2019-05-10T21:02:00Z"/>
            </w:rPr>
          </w:rPrChange>
        </w:rPr>
        <w:pPrChange w:id="388" w:author="Microsoft Office ユーザー" w:date="2019-05-10T21:03:00Z">
          <w:pPr>
            <w:pStyle w:val="20"/>
          </w:pPr>
        </w:pPrChange>
      </w:pPr>
    </w:p>
    <w:p w14:paraId="4CA713B8" w14:textId="0561F456" w:rsidR="005C799D" w:rsidRDefault="005C799D" w:rsidP="005C799D">
      <w:pPr>
        <w:pStyle w:val="30"/>
        <w:rPr>
          <w:ins w:id="389" w:author="Microsoft Office ユーザー" w:date="2019-05-10T21:19:00Z"/>
        </w:rPr>
        <w:pPrChange w:id="390" w:author="Microsoft Office ユーザー" w:date="2019-05-10T21:18:00Z">
          <w:pPr>
            <w:pStyle w:val="20"/>
          </w:pPr>
        </w:pPrChange>
      </w:pPr>
      <w:bookmarkStart w:id="391" w:name="_Toc8417085"/>
      <w:ins w:id="392" w:author="Microsoft Office ユーザー" w:date="2019-05-10T21:18:00Z">
        <w:r>
          <w:rPr>
            <w:rFonts w:hint="eastAsia"/>
          </w:rPr>
          <w:t>原則</w:t>
        </w:r>
        <w:r>
          <w:t>5:</w:t>
        </w:r>
        <w:r>
          <w:rPr>
            <w:rFonts w:hint="eastAsia"/>
          </w:rPr>
          <w:t>速く提供する</w:t>
        </w:r>
      </w:ins>
      <w:ins w:id="393" w:author="Microsoft Office ユーザー" w:date="2019-05-10T21:19:00Z">
        <w:r>
          <w:t>(Deliver Fast)</w:t>
        </w:r>
        <w:bookmarkEnd w:id="391"/>
      </w:ins>
    </w:p>
    <w:p w14:paraId="5560068D" w14:textId="77777777" w:rsidR="005C799D" w:rsidRDefault="005C799D" w:rsidP="005C799D">
      <w:pPr>
        <w:rPr>
          <w:ins w:id="394" w:author="Microsoft Office ユーザー" w:date="2019-05-10T21:23:00Z"/>
        </w:rPr>
        <w:pPrChange w:id="395" w:author="Microsoft Office ユーザー" w:date="2019-05-10T21:19:00Z">
          <w:pPr>
            <w:pStyle w:val="20"/>
          </w:pPr>
        </w:pPrChange>
      </w:pPr>
    </w:p>
    <w:p w14:paraId="2A451021" w14:textId="360D9338" w:rsidR="006E1554" w:rsidRPr="006E1554" w:rsidRDefault="006E1554" w:rsidP="005C799D">
      <w:pPr>
        <w:rPr>
          <w:ins w:id="396" w:author="Microsoft Office ユーザー" w:date="2019-05-10T21:24:00Z"/>
          <w:i/>
          <w:rPrChange w:id="397" w:author="Microsoft Office ユーザー" w:date="2019-05-10T21:27:00Z">
            <w:rPr>
              <w:ins w:id="398" w:author="Microsoft Office ユーザー" w:date="2019-05-10T21:24:00Z"/>
            </w:rPr>
          </w:rPrChange>
        </w:rPr>
        <w:pPrChange w:id="399" w:author="Microsoft Office ユーザー" w:date="2019-05-10T21:19:00Z">
          <w:pPr>
            <w:pStyle w:val="20"/>
          </w:pPr>
        </w:pPrChange>
      </w:pPr>
      <w:ins w:id="400" w:author="Microsoft Office ユーザー" w:date="2019-05-10T21:24:00Z">
        <w:r w:rsidRPr="006E1554">
          <w:rPr>
            <w:rFonts w:hint="eastAsia"/>
            <w:i/>
            <w:rPrChange w:id="401" w:author="Microsoft Office ユーザー" w:date="2019-05-10T21:27:00Z">
              <w:rPr>
                <w:rFonts w:hint="eastAsia"/>
              </w:rPr>
            </w:rPrChange>
          </w:rPr>
          <w:t>品質を作り込まなければ、ハイスピードは維持できない。</w:t>
        </w:r>
      </w:ins>
    </w:p>
    <w:p w14:paraId="5CC401F2" w14:textId="77777777" w:rsidR="006E1554" w:rsidRPr="006E1554" w:rsidRDefault="006E1554" w:rsidP="006E1554">
      <w:pPr>
        <w:ind w:firstLineChars="50" w:firstLine="120"/>
        <w:rPr>
          <w:ins w:id="402" w:author="Microsoft Office ユーザー" w:date="2019-05-10T21:27:00Z"/>
          <w:rFonts w:hint="eastAsia"/>
          <w:i/>
          <w:rPrChange w:id="403" w:author="Microsoft Office ユーザー" w:date="2019-05-10T21:27:00Z">
            <w:rPr>
              <w:ins w:id="404" w:author="Microsoft Office ユーザー" w:date="2019-05-10T21:27:00Z"/>
              <w:rFonts w:hint="eastAsia"/>
              <w:i/>
            </w:rPr>
          </w:rPrChange>
        </w:rPr>
      </w:pPr>
      <w:ins w:id="405" w:author="Microsoft Office ユーザー" w:date="2019-05-10T21:25:00Z">
        <w:r w:rsidRPr="006E1554">
          <w:rPr>
            <w:rFonts w:hint="eastAsia"/>
            <w:i/>
            <w:rPrChange w:id="406" w:author="Microsoft Office ユーザー" w:date="2019-05-10T21:27:00Z">
              <w:rPr>
                <w:rFonts w:hint="eastAsia"/>
              </w:rPr>
            </w:rPrChange>
          </w:rPr>
          <w:t>高品質を達成するにま、2つ方法がある。ひとつは、スピードを落として慎重になる。という方法</w:t>
        </w:r>
      </w:ins>
      <w:ins w:id="407" w:author="Microsoft Office ユーザー" w:date="2019-05-10T21:26:00Z">
        <w:r w:rsidRPr="006E1554">
          <w:rPr>
            <w:rFonts w:hint="eastAsia"/>
            <w:i/>
            <w:rPrChange w:id="408" w:author="Microsoft Office ユーザー" w:date="2019-05-10T21:27:00Z">
              <w:rPr>
                <w:rFonts w:hint="eastAsia"/>
              </w:rPr>
            </w:rPrChange>
          </w:rPr>
          <w:t>である。もうひとつは、プロセスを継続的に改善し、製品に品質を作り込む人を育て、競合他社の何倍ものスピードで繰り返し、確実に顧客の要求に</w:t>
        </w:r>
      </w:ins>
      <w:ins w:id="409" w:author="Microsoft Office ユーザー" w:date="2019-05-10T21:27:00Z">
        <w:r w:rsidRPr="006E1554">
          <w:rPr>
            <w:rFonts w:hint="eastAsia"/>
            <w:i/>
            <w:rPrChange w:id="410" w:author="Microsoft Office ユーザー" w:date="2019-05-10T21:27:00Z">
              <w:rPr>
                <w:rFonts w:hint="eastAsia"/>
              </w:rPr>
            </w:rPrChange>
          </w:rPr>
          <w:t>反応する能力を培う、という方法だ</w:t>
        </w:r>
        <w:r w:rsidRPr="006E1554">
          <w:rPr>
            <w:rFonts w:hint="eastAsia"/>
            <w:i/>
            <w:rPrChange w:id="411" w:author="Microsoft Office ユーザー" w:date="2019-05-10T21:27:00Z">
              <w:rPr>
                <w:rFonts w:hint="eastAsia"/>
                <w:i/>
              </w:rPr>
            </w:rPrChange>
          </w:rPr>
          <w:t>(</w:t>
        </w:r>
        <w:r w:rsidRPr="006E1554">
          <w:rPr>
            <w:i/>
            <w:rPrChange w:id="412" w:author="Microsoft Office ユーザー" w:date="2019-05-10T21:27:00Z">
              <w:rPr>
                <w:i/>
              </w:rPr>
            </w:rPrChange>
          </w:rPr>
          <w:t>Implementing Lean Software Development, Mary Poppendieck &amp; Tom Poppendieck</w:t>
        </w:r>
        <w:r w:rsidRPr="006E1554">
          <w:rPr>
            <w:rFonts w:hint="eastAsia"/>
            <w:i/>
            <w:rPrChange w:id="413" w:author="Microsoft Office ユーザー" w:date="2019-05-10T21:27:00Z">
              <w:rPr>
                <w:rFonts w:hint="eastAsia"/>
                <w:i/>
              </w:rPr>
            </w:rPrChange>
          </w:rPr>
          <w:t>)</w:t>
        </w:r>
      </w:ins>
    </w:p>
    <w:p w14:paraId="41D5ACFA" w14:textId="2C914A75" w:rsidR="006E1554" w:rsidRDefault="006E1554" w:rsidP="005C799D">
      <w:pPr>
        <w:rPr>
          <w:ins w:id="414" w:author="Microsoft Office ユーザー" w:date="2019-05-10T21:27:00Z"/>
        </w:rPr>
        <w:pPrChange w:id="415" w:author="Microsoft Office ユーザー" w:date="2019-05-10T21:19:00Z">
          <w:pPr>
            <w:pStyle w:val="20"/>
          </w:pPr>
        </w:pPrChange>
      </w:pPr>
    </w:p>
    <w:p w14:paraId="5CE232CF" w14:textId="77777777" w:rsidR="006E1554" w:rsidRPr="006E1554" w:rsidRDefault="006E1554" w:rsidP="005C799D">
      <w:pPr>
        <w:rPr>
          <w:ins w:id="416" w:author="Microsoft Office ユーザー" w:date="2019-05-10T21:18:00Z"/>
          <w:rFonts w:hint="eastAsia"/>
          <w:rPrChange w:id="417" w:author="Microsoft Office ユーザー" w:date="2019-05-10T21:24:00Z">
            <w:rPr>
              <w:ins w:id="418" w:author="Microsoft Office ユーザー" w:date="2019-05-10T21:18:00Z"/>
            </w:rPr>
          </w:rPrChange>
        </w:rPr>
        <w:pPrChange w:id="419" w:author="Microsoft Office ユーザー" w:date="2019-05-10T21:19:00Z">
          <w:pPr>
            <w:pStyle w:val="20"/>
          </w:pPr>
        </w:pPrChange>
      </w:pPr>
    </w:p>
    <w:p w14:paraId="70067A5A" w14:textId="0A6854E4" w:rsidR="00047D26" w:rsidRDefault="00047D26" w:rsidP="00047D26">
      <w:pPr>
        <w:pStyle w:val="30"/>
        <w:rPr>
          <w:ins w:id="420" w:author="Microsoft Office ユーザー" w:date="2019-05-10T21:30:00Z"/>
        </w:rPr>
        <w:pPrChange w:id="421" w:author="Microsoft Office ユーザー" w:date="2019-05-10T21:28:00Z">
          <w:pPr>
            <w:pStyle w:val="20"/>
          </w:pPr>
        </w:pPrChange>
      </w:pPr>
      <w:bookmarkStart w:id="422" w:name="_Toc8417086"/>
      <w:ins w:id="423" w:author="Microsoft Office ユーザー" w:date="2019-05-10T21:28:00Z">
        <w:r>
          <w:rPr>
            <w:rFonts w:hint="eastAsia"/>
          </w:rPr>
          <w:t>原則</w:t>
        </w:r>
        <w:r>
          <w:t>6:</w:t>
        </w:r>
        <w:r>
          <w:rPr>
            <w:rFonts w:hint="eastAsia"/>
          </w:rPr>
          <w:t>人を尊重する</w:t>
        </w:r>
        <w:r>
          <w:t>(Respect People)</w:t>
        </w:r>
      </w:ins>
      <w:bookmarkEnd w:id="422"/>
    </w:p>
    <w:p w14:paraId="4EC60138" w14:textId="77777777" w:rsidR="00047D26" w:rsidRDefault="00047D26" w:rsidP="00047D26">
      <w:pPr>
        <w:rPr>
          <w:ins w:id="424" w:author="Microsoft Office ユーザー" w:date="2019-05-10T21:30:00Z"/>
        </w:rPr>
        <w:pPrChange w:id="425" w:author="Microsoft Office ユーザー" w:date="2019-05-10T21:30:00Z">
          <w:pPr>
            <w:pStyle w:val="20"/>
          </w:pPr>
        </w:pPrChange>
      </w:pPr>
    </w:p>
    <w:p w14:paraId="08B64747" w14:textId="19D58646" w:rsidR="0024232F" w:rsidRDefault="00047D26" w:rsidP="0024232F">
      <w:pPr>
        <w:pStyle w:val="afff8"/>
        <w:numPr>
          <w:ilvl w:val="0"/>
          <w:numId w:val="29"/>
        </w:numPr>
        <w:ind w:leftChars="0"/>
        <w:rPr>
          <w:ins w:id="426" w:author="Microsoft Office ユーザー" w:date="2019-05-10T21:31:00Z"/>
          <w:rFonts w:hint="eastAsia"/>
        </w:rPr>
        <w:pPrChange w:id="427" w:author="Microsoft Office ユーザー" w:date="2019-05-10T21:32:00Z">
          <w:pPr>
            <w:pStyle w:val="20"/>
          </w:pPr>
        </w:pPrChange>
      </w:pPr>
      <w:ins w:id="428" w:author="Microsoft Office ユーザー" w:date="2019-05-10T21:31:00Z">
        <w:r>
          <w:rPr>
            <w:rFonts w:hint="eastAsia"/>
          </w:rPr>
          <w:t>起業家的リーダー：</w:t>
        </w:r>
      </w:ins>
    </w:p>
    <w:p w14:paraId="53D92C3C" w14:textId="5CC702B6" w:rsidR="0024232F" w:rsidRDefault="0024232F" w:rsidP="0024232F">
      <w:pPr>
        <w:pStyle w:val="afff8"/>
        <w:numPr>
          <w:ilvl w:val="0"/>
          <w:numId w:val="29"/>
        </w:numPr>
        <w:ind w:leftChars="0"/>
        <w:rPr>
          <w:ins w:id="429" w:author="Microsoft Office ユーザー" w:date="2019-05-10T21:31:00Z"/>
          <w:rFonts w:hint="eastAsia"/>
        </w:rPr>
        <w:pPrChange w:id="430" w:author="Microsoft Office ユーザー" w:date="2019-05-10T21:32:00Z">
          <w:pPr>
            <w:pStyle w:val="20"/>
          </w:pPr>
        </w:pPrChange>
      </w:pPr>
      <w:ins w:id="431" w:author="Microsoft Office ユーザー" w:date="2019-05-10T21:31:00Z">
        <w:r>
          <w:rPr>
            <w:rFonts w:hint="eastAsia"/>
          </w:rPr>
          <w:t>エキスパートエンジニアの尊重</w:t>
        </w:r>
      </w:ins>
    </w:p>
    <w:p w14:paraId="6615D925" w14:textId="1FD35024" w:rsidR="0024232F" w:rsidRDefault="0024232F" w:rsidP="00047D26">
      <w:pPr>
        <w:pStyle w:val="afff8"/>
        <w:numPr>
          <w:ilvl w:val="0"/>
          <w:numId w:val="29"/>
        </w:numPr>
        <w:ind w:leftChars="0"/>
        <w:rPr>
          <w:ins w:id="432" w:author="Microsoft Office ユーザー" w:date="2019-05-10T21:30:00Z"/>
          <w:rFonts w:hint="eastAsia"/>
        </w:rPr>
        <w:pPrChange w:id="433" w:author="Microsoft Office ユーザー" w:date="2019-05-10T21:31:00Z">
          <w:pPr>
            <w:pStyle w:val="20"/>
          </w:pPr>
        </w:pPrChange>
      </w:pPr>
      <w:ins w:id="434" w:author="Microsoft Office ユーザー" w:date="2019-05-10T21:31:00Z">
        <w:r>
          <w:rPr>
            <w:rFonts w:hint="eastAsia"/>
          </w:rPr>
          <w:t>責任ベースのプランニングと制御</w:t>
        </w:r>
      </w:ins>
    </w:p>
    <w:p w14:paraId="60C00568" w14:textId="77777777" w:rsidR="00047D26" w:rsidRPr="00047D26" w:rsidRDefault="00047D26" w:rsidP="00047D26">
      <w:pPr>
        <w:rPr>
          <w:ins w:id="435" w:author="Microsoft Office ユーザー" w:date="2019-05-10T21:28:00Z"/>
          <w:rFonts w:hint="eastAsia"/>
          <w:rPrChange w:id="436" w:author="Microsoft Office ユーザー" w:date="2019-05-10T21:30:00Z">
            <w:rPr>
              <w:ins w:id="437" w:author="Microsoft Office ユーザー" w:date="2019-05-10T21:28:00Z"/>
              <w:rFonts w:hint="eastAsia"/>
            </w:rPr>
          </w:rPrChange>
        </w:rPr>
        <w:pPrChange w:id="438" w:author="Microsoft Office ユーザー" w:date="2019-05-10T21:30:00Z">
          <w:pPr>
            <w:pStyle w:val="20"/>
          </w:pPr>
        </w:pPrChange>
      </w:pPr>
    </w:p>
    <w:p w14:paraId="3D280EF5" w14:textId="68ED812B" w:rsidR="0024232F" w:rsidRDefault="0024232F" w:rsidP="0024232F">
      <w:pPr>
        <w:pStyle w:val="30"/>
        <w:rPr>
          <w:ins w:id="439" w:author="Microsoft Office ユーザー" w:date="2019-05-10T21:36:00Z"/>
        </w:rPr>
        <w:pPrChange w:id="440" w:author="Microsoft Office ユーザー" w:date="2019-05-10T21:34:00Z">
          <w:pPr>
            <w:pStyle w:val="20"/>
          </w:pPr>
        </w:pPrChange>
      </w:pPr>
      <w:bookmarkStart w:id="441" w:name="_Toc8417087"/>
      <w:ins w:id="442" w:author="Microsoft Office ユーザー" w:date="2019-05-10T21:34:00Z">
        <w:r>
          <w:rPr>
            <w:rFonts w:hint="eastAsia"/>
          </w:rPr>
          <w:t>原則</w:t>
        </w:r>
        <w:r>
          <w:t>7:</w:t>
        </w:r>
      </w:ins>
      <w:ins w:id="443" w:author="Microsoft Office ユーザー" w:date="2019-05-10T21:36:00Z">
        <w:r>
          <w:rPr>
            <w:rFonts w:hint="eastAsia"/>
          </w:rPr>
          <w:t>全体を最適化する</w:t>
        </w:r>
        <w:r>
          <w:t>(Optimize the Whole)</w:t>
        </w:r>
        <w:bookmarkEnd w:id="441"/>
      </w:ins>
    </w:p>
    <w:p w14:paraId="7A814814" w14:textId="77777777" w:rsidR="0024232F" w:rsidRDefault="0024232F" w:rsidP="0024232F">
      <w:pPr>
        <w:rPr>
          <w:ins w:id="444" w:author="Microsoft Office ユーザー" w:date="2019-05-10T21:36:00Z"/>
        </w:rPr>
        <w:pPrChange w:id="445" w:author="Microsoft Office ユーザー" w:date="2019-05-10T21:36:00Z">
          <w:pPr>
            <w:pStyle w:val="20"/>
          </w:pPr>
        </w:pPrChange>
      </w:pPr>
    </w:p>
    <w:p w14:paraId="4CB711F7" w14:textId="015414C8" w:rsidR="0024232F" w:rsidRPr="0024232F" w:rsidRDefault="0024232F" w:rsidP="0024232F">
      <w:pPr>
        <w:rPr>
          <w:ins w:id="446" w:author="Microsoft Office ユーザー" w:date="2019-05-10T21:36:00Z"/>
          <w:rFonts w:hint="eastAsia"/>
          <w:i/>
          <w:rPrChange w:id="447" w:author="Microsoft Office ユーザー" w:date="2019-05-10T21:43:00Z">
            <w:rPr>
              <w:ins w:id="448" w:author="Microsoft Office ユーザー" w:date="2019-05-10T21:36:00Z"/>
              <w:rFonts w:hint="eastAsia"/>
            </w:rPr>
          </w:rPrChange>
        </w:rPr>
        <w:pPrChange w:id="449" w:author="Microsoft Office ユーザー" w:date="2019-05-10T21:36:00Z">
          <w:pPr>
            <w:pStyle w:val="20"/>
          </w:pPr>
        </w:pPrChange>
      </w:pPr>
      <w:ins w:id="450" w:author="Microsoft Office ユーザー" w:date="2019-05-10T21:36:00Z">
        <w:r w:rsidRPr="0024232F">
          <w:rPr>
            <w:rFonts w:hint="eastAsia"/>
            <w:i/>
            <w:rPrChange w:id="451" w:author="Microsoft Office ユーザー" w:date="2019-05-10T21:43:00Z">
              <w:rPr>
                <w:rFonts w:hint="eastAsia"/>
              </w:rPr>
            </w:rPrChange>
          </w:rPr>
          <w:t>ソフトウェア開発は、伝統的に部分最適に</w:t>
        </w:r>
      </w:ins>
      <w:ins w:id="452" w:author="Microsoft Office ユーザー" w:date="2019-05-10T21:37:00Z">
        <w:r w:rsidRPr="0024232F">
          <w:rPr>
            <w:rFonts w:hint="eastAsia"/>
            <w:i/>
            <w:rPrChange w:id="453" w:author="Microsoft Office ユーザー" w:date="2019-05-10T21:43:00Z">
              <w:rPr>
                <w:rFonts w:hint="eastAsia"/>
              </w:rPr>
            </w:rPrChange>
          </w:rPr>
          <w:t>陥りやすい</w:t>
        </w:r>
      </w:ins>
    </w:p>
    <w:p w14:paraId="5191B9C9" w14:textId="77777777" w:rsidR="0024232F" w:rsidRPr="0024232F" w:rsidRDefault="0024232F" w:rsidP="0024232F">
      <w:pPr>
        <w:ind w:firstLineChars="50" w:firstLine="120"/>
        <w:rPr>
          <w:ins w:id="454" w:author="Microsoft Office ユーザー" w:date="2019-05-10T21:40:00Z"/>
          <w:rFonts w:hint="eastAsia"/>
          <w:i/>
          <w:rPrChange w:id="455" w:author="Microsoft Office ユーザー" w:date="2019-05-10T21:43:00Z">
            <w:rPr>
              <w:ins w:id="456" w:author="Microsoft Office ユーザー" w:date="2019-05-10T21:40:00Z"/>
              <w:rFonts w:hint="eastAsia"/>
              <w:i/>
            </w:rPr>
          </w:rPrChange>
        </w:rPr>
      </w:pPr>
      <w:ins w:id="457" w:author="Microsoft Office ユーザー" w:date="2019-05-10T21:39:00Z">
        <w:r w:rsidRPr="0024232F">
          <w:rPr>
            <w:rFonts w:hint="eastAsia"/>
            <w:i/>
            <w:rPrChange w:id="458" w:author="Microsoft Office ユーザー" w:date="2019-05-10T21:43:00Z">
              <w:rPr>
                <w:rFonts w:hint="eastAsia"/>
              </w:rPr>
            </w:rPrChange>
          </w:rPr>
          <w:t>組織の境界をまたげば、コストがかかる。ピーター・ドラッガーは、バリューストリームの始めから終わりまでの全体を、ひとつの</w:t>
        </w:r>
      </w:ins>
      <w:ins w:id="459" w:author="Microsoft Office ユーザー" w:date="2019-05-10T21:40:00Z">
        <w:r w:rsidRPr="0024232F">
          <w:rPr>
            <w:rFonts w:hint="eastAsia"/>
            <w:i/>
            <w:rPrChange w:id="460" w:author="Microsoft Office ユーザー" w:date="2019-05-10T21:43:00Z">
              <w:rPr>
                <w:rFonts w:hint="eastAsia"/>
              </w:rPr>
            </w:rPrChange>
          </w:rPr>
          <w:t>マネジメントシステムで対応している企業では、競合他社に比べ、</w:t>
        </w:r>
        <w:r w:rsidRPr="0024232F">
          <w:rPr>
            <w:i/>
            <w:rPrChange w:id="461" w:author="Microsoft Office ユーザー" w:date="2019-05-10T21:43:00Z">
              <w:rPr/>
            </w:rPrChange>
          </w:rPr>
          <w:t>25</w:t>
        </w:r>
        <w:r w:rsidRPr="0024232F">
          <w:rPr>
            <w:rFonts w:hint="eastAsia"/>
            <w:i/>
            <w:rPrChange w:id="462" w:author="Microsoft Office ユーザー" w:date="2019-05-10T21:43:00Z">
              <w:rPr>
                <w:rFonts w:hint="eastAsia"/>
              </w:rPr>
            </w:rPrChange>
          </w:rPr>
          <w:t>〜</w:t>
        </w:r>
        <w:r w:rsidRPr="0024232F">
          <w:rPr>
            <w:i/>
            <w:rPrChange w:id="463" w:author="Microsoft Office ユーザー" w:date="2019-05-10T21:43:00Z">
              <w:rPr/>
            </w:rPrChange>
          </w:rPr>
          <w:t>30%</w:t>
        </w:r>
        <w:r w:rsidRPr="0024232F">
          <w:rPr>
            <w:rFonts w:hint="eastAsia"/>
            <w:i/>
            <w:rPrChange w:id="464" w:author="Microsoft Office ユーザー" w:date="2019-05-10T21:43:00Z">
              <w:rPr>
                <w:rFonts w:hint="eastAsia"/>
              </w:rPr>
            </w:rPrChange>
          </w:rPr>
          <w:t>のコスト削減ができていると述べている。</w:t>
        </w:r>
        <w:r w:rsidRPr="0024232F">
          <w:rPr>
            <w:rFonts w:hint="eastAsia"/>
            <w:i/>
            <w:rPrChange w:id="465" w:author="Microsoft Office ユーザー" w:date="2019-05-10T21:43:00Z">
              <w:rPr>
                <w:rFonts w:hint="eastAsia"/>
                <w:i/>
              </w:rPr>
            </w:rPrChange>
          </w:rPr>
          <w:t>(</w:t>
        </w:r>
        <w:r w:rsidRPr="0024232F">
          <w:rPr>
            <w:i/>
            <w:rPrChange w:id="466" w:author="Microsoft Office ユーザー" w:date="2019-05-10T21:43:00Z">
              <w:rPr>
                <w:i/>
              </w:rPr>
            </w:rPrChange>
          </w:rPr>
          <w:t>Implementing Lean Software Development, Mary Poppendieck &amp; Tom Poppendieck</w:t>
        </w:r>
        <w:r w:rsidRPr="0024232F">
          <w:rPr>
            <w:rFonts w:hint="eastAsia"/>
            <w:i/>
            <w:rPrChange w:id="467" w:author="Microsoft Office ユーザー" w:date="2019-05-10T21:43:00Z">
              <w:rPr>
                <w:rFonts w:hint="eastAsia"/>
                <w:i/>
              </w:rPr>
            </w:rPrChange>
          </w:rPr>
          <w:t>)</w:t>
        </w:r>
      </w:ins>
    </w:p>
    <w:p w14:paraId="2638FD62" w14:textId="13355B3D" w:rsidR="0024232F" w:rsidRDefault="0024232F" w:rsidP="0024232F">
      <w:pPr>
        <w:rPr>
          <w:ins w:id="468" w:author="Microsoft Office ユーザー" w:date="2019-05-10T21:40:00Z"/>
        </w:rPr>
        <w:pPrChange w:id="469" w:author="Microsoft Office ユーザー" w:date="2019-05-10T21:36:00Z">
          <w:pPr>
            <w:pStyle w:val="20"/>
          </w:pPr>
        </w:pPrChange>
      </w:pPr>
    </w:p>
    <w:p w14:paraId="00F9FB3F" w14:textId="77777777" w:rsidR="0024232F" w:rsidRPr="0024232F" w:rsidRDefault="0024232F" w:rsidP="0024232F">
      <w:pPr>
        <w:rPr>
          <w:ins w:id="470" w:author="Microsoft Office ユーザー" w:date="2019-05-10T21:34:00Z"/>
          <w:rFonts w:hint="eastAsia"/>
          <w:rPrChange w:id="471" w:author="Microsoft Office ユーザー" w:date="2019-05-10T21:40:00Z">
            <w:rPr>
              <w:ins w:id="472" w:author="Microsoft Office ユーザー" w:date="2019-05-10T21:34:00Z"/>
              <w:rFonts w:hint="eastAsia"/>
            </w:rPr>
          </w:rPrChange>
        </w:rPr>
        <w:pPrChange w:id="473" w:author="Microsoft Office ユーザー" w:date="2019-05-10T21:36:00Z">
          <w:pPr>
            <w:pStyle w:val="20"/>
          </w:pPr>
        </w:pPrChange>
      </w:pPr>
    </w:p>
    <w:p w14:paraId="29D9CA08" w14:textId="4E94A747" w:rsidR="00DD38DB" w:rsidRDefault="004666D3" w:rsidP="00DD38DB">
      <w:pPr>
        <w:pStyle w:val="20"/>
        <w:rPr>
          <w:ins w:id="474" w:author="Microsoft Office ユーザー" w:date="2019-05-10T21:02:00Z"/>
        </w:rPr>
      </w:pPr>
      <w:bookmarkStart w:id="475" w:name="_Toc8417088"/>
      <w:r>
        <w:rPr>
          <w:rFonts w:hint="eastAsia"/>
        </w:rPr>
        <w:t>○</w:t>
      </w:r>
      <w:bookmarkEnd w:id="475"/>
    </w:p>
    <w:p w14:paraId="39A87ED7" w14:textId="77777777" w:rsidR="007A7695" w:rsidRPr="007A7695" w:rsidRDefault="007A7695" w:rsidP="007A7695">
      <w:pPr>
        <w:rPr>
          <w:rFonts w:hint="eastAsia"/>
          <w:rPrChange w:id="476" w:author="Microsoft Office ユーザー" w:date="2019-05-10T21:02:00Z">
            <w:rPr/>
          </w:rPrChange>
        </w:rPr>
        <w:pPrChange w:id="477" w:author="Microsoft Office ユーザー" w:date="2019-05-10T21:02:00Z">
          <w:pPr>
            <w:pStyle w:val="20"/>
          </w:pPr>
        </w:pPrChange>
      </w:pPr>
    </w:p>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478" w:name="_Toc8417089"/>
      <w:r>
        <w:rPr>
          <w:rFonts w:hint="eastAsia"/>
        </w:rPr>
        <w:t>ひろじれんシステム</w:t>
      </w:r>
      <w:bookmarkEnd w:id="478"/>
    </w:p>
    <w:p w14:paraId="5CF56CDA" w14:textId="77777777" w:rsidR="005919D9" w:rsidRPr="005919D9" w:rsidRDefault="005919D9" w:rsidP="005919D9"/>
    <w:p w14:paraId="08CDE526" w14:textId="77777777" w:rsidR="00060983" w:rsidRDefault="00060983" w:rsidP="001D50E3">
      <w:pPr>
        <w:pStyle w:val="20"/>
      </w:pPr>
      <w:bookmarkStart w:id="479" w:name="_Toc8417090"/>
      <w:r>
        <w:rPr>
          <w:rFonts w:hint="eastAsia"/>
        </w:rPr>
        <w:t>システムとは、</w:t>
      </w:r>
      <w:bookmarkEnd w:id="479"/>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480" w:name="_Toc8417091"/>
      <w:r>
        <w:rPr>
          <w:rFonts w:hint="eastAsia"/>
        </w:rPr>
        <w:t>システムの</w:t>
      </w:r>
      <w:r w:rsidR="003A6562">
        <w:rPr>
          <w:rFonts w:hint="eastAsia"/>
        </w:rPr>
        <w:t>ライフサイクル</w:t>
      </w:r>
      <w:bookmarkEnd w:id="480"/>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1241FE" w:rsidRDefault="001241FE"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1241FE" w:rsidRDefault="001241FE"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1241FE" w:rsidRDefault="001241FE"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1241FE" w:rsidRPr="00CD3BA0" w:rsidRDefault="001241FE"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1241FE" w:rsidRPr="00CD3BA0" w:rsidRDefault="001241FE"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1241FE" w:rsidRPr="00CD3BA0" w:rsidRDefault="001241FE"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1241FE" w:rsidRDefault="001241FE"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1241FE" w:rsidRPr="00CD3BA0" w:rsidRDefault="001241FE"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1241FE" w:rsidRPr="00CD3BA0" w:rsidRDefault="001241FE"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1241FE" w:rsidRDefault="001241FE"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1241FE" w:rsidRDefault="001241FE"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1241FE" w:rsidRDefault="001241FE"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1241FE" w:rsidRPr="00CD3BA0" w:rsidRDefault="001241FE"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1241FE" w:rsidRPr="00CD3BA0" w:rsidRDefault="001241FE"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1241FE" w:rsidRPr="00CD3BA0" w:rsidRDefault="001241FE"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1241FE" w:rsidRDefault="001241FE"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1241FE" w:rsidRPr="00CD3BA0" w:rsidRDefault="001241FE"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1241FE" w:rsidRPr="00CD3BA0" w:rsidRDefault="001241FE"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81" w:name="_Toc8417092"/>
      <w:r>
        <w:rPr>
          <w:rFonts w:hint="eastAsia"/>
        </w:rPr>
        <w:t>システムのコンセプト</w:t>
      </w:r>
      <w:bookmarkEnd w:id="481"/>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82" w:name="_Toc8417093"/>
      <w:r>
        <w:rPr>
          <w:rFonts w:hint="eastAsia"/>
        </w:rPr>
        <w:t>Systems Engineering</w:t>
      </w:r>
      <w:r>
        <w:rPr>
          <w:rFonts w:hint="eastAsia"/>
        </w:rPr>
        <w:t>のテクニカル・</w:t>
      </w:r>
      <w:r w:rsidR="008D7E8E">
        <w:rPr>
          <w:rFonts w:hint="eastAsia"/>
        </w:rPr>
        <w:t>プロセス</w:t>
      </w:r>
      <w:bookmarkEnd w:id="482"/>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83" w:name="_Toc8417094"/>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1241FE" w:rsidRPr="003E40DA" w:rsidRDefault="001241FE"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1241FE" w:rsidRPr="003E40DA" w:rsidRDefault="001241FE"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483"/>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0C14A5" w:rsidP="00F50BC3">
      <w:r>
        <w:rPr>
          <w:noProof/>
        </w:rPr>
        <w:object w:dxaOrig="0" w:dyaOrig="0" w14:anchorId="0178A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9029864"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84" w:name="_Toc8417095"/>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1241FE" w:rsidRPr="00455B70" w:rsidRDefault="001241FE"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F3fkPzhAAAADwEAAA8AAABkcnMvZG93bnJldi54&#13;&#10;bWxMT8tuwjAQvFfqP1hbqZcKbEKgNMRBiKpHDqT9ABMvcYQfUWxC+vfdntrLSrszO49yNznLRhxi&#13;&#10;F7yExVwAQ98E3flWwtfnx2wDLCbltbLBo4RvjLCrHh9KVehw9ycc69QyEvGxUBJMSn3BeWwMOhXn&#13;&#10;oUdP2CUMTiVah5brQd1J3FmeCbHmTnWeHIzq8WCwudY3J+FwsVc7mpfVmu9f66M94iIzKOXz0/S+&#13;&#10;pbHfAks4pb8P+O1A+aGiYOdw8zoyK2G1zJdElTDL8wwYMTa5oMtZQvYmgFcl/9+j+gE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d35D84QAAAA8BAAAPAAAAAAAAAAAAAAAAAGYFAABk&#13;&#10;cnMvZG93bnJldi54bWxQSwUGAAAAAAQABADzAAAAdAYAAAAA&#13;&#10;" adj="-10147,69258" fillcolor="white [3212]" strokecolor="#4472c4 [3208]" strokeweight="1pt">
                <v:textbox>
                  <w:txbxContent>
                    <w:p w14:paraId="62EDE262" w14:textId="389AF950" w:rsidR="001241FE" w:rsidRPr="00455B70" w:rsidRDefault="001241FE"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84"/>
    </w:p>
    <w:p w14:paraId="7ED73989" w14:textId="3262A6FC" w:rsidR="009C1681" w:rsidRPr="009C1681" w:rsidRDefault="009C1681" w:rsidP="009C1681"/>
    <w:p w14:paraId="368BAA73" w14:textId="0DACD463" w:rsidR="00A633BE" w:rsidRDefault="006C6772" w:rsidP="00F3525C">
      <w:pPr>
        <w:pStyle w:val="30"/>
      </w:pPr>
      <w:bookmarkStart w:id="485" w:name="_Toc8417096"/>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1241FE" w:rsidRPr="00455B70" w:rsidRDefault="001241FE"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" adj="-15069,47481" fillcolor="white [3212]" strokecolor="#4472c4 [3208]" strokeweight="1pt">
                <v:textbox>
                  <w:txbxContent>
                    <w:p w14:paraId="230D86CF" w14:textId="59F71114" w:rsidR="001241FE" w:rsidRPr="00455B70" w:rsidRDefault="001241FE"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85"/>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1241FE" w:rsidRPr="00455B70" w:rsidRDefault="001241FE"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" adj="-10640,17838" fillcolor="white [3212]" strokecolor="#4472c4 [3208]" strokeweight="1pt">
                <v:textbox>
                  <w:txbxContent>
                    <w:p w14:paraId="64C7C441" w14:textId="0EBC446A" w:rsidR="001241FE" w:rsidRPr="00455B70" w:rsidRDefault="001241FE"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1241FE" w:rsidRPr="004666D3" w:rsidRDefault="001241FE" w:rsidP="00CE13C0">
                            <w:pPr>
                              <w:rPr>
                                <w:color w:val="000000" w:themeColor="text1"/>
                              </w:rPr>
                            </w:pPr>
                            <w:r w:rsidRPr="004666D3">
                              <w:rPr>
                                <w:rFonts w:hint="eastAsia"/>
                                <w:color w:val="000000" w:themeColor="text1"/>
                              </w:rPr>
                              <w:t>ハードルの高い目標となっている。</w:t>
                            </w:r>
                          </w:p>
                          <w:p w14:paraId="3DF7592D" w14:textId="56DECC10" w:rsidR="001241FE" w:rsidRPr="004666D3" w:rsidRDefault="001241FE">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1241FE" w:rsidRPr="004666D3" w:rsidRDefault="001241FE">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" adj="3718,-1525" fillcolor="white [3212]" strokecolor="#1f4d78 [1604]" strokeweight="1pt">
                <v:stroke joinstyle="miter"/>
                <v:textbox>
                  <w:txbxContent>
                    <w:p w14:paraId="2FA2BA14" w14:textId="2C89CFD8" w:rsidR="001241FE" w:rsidRPr="004666D3" w:rsidRDefault="001241FE" w:rsidP="00CE13C0">
                      <w:pPr>
                        <w:rPr>
                          <w:color w:val="000000" w:themeColor="text1"/>
                        </w:rPr>
                      </w:pPr>
                      <w:r w:rsidRPr="004666D3">
                        <w:rPr>
                          <w:rFonts w:hint="eastAsia"/>
                          <w:color w:val="000000" w:themeColor="text1"/>
                        </w:rPr>
                        <w:t>ハードルの高い目標となっている。</w:t>
                      </w:r>
                    </w:p>
                    <w:p w14:paraId="3DF7592D" w14:textId="56DECC10" w:rsidR="001241FE" w:rsidRPr="004666D3" w:rsidRDefault="001241FE">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1241FE" w:rsidRPr="004666D3" w:rsidRDefault="001241FE">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86" w:name="_Toc8417097"/>
      <w:r>
        <w:t>システム</w:t>
      </w:r>
      <w:r>
        <w:rPr>
          <w:rFonts w:hint="eastAsia"/>
        </w:rPr>
        <w:t>のライフサイクル</w:t>
      </w:r>
      <w:bookmarkEnd w:id="486"/>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1241FE" w:rsidRPr="00D50E9D" w:rsidRDefault="001241FE"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" fillcolor="white [3212]" strokecolor="black [3213]" strokeweight="1.5pt">
                      <v:textbox>
                        <w:txbxContent>
                          <w:p w14:paraId="307857A6" w14:textId="051C3C0F" w:rsidR="001241FE" w:rsidRPr="00D50E9D" w:rsidRDefault="001241FE"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1241FE" w:rsidRPr="00D50E9D" w:rsidRDefault="001241FE"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Zn1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PztmfX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1241FE" w:rsidRPr="00D50E9D" w:rsidRDefault="001241FE"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1241FE" w:rsidRPr="00D50E9D" w:rsidRDefault="001241FE"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2Pa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w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N/TY9r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1241FE" w:rsidRPr="00D50E9D" w:rsidRDefault="001241FE"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1241FE" w:rsidRPr="00D50E9D" w:rsidRDefault="001241FE"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VVC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h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CA7VVC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1241FE" w:rsidRPr="00D50E9D" w:rsidRDefault="001241FE"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1241FE" w:rsidRPr="00D50E9D" w:rsidRDefault="001241FE"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FBRukb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1241FE" w:rsidRPr="00D50E9D" w:rsidRDefault="001241FE"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1241FE" w:rsidRPr="00D50E9D" w:rsidRDefault="001241FE"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w+HyA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E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" fillcolor="white [3212]" strokecolor="black [3213]" strokeweight="1.5pt">
                      <v:textbox>
                        <w:txbxContent>
                          <w:p w14:paraId="74305393" w14:textId="35048DFD" w:rsidR="001241FE" w:rsidRPr="00D50E9D" w:rsidRDefault="001241FE"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1241FE" w:rsidRPr="00D50E9D" w:rsidRDefault="001241FE"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1241FE" w:rsidRDefault="001241FE" w:rsidP="00DB214C">
                                    <w:pPr>
                                      <w:jc w:val="center"/>
                                      <w:rPr>
                                        <w:color w:val="000000" w:themeColor="text1"/>
                                      </w:rPr>
                                    </w:pPr>
                                    <w:r>
                                      <w:rPr>
                                        <w:rFonts w:hint="eastAsia"/>
                                        <w:color w:val="000000" w:themeColor="text1"/>
                                      </w:rPr>
                                      <w:t>ロボット特性</w:t>
                                    </w:r>
                                  </w:p>
                                  <w:p w14:paraId="14258518" w14:textId="3A6BE414" w:rsidR="001241FE" w:rsidRPr="00D50E9D" w:rsidRDefault="001241FE"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k9aA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">
                      <v:rect id="正方形/長方形 299" o:spid="_x0000_s1050"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1241FE" w:rsidRPr="00D50E9D" w:rsidRDefault="001241FE"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1241FE" w:rsidRDefault="001241FE" w:rsidP="00DB214C">
                              <w:pPr>
                                <w:jc w:val="center"/>
                                <w:rPr>
                                  <w:color w:val="000000" w:themeColor="text1"/>
                                </w:rPr>
                              </w:pPr>
                              <w:r>
                                <w:rPr>
                                  <w:rFonts w:hint="eastAsia"/>
                                  <w:color w:val="000000" w:themeColor="text1"/>
                                </w:rPr>
                                <w:t>ロボット特性</w:t>
                              </w:r>
                            </w:p>
                            <w:p w14:paraId="14258518" w14:textId="3A6BE414" w:rsidR="001241FE" w:rsidRPr="00D50E9D" w:rsidRDefault="001241FE"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1241FE" w:rsidRPr="00D50E9D" w:rsidRDefault="001241FE"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99yYis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1241FE" w:rsidRPr="00D50E9D" w:rsidRDefault="001241FE"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87" w:name="_Toc8417098"/>
      <w:r>
        <w:rPr>
          <w:rFonts w:hint="eastAsia"/>
        </w:rPr>
        <w:t>ステークホルダー</w:t>
      </w:r>
      <w:bookmarkEnd w:id="487"/>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88" w:name="_Toc8417099"/>
      <w:r>
        <w:rPr>
          <w:rFonts w:hint="eastAsia"/>
        </w:rPr>
        <w:t>システム構成</w:t>
      </w:r>
      <w:bookmarkEnd w:id="488"/>
    </w:p>
    <w:p w14:paraId="2C90FABD" w14:textId="77777777" w:rsidR="00562CDC" w:rsidRPr="00562CDC" w:rsidRDefault="00562CDC" w:rsidP="00562CDC"/>
    <w:p w14:paraId="13192539" w14:textId="597FF87E" w:rsidR="00A3311C" w:rsidRDefault="00562CDC" w:rsidP="00F3525C">
      <w:pPr>
        <w:pStyle w:val="30"/>
      </w:pPr>
      <w:bookmarkStart w:id="489" w:name="_Toc8417100"/>
      <w:r>
        <w:rPr>
          <w:rFonts w:hint="eastAsia"/>
        </w:rPr>
        <w:t>コンセプト</w:t>
      </w:r>
      <w:bookmarkEnd w:id="489"/>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90" w:name="_Toc8417101"/>
      <w:r>
        <w:rPr>
          <w:rFonts w:hint="eastAsia"/>
        </w:rPr>
        <w:lastRenderedPageBreak/>
        <w:t>システム設計</w:t>
      </w:r>
      <w:bookmarkEnd w:id="490"/>
    </w:p>
    <w:p w14:paraId="31932916" w14:textId="77777777" w:rsidR="00F81867" w:rsidRPr="00F81867" w:rsidRDefault="00F81867" w:rsidP="00F81867"/>
    <w:p w14:paraId="0BEE2195" w14:textId="69B59B7A" w:rsidR="00F81867" w:rsidRPr="00F81867" w:rsidRDefault="00396FFB" w:rsidP="00F81867">
      <w:pPr>
        <w:pStyle w:val="20"/>
      </w:pPr>
      <w:bookmarkStart w:id="491" w:name="_Toc8417102"/>
      <w:r>
        <w:rPr>
          <w:rFonts w:hint="eastAsia"/>
        </w:rPr>
        <w:t>システム設計とは</w:t>
      </w:r>
      <w:bookmarkEnd w:id="491"/>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492" w:name="_Toc8417103"/>
      <w:r>
        <w:rPr>
          <w:rFonts w:hint="eastAsia"/>
        </w:rPr>
        <w:t>要求分析</w:t>
      </w:r>
      <w:bookmarkEnd w:id="492"/>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493" w:name="_Toc8417104"/>
      <w:r>
        <w:rPr>
          <w:rFonts w:hint="eastAsia"/>
        </w:rPr>
        <w:t>要求とは</w:t>
      </w:r>
      <w:bookmarkEnd w:id="493"/>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1241FE" w:rsidRPr="002E4B55" w:rsidRDefault="001241FE"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" fillcolor="#deeaf6 [660]" strokecolor="black [3213]" strokeweight="1.5pt">
                      <v:stroke joinstyle="miter"/>
                      <v:textbox>
                        <w:txbxContent>
                          <w:p w14:paraId="1B5E7630" w14:textId="421CF89B" w:rsidR="001241FE" w:rsidRPr="002E4B55" w:rsidRDefault="001241FE"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1241FE" w:rsidRPr="002E4B55" w:rsidRDefault="001241FE"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1241FE" w:rsidRPr="002E4B55" w:rsidRDefault="001241FE"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1241FE" w:rsidRPr="002E4B55" w:rsidRDefault="001241FE"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">
                      <v:roundrect id="角丸四角形 237" o:spid="_x0000_s1055"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1241FE" w:rsidRPr="002E4B55" w:rsidRDefault="001241FE"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1241FE" w:rsidRPr="002E4B55" w:rsidRDefault="001241FE"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1241FE" w:rsidRPr="002E4B55" w:rsidRDefault="001241FE"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1241FE" w:rsidRPr="002E4B55" w:rsidRDefault="001241FE"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1241FE" w:rsidRPr="002E4B55" w:rsidRDefault="001241FE"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">
                      <v:roundrect id="角丸四角形 250" o:spid="_x0000_s1061"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1241FE" w:rsidRPr="002E4B55" w:rsidRDefault="001241FE"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1241FE" w:rsidRPr="002E4B55" w:rsidRDefault="001241FE"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1241FE" w:rsidRPr="002E4B55" w:rsidRDefault="001241FE"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DVj2Q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" fillcolor="#deeaf6 [660]" strokecolor="black [3213]" strokeweight="1.5pt">
                      <v:stroke joinstyle="miter"/>
                      <v:textbox>
                        <w:txbxContent>
                          <w:p w14:paraId="0FB76841" w14:textId="77777777" w:rsidR="001241FE" w:rsidRPr="002E4B55" w:rsidRDefault="001241FE"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1241FE" w:rsidRPr="002E4B55" w:rsidRDefault="001241FE"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1241FE" w:rsidRPr="002E4B55" w:rsidRDefault="001241FE"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1241FE" w:rsidRPr="002E4B55" w:rsidRDefault="001241FE"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">
                      <v:roundrect id="角丸四角形 281" o:spid="_x0000_s1067"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1241FE" w:rsidRPr="002E4B55" w:rsidRDefault="001241FE"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1241FE" w:rsidRPr="002E4B55" w:rsidRDefault="001241FE"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1241FE" w:rsidRPr="002E4B55" w:rsidRDefault="001241FE"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1241FE" w:rsidRPr="002E4B55" w:rsidRDefault="001241FE"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1241FE" w:rsidRPr="002E4B55" w:rsidRDefault="001241FE"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">
                      <v:roundrect id="角丸四角形 287" o:spid="_x0000_s1073"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1241FE" w:rsidRPr="002E4B55" w:rsidRDefault="001241FE"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1241FE" w:rsidRPr="002E4B55" w:rsidRDefault="001241FE"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1241FE" w:rsidRPr="002E4B55" w:rsidRDefault="001241FE"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BJ7Nq/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1241FE" w:rsidRPr="002E4B55" w:rsidRDefault="001241FE"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494" w:name="_Toc841710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494"/>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495" w:name="_Toc8417106"/>
      <w:r>
        <w:rPr>
          <w:rFonts w:hint="eastAsia"/>
        </w:rPr>
        <w:lastRenderedPageBreak/>
        <w:t>コンテクスト分析</w:t>
      </w:r>
      <w:bookmarkEnd w:id="495"/>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1241FE" w:rsidRPr="00562197" w:rsidRDefault="001241FE"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" fillcolor="#deeaf6 [660]" strokecolor="black [3213]" strokeweight="1pt">
                      <v:textbox>
                        <w:txbxContent>
                          <w:p w14:paraId="506EA6F2" w14:textId="7EA7A854" w:rsidR="001241FE" w:rsidRPr="00562197" w:rsidRDefault="001241FE"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496" w:name="_Toc8417107"/>
      <w:r>
        <w:rPr>
          <w:rFonts w:hint="eastAsia"/>
        </w:rPr>
        <w:t>ユースケース分析</w:t>
      </w:r>
      <w:bookmarkEnd w:id="496"/>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497" w:name="_Toc8417108"/>
      <w:r>
        <w:rPr>
          <w:rFonts w:hint="eastAsia"/>
        </w:rPr>
        <w:lastRenderedPageBreak/>
        <w:t>あなごシステムの要求分析</w:t>
      </w:r>
      <w:bookmarkEnd w:id="497"/>
    </w:p>
    <w:p w14:paraId="5837D490" w14:textId="0C3C2043" w:rsidR="00EE6915" w:rsidRDefault="0098310D" w:rsidP="00DC5C12">
      <w:pPr>
        <w:pStyle w:val="30"/>
      </w:pPr>
      <w:bookmarkStart w:id="498" w:name="_Toc8417109"/>
      <w:r>
        <w:rPr>
          <w:rFonts w:hint="eastAsia"/>
        </w:rPr>
        <w:t>ステークホルダー要求</w:t>
      </w:r>
      <w:bookmarkEnd w:id="498"/>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499" w:name="_Toc841711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499"/>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00" w:name="_Ref512855032"/>
      <w:bookmarkStart w:id="501" w:name="_Toc8417111"/>
      <w:r>
        <w:rPr>
          <w:rFonts w:hint="eastAsia"/>
        </w:rPr>
        <w:t>システムの要求</w:t>
      </w:r>
      <w:bookmarkEnd w:id="500"/>
      <w:bookmarkEnd w:id="501"/>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3C5FE" w14:textId="77777777" w:rsidR="000C14A5" w:rsidRDefault="000C14A5">
      <w:r>
        <w:separator/>
      </w:r>
    </w:p>
  </w:endnote>
  <w:endnote w:type="continuationSeparator" w:id="0">
    <w:p w14:paraId="4DC85EC9" w14:textId="77777777" w:rsidR="000C14A5" w:rsidRDefault="000C1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1241FE" w:rsidRPr="004423A9" w:rsidRDefault="001241FE"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2C6E1" w14:textId="77777777" w:rsidR="000C14A5" w:rsidRDefault="000C14A5">
      <w:r>
        <w:separator/>
      </w:r>
    </w:p>
  </w:footnote>
  <w:footnote w:type="continuationSeparator" w:id="0">
    <w:p w14:paraId="2335034A" w14:textId="77777777" w:rsidR="000C14A5" w:rsidRDefault="000C14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1241FE" w:rsidRDefault="001241FE"/>
  <w:p w14:paraId="4490C848" w14:textId="77777777" w:rsidR="001241FE" w:rsidRDefault="001241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1241FE" w:rsidRDefault="001241FE"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1"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2"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5"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20"/>
  </w:num>
  <w:num w:numId="3">
    <w:abstractNumId w:val="24"/>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1"/>
  </w:num>
  <w:num w:numId="17">
    <w:abstractNumId w:val="15"/>
  </w:num>
  <w:num w:numId="18">
    <w:abstractNumId w:val="23"/>
  </w:num>
  <w:num w:numId="19">
    <w:abstractNumId w:val="18"/>
  </w:num>
  <w:num w:numId="20">
    <w:abstractNumId w:val="22"/>
  </w:num>
  <w:num w:numId="21">
    <w:abstractNumId w:val="13"/>
  </w:num>
  <w:num w:numId="22">
    <w:abstractNumId w:val="16"/>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5"/>
  </w:num>
  <w:num w:numId="28">
    <w:abstractNumId w:val="11"/>
  </w:num>
  <w:num w:numId="29">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ユーザー">
    <w15:presenceInfo w15:providerId="None" w15:userId="Microsoft Office ユーザ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192C"/>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microsoft.com/office/2011/relationships/people" Target="peop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4.xml><?xml version="1.0" encoding="utf-8"?>
<ds:datastoreItem xmlns:ds="http://schemas.openxmlformats.org/officeDocument/2006/customXml" ds:itemID="{DF62FF3E-68D9-1548-A236-62EED596A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2141</Words>
  <Characters>12205</Characters>
  <Application>Microsoft Office Word</Application>
  <DocSecurity>0</DocSecurity>
  <Lines>101</Lines>
  <Paragraphs>28</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14318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56</cp:revision>
  <cp:lastPrinted>2018-09-26T01:30:00Z</cp:lastPrinted>
  <dcterms:created xsi:type="dcterms:W3CDTF">2019-04-06T01:15:00Z</dcterms:created>
  <dcterms:modified xsi:type="dcterms:W3CDTF">2019-05-10T12:45:00Z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