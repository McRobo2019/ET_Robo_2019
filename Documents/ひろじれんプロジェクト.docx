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021B69AF"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ins w:id="0" w:author="Microsoft Office ユーザー" w:date="2019-04-26T21:57:00Z">
        <w:r w:rsidR="00A70909">
          <w:rPr>
            <w:color w:val="000000" w:themeColor="text1"/>
            <w:sz w:val="32"/>
          </w:rPr>
          <w:t>5</w:t>
        </w:r>
      </w:ins>
      <w:del w:id="1" w:author="Microsoft Office ユーザー" w:date="2019-04-26T21:57:00Z">
        <w:r w:rsidR="00F057CA" w:rsidDel="00A70909">
          <w:rPr>
            <w:color w:val="000000" w:themeColor="text1"/>
            <w:sz w:val="32"/>
          </w:rPr>
          <w:delText>4</w:delText>
        </w:r>
      </w:del>
    </w:p>
    <w:p w14:paraId="4797341D" w14:textId="70B20AB4" w:rsidR="00CC4F1E" w:rsidRPr="00F86B28" w:rsidRDefault="00B95C0F">
      <w:pPr>
        <w:pStyle w:val="af4"/>
        <w:jc w:val="center"/>
        <w:rPr>
          <w:color w:val="000000" w:themeColor="text1"/>
          <w:sz w:val="32"/>
        </w:rPr>
      </w:pPr>
      <w:r>
        <w:rPr>
          <w:color w:val="000000" w:themeColor="text1"/>
          <w:sz w:val="32"/>
        </w:rPr>
        <w:t>0</w:t>
      </w:r>
      <w:r w:rsidR="006B63A4">
        <w:rPr>
          <w:color w:val="000000" w:themeColor="text1"/>
          <w:sz w:val="32"/>
        </w:rPr>
        <w:t>4</w:t>
      </w:r>
      <w:r w:rsidR="009F77FF" w:rsidRPr="00F86B28">
        <w:rPr>
          <w:color w:val="000000" w:themeColor="text1"/>
          <w:sz w:val="32"/>
        </w:rPr>
        <w:t>/</w:t>
      </w:r>
      <w:r w:rsidR="00F057CA">
        <w:rPr>
          <w:color w:val="000000" w:themeColor="text1"/>
          <w:sz w:val="32"/>
        </w:rPr>
        <w:t>2</w:t>
      </w:r>
      <w:ins w:id="2" w:author="Microsoft Office ユーザー" w:date="2019-04-26T21:57:00Z">
        <w:r w:rsidR="00A70909">
          <w:rPr>
            <w:color w:val="000000" w:themeColor="text1"/>
            <w:sz w:val="32"/>
          </w:rPr>
          <w:t>6</w:t>
        </w:r>
      </w:ins>
      <w:del w:id="3" w:author="Microsoft Office ユーザー" w:date="2019-04-26T21:57:00Z">
        <w:r w:rsidR="00F057CA" w:rsidDel="00A70909">
          <w:rPr>
            <w:color w:val="000000" w:themeColor="text1"/>
            <w:sz w:val="32"/>
          </w:rPr>
          <w:delText>1</w:delText>
        </w:r>
      </w:del>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16F7B5DA" w14:textId="700340A1" w:rsidR="00A70909" w:rsidRDefault="00E84D0D">
      <w:pPr>
        <w:pStyle w:val="11"/>
        <w:tabs>
          <w:tab w:val="left" w:pos="420"/>
          <w:tab w:val="right" w:leader="dot" w:pos="9065"/>
        </w:tabs>
        <w:rPr>
          <w:ins w:id="4" w:author="Microsoft Office ユーザー" w:date="2019-04-26T21:58:00Z"/>
          <w:rFonts w:asciiTheme="minorHAnsi" w:eastAsiaTheme="minorEastAsia" w:hAnsiTheme="minorHAnsi" w:cstheme="minorBidi"/>
          <w:noProof/>
          <w:kern w:val="2"/>
          <w:szCs w:val="24"/>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ins w:id="5" w:author="Microsoft Office ユーザー" w:date="2019-04-26T21:58:00Z">
        <w:r w:rsidR="00A70909">
          <w:rPr>
            <w:noProof/>
          </w:rPr>
          <w:t>1</w:t>
        </w:r>
        <w:r w:rsidR="00A70909">
          <w:rPr>
            <w:rFonts w:asciiTheme="minorHAnsi" w:eastAsiaTheme="minorEastAsia" w:hAnsiTheme="minorHAnsi" w:cstheme="minorBidi"/>
            <w:noProof/>
            <w:kern w:val="2"/>
            <w:szCs w:val="24"/>
          </w:rPr>
          <w:tab/>
        </w:r>
        <w:r w:rsidR="00A70909">
          <w:rPr>
            <w:noProof/>
          </w:rPr>
          <w:t>はじめに</w:t>
        </w:r>
        <w:r w:rsidR="00A70909">
          <w:rPr>
            <w:noProof/>
          </w:rPr>
          <w:tab/>
        </w:r>
        <w:r w:rsidR="00A70909">
          <w:rPr>
            <w:noProof/>
          </w:rPr>
          <w:fldChar w:fldCharType="begin"/>
        </w:r>
        <w:r w:rsidR="00A70909">
          <w:rPr>
            <w:noProof/>
          </w:rPr>
          <w:instrText xml:space="preserve"> PAGEREF _Toc7208297 \h </w:instrText>
        </w:r>
        <w:r w:rsidR="00A70909">
          <w:rPr>
            <w:noProof/>
          </w:rPr>
        </w:r>
      </w:ins>
      <w:r w:rsidR="00A70909">
        <w:rPr>
          <w:noProof/>
        </w:rPr>
        <w:fldChar w:fldCharType="separate"/>
      </w:r>
      <w:ins w:id="6" w:author="Microsoft Office ユーザー" w:date="2019-04-26T21:58:00Z">
        <w:r w:rsidR="00A70909">
          <w:rPr>
            <w:noProof/>
          </w:rPr>
          <w:t>5</w:t>
        </w:r>
        <w:r w:rsidR="00A70909">
          <w:rPr>
            <w:noProof/>
          </w:rPr>
          <w:fldChar w:fldCharType="end"/>
        </w:r>
      </w:ins>
    </w:p>
    <w:p w14:paraId="38081E06" w14:textId="5E943991" w:rsidR="00A70909" w:rsidRDefault="00A70909">
      <w:pPr>
        <w:pStyle w:val="11"/>
        <w:tabs>
          <w:tab w:val="left" w:pos="420"/>
          <w:tab w:val="right" w:leader="dot" w:pos="9065"/>
        </w:tabs>
        <w:rPr>
          <w:ins w:id="7" w:author="Microsoft Office ユーザー" w:date="2019-04-26T21:58:00Z"/>
          <w:rFonts w:asciiTheme="minorHAnsi" w:eastAsiaTheme="minorEastAsia" w:hAnsiTheme="minorHAnsi" w:cstheme="minorBidi"/>
          <w:noProof/>
          <w:kern w:val="2"/>
          <w:szCs w:val="24"/>
        </w:rPr>
      </w:pPr>
      <w:ins w:id="8" w:author="Microsoft Office ユーザー" w:date="2019-04-26T21:58:00Z">
        <w:r>
          <w:rPr>
            <w:noProof/>
          </w:rPr>
          <w:t>2</w:t>
        </w:r>
        <w:r>
          <w:rPr>
            <w:rFonts w:asciiTheme="minorHAnsi" w:eastAsiaTheme="minorEastAsia" w:hAnsiTheme="minorHAnsi" w:cstheme="minorBidi"/>
            <w:noProof/>
            <w:kern w:val="2"/>
            <w:szCs w:val="24"/>
          </w:rPr>
          <w:tab/>
        </w:r>
        <w:r>
          <w:rPr>
            <w:noProof/>
          </w:rPr>
          <w:t>ひろじれんプロジェクト</w:t>
        </w:r>
        <w:r>
          <w:rPr>
            <w:noProof/>
          </w:rPr>
          <w:tab/>
        </w:r>
        <w:r>
          <w:rPr>
            <w:noProof/>
          </w:rPr>
          <w:fldChar w:fldCharType="begin"/>
        </w:r>
        <w:r>
          <w:rPr>
            <w:noProof/>
          </w:rPr>
          <w:instrText xml:space="preserve"> PAGEREF _Toc7208298 \h </w:instrText>
        </w:r>
        <w:r>
          <w:rPr>
            <w:noProof/>
          </w:rPr>
        </w:r>
      </w:ins>
      <w:r>
        <w:rPr>
          <w:noProof/>
        </w:rPr>
        <w:fldChar w:fldCharType="separate"/>
      </w:r>
      <w:ins w:id="9" w:author="Microsoft Office ユーザー" w:date="2019-04-26T21:58:00Z">
        <w:r>
          <w:rPr>
            <w:noProof/>
          </w:rPr>
          <w:t>6</w:t>
        </w:r>
        <w:r>
          <w:rPr>
            <w:noProof/>
          </w:rPr>
          <w:fldChar w:fldCharType="end"/>
        </w:r>
      </w:ins>
    </w:p>
    <w:p w14:paraId="2A749E01" w14:textId="0EE4556D" w:rsidR="00A70909" w:rsidRDefault="00A70909">
      <w:pPr>
        <w:pStyle w:val="22"/>
        <w:tabs>
          <w:tab w:val="left" w:pos="840"/>
          <w:tab w:val="right" w:leader="dot" w:pos="9065"/>
        </w:tabs>
        <w:rPr>
          <w:ins w:id="10" w:author="Microsoft Office ユーザー" w:date="2019-04-26T21:58:00Z"/>
          <w:rFonts w:asciiTheme="minorHAnsi" w:eastAsiaTheme="minorEastAsia" w:hAnsiTheme="minorHAnsi" w:cstheme="minorBidi"/>
          <w:noProof/>
          <w:kern w:val="2"/>
          <w:szCs w:val="24"/>
        </w:rPr>
      </w:pPr>
      <w:ins w:id="11" w:author="Microsoft Office ユーザー" w:date="2019-04-26T21:58:00Z">
        <w:r>
          <w:rPr>
            <w:noProof/>
          </w:rPr>
          <w:t>2.1</w:t>
        </w:r>
        <w:r>
          <w:rPr>
            <w:rFonts w:asciiTheme="minorHAnsi" w:eastAsiaTheme="minorEastAsia" w:hAnsiTheme="minorHAnsi" w:cstheme="minorBidi"/>
            <w:noProof/>
            <w:kern w:val="2"/>
            <w:szCs w:val="24"/>
          </w:rPr>
          <w:tab/>
        </w:r>
        <w:r>
          <w:rPr>
            <w:noProof/>
          </w:rPr>
          <w:t>プロジェクトとは</w:t>
        </w:r>
        <w:r>
          <w:rPr>
            <w:noProof/>
          </w:rPr>
          <w:tab/>
        </w:r>
        <w:r>
          <w:rPr>
            <w:noProof/>
          </w:rPr>
          <w:fldChar w:fldCharType="begin"/>
        </w:r>
        <w:r>
          <w:rPr>
            <w:noProof/>
          </w:rPr>
          <w:instrText xml:space="preserve"> PAGEREF _Toc7208299 \h </w:instrText>
        </w:r>
        <w:r>
          <w:rPr>
            <w:noProof/>
          </w:rPr>
        </w:r>
      </w:ins>
      <w:r>
        <w:rPr>
          <w:noProof/>
        </w:rPr>
        <w:fldChar w:fldCharType="separate"/>
      </w:r>
      <w:ins w:id="12" w:author="Microsoft Office ユーザー" w:date="2019-04-26T21:58:00Z">
        <w:r>
          <w:rPr>
            <w:noProof/>
          </w:rPr>
          <w:t>6</w:t>
        </w:r>
        <w:r>
          <w:rPr>
            <w:noProof/>
          </w:rPr>
          <w:fldChar w:fldCharType="end"/>
        </w:r>
      </w:ins>
    </w:p>
    <w:p w14:paraId="56DE4D53" w14:textId="0C814B4A" w:rsidR="00A70909" w:rsidRDefault="00A70909">
      <w:pPr>
        <w:pStyle w:val="32"/>
        <w:tabs>
          <w:tab w:val="left" w:pos="1260"/>
          <w:tab w:val="right" w:leader="dot" w:pos="9065"/>
        </w:tabs>
        <w:rPr>
          <w:ins w:id="13" w:author="Microsoft Office ユーザー" w:date="2019-04-26T21:58:00Z"/>
          <w:rFonts w:asciiTheme="minorHAnsi" w:eastAsiaTheme="minorEastAsia" w:hAnsiTheme="minorHAnsi" w:cstheme="minorBidi"/>
          <w:noProof/>
          <w:kern w:val="2"/>
          <w:szCs w:val="24"/>
        </w:rPr>
      </w:pPr>
      <w:ins w:id="14" w:author="Microsoft Office ユーザー" w:date="2019-04-26T21:58:00Z">
        <w:r>
          <w:rPr>
            <w:noProof/>
          </w:rPr>
          <w:t>2.1.1</w:t>
        </w:r>
        <w:r>
          <w:rPr>
            <w:rFonts w:asciiTheme="minorHAnsi" w:eastAsiaTheme="minorEastAsia" w:hAnsiTheme="minorHAnsi" w:cstheme="minorBidi"/>
            <w:noProof/>
            <w:kern w:val="2"/>
            <w:szCs w:val="24"/>
          </w:rPr>
          <w:tab/>
        </w:r>
        <w:r>
          <w:rPr>
            <w:noProof/>
          </w:rPr>
          <w:t>プロジェクトの目的と成功の条件</w:t>
        </w:r>
        <w:r>
          <w:rPr>
            <w:noProof/>
          </w:rPr>
          <w:tab/>
        </w:r>
        <w:r>
          <w:rPr>
            <w:noProof/>
          </w:rPr>
          <w:fldChar w:fldCharType="begin"/>
        </w:r>
        <w:r>
          <w:rPr>
            <w:noProof/>
          </w:rPr>
          <w:instrText xml:space="preserve"> PAGEREF _Toc7208300 \h </w:instrText>
        </w:r>
        <w:r>
          <w:rPr>
            <w:noProof/>
          </w:rPr>
        </w:r>
      </w:ins>
      <w:r>
        <w:rPr>
          <w:noProof/>
        </w:rPr>
        <w:fldChar w:fldCharType="separate"/>
      </w:r>
      <w:ins w:id="15" w:author="Microsoft Office ユーザー" w:date="2019-04-26T21:58:00Z">
        <w:r>
          <w:rPr>
            <w:noProof/>
          </w:rPr>
          <w:t>6</w:t>
        </w:r>
        <w:r>
          <w:rPr>
            <w:noProof/>
          </w:rPr>
          <w:fldChar w:fldCharType="end"/>
        </w:r>
      </w:ins>
    </w:p>
    <w:p w14:paraId="29495580" w14:textId="380FCD7B" w:rsidR="00A70909" w:rsidRDefault="00A70909">
      <w:pPr>
        <w:pStyle w:val="32"/>
        <w:tabs>
          <w:tab w:val="left" w:pos="1260"/>
          <w:tab w:val="right" w:leader="dot" w:pos="9065"/>
        </w:tabs>
        <w:rPr>
          <w:ins w:id="16" w:author="Microsoft Office ユーザー" w:date="2019-04-26T21:58:00Z"/>
          <w:rFonts w:asciiTheme="minorHAnsi" w:eastAsiaTheme="minorEastAsia" w:hAnsiTheme="minorHAnsi" w:cstheme="minorBidi"/>
          <w:noProof/>
          <w:kern w:val="2"/>
          <w:szCs w:val="24"/>
        </w:rPr>
      </w:pPr>
      <w:ins w:id="17" w:author="Microsoft Office ユーザー" w:date="2019-04-26T21:58:00Z">
        <w:r>
          <w:rPr>
            <w:noProof/>
          </w:rPr>
          <w:t>2.1.2</w:t>
        </w:r>
        <w:r>
          <w:rPr>
            <w:rFonts w:asciiTheme="minorHAnsi" w:eastAsiaTheme="minorEastAsia" w:hAnsiTheme="minorHAnsi" w:cstheme="minorBidi"/>
            <w:noProof/>
            <w:kern w:val="2"/>
            <w:szCs w:val="24"/>
          </w:rPr>
          <w:tab/>
        </w:r>
        <w:r>
          <w:rPr>
            <w:noProof/>
          </w:rPr>
          <w:t>開発プロセス</w:t>
        </w:r>
        <w:r>
          <w:rPr>
            <w:noProof/>
          </w:rPr>
          <w:tab/>
        </w:r>
        <w:r>
          <w:rPr>
            <w:noProof/>
          </w:rPr>
          <w:fldChar w:fldCharType="begin"/>
        </w:r>
        <w:r>
          <w:rPr>
            <w:noProof/>
          </w:rPr>
          <w:instrText xml:space="preserve"> PAGEREF _Toc7208301 \h </w:instrText>
        </w:r>
        <w:r>
          <w:rPr>
            <w:noProof/>
          </w:rPr>
        </w:r>
      </w:ins>
      <w:r>
        <w:rPr>
          <w:noProof/>
        </w:rPr>
        <w:fldChar w:fldCharType="separate"/>
      </w:r>
      <w:ins w:id="18" w:author="Microsoft Office ユーザー" w:date="2019-04-26T21:58:00Z">
        <w:r>
          <w:rPr>
            <w:noProof/>
          </w:rPr>
          <w:t>6</w:t>
        </w:r>
        <w:r>
          <w:rPr>
            <w:noProof/>
          </w:rPr>
          <w:fldChar w:fldCharType="end"/>
        </w:r>
      </w:ins>
    </w:p>
    <w:p w14:paraId="7D61DC00" w14:textId="248B00E9" w:rsidR="00A70909" w:rsidRDefault="00A70909">
      <w:pPr>
        <w:pStyle w:val="22"/>
        <w:tabs>
          <w:tab w:val="left" w:pos="840"/>
          <w:tab w:val="right" w:leader="dot" w:pos="9065"/>
        </w:tabs>
        <w:rPr>
          <w:ins w:id="19" w:author="Microsoft Office ユーザー" w:date="2019-04-26T21:58:00Z"/>
          <w:rFonts w:asciiTheme="minorHAnsi" w:eastAsiaTheme="minorEastAsia" w:hAnsiTheme="minorHAnsi" w:cstheme="minorBidi"/>
          <w:noProof/>
          <w:kern w:val="2"/>
          <w:szCs w:val="24"/>
        </w:rPr>
      </w:pPr>
      <w:ins w:id="20" w:author="Microsoft Office ユーザー" w:date="2019-04-26T21:58:00Z">
        <w:r>
          <w:rPr>
            <w:noProof/>
          </w:rPr>
          <w:t>2.2</w:t>
        </w:r>
        <w:r>
          <w:rPr>
            <w:rFonts w:asciiTheme="minorHAnsi" w:eastAsiaTheme="minorEastAsia" w:hAnsiTheme="minorHAnsi" w:cstheme="minorBidi"/>
            <w:noProof/>
            <w:kern w:val="2"/>
            <w:szCs w:val="24"/>
          </w:rPr>
          <w:tab/>
        </w:r>
        <w:r>
          <w:rPr>
            <w:noProof/>
          </w:rPr>
          <w:t>ひろじれんプロジェクトの目的と成功の条件</w:t>
        </w:r>
        <w:r>
          <w:rPr>
            <w:noProof/>
          </w:rPr>
          <w:tab/>
        </w:r>
        <w:r>
          <w:rPr>
            <w:noProof/>
          </w:rPr>
          <w:fldChar w:fldCharType="begin"/>
        </w:r>
        <w:r>
          <w:rPr>
            <w:noProof/>
          </w:rPr>
          <w:instrText xml:space="preserve"> PAGEREF _Toc7208302 \h </w:instrText>
        </w:r>
        <w:r>
          <w:rPr>
            <w:noProof/>
          </w:rPr>
        </w:r>
      </w:ins>
      <w:r>
        <w:rPr>
          <w:noProof/>
        </w:rPr>
        <w:fldChar w:fldCharType="separate"/>
      </w:r>
      <w:ins w:id="21" w:author="Microsoft Office ユーザー" w:date="2019-04-26T21:58:00Z">
        <w:r>
          <w:rPr>
            <w:noProof/>
          </w:rPr>
          <w:t>7</w:t>
        </w:r>
        <w:r>
          <w:rPr>
            <w:noProof/>
          </w:rPr>
          <w:fldChar w:fldCharType="end"/>
        </w:r>
      </w:ins>
    </w:p>
    <w:p w14:paraId="2E41D74C" w14:textId="7BA6EC4E" w:rsidR="00A70909" w:rsidRDefault="00A70909">
      <w:pPr>
        <w:pStyle w:val="32"/>
        <w:tabs>
          <w:tab w:val="left" w:pos="1260"/>
          <w:tab w:val="right" w:leader="dot" w:pos="9065"/>
        </w:tabs>
        <w:rPr>
          <w:ins w:id="22" w:author="Microsoft Office ユーザー" w:date="2019-04-26T21:58:00Z"/>
          <w:rFonts w:asciiTheme="minorHAnsi" w:eastAsiaTheme="minorEastAsia" w:hAnsiTheme="minorHAnsi" w:cstheme="minorBidi"/>
          <w:noProof/>
          <w:kern w:val="2"/>
          <w:szCs w:val="24"/>
        </w:rPr>
      </w:pPr>
      <w:ins w:id="23" w:author="Microsoft Office ユーザー" w:date="2019-04-26T21:58:00Z">
        <w:r>
          <w:rPr>
            <w:noProof/>
          </w:rPr>
          <w:t>2.2.1</w:t>
        </w:r>
        <w:r>
          <w:rPr>
            <w:rFonts w:asciiTheme="minorHAnsi" w:eastAsiaTheme="minorEastAsia" w:hAnsiTheme="minorHAnsi" w:cstheme="minorBidi"/>
            <w:noProof/>
            <w:kern w:val="2"/>
            <w:szCs w:val="24"/>
          </w:rPr>
          <w:tab/>
        </w:r>
        <w:r>
          <w:rPr>
            <w:noProof/>
          </w:rPr>
          <w:t>成果物</w:t>
        </w:r>
        <w:r>
          <w:rPr>
            <w:noProof/>
          </w:rPr>
          <w:tab/>
        </w:r>
        <w:r>
          <w:rPr>
            <w:noProof/>
          </w:rPr>
          <w:fldChar w:fldCharType="begin"/>
        </w:r>
        <w:r>
          <w:rPr>
            <w:noProof/>
          </w:rPr>
          <w:instrText xml:space="preserve"> PAGEREF _Toc7208303 \h </w:instrText>
        </w:r>
        <w:r>
          <w:rPr>
            <w:noProof/>
          </w:rPr>
        </w:r>
      </w:ins>
      <w:r>
        <w:rPr>
          <w:noProof/>
        </w:rPr>
        <w:fldChar w:fldCharType="separate"/>
      </w:r>
      <w:ins w:id="24" w:author="Microsoft Office ユーザー" w:date="2019-04-26T21:58:00Z">
        <w:r>
          <w:rPr>
            <w:noProof/>
          </w:rPr>
          <w:t>7</w:t>
        </w:r>
        <w:r>
          <w:rPr>
            <w:noProof/>
          </w:rPr>
          <w:fldChar w:fldCharType="end"/>
        </w:r>
      </w:ins>
    </w:p>
    <w:p w14:paraId="2EED5CA5" w14:textId="1FCCF865" w:rsidR="00A70909" w:rsidRDefault="00A70909">
      <w:pPr>
        <w:pStyle w:val="32"/>
        <w:tabs>
          <w:tab w:val="left" w:pos="1260"/>
          <w:tab w:val="right" w:leader="dot" w:pos="9065"/>
        </w:tabs>
        <w:rPr>
          <w:ins w:id="25" w:author="Microsoft Office ユーザー" w:date="2019-04-26T21:58:00Z"/>
          <w:rFonts w:asciiTheme="minorHAnsi" w:eastAsiaTheme="minorEastAsia" w:hAnsiTheme="minorHAnsi" w:cstheme="minorBidi"/>
          <w:noProof/>
          <w:kern w:val="2"/>
          <w:szCs w:val="24"/>
        </w:rPr>
      </w:pPr>
      <w:ins w:id="26" w:author="Microsoft Office ユーザー" w:date="2019-04-26T21:58:00Z">
        <w:r>
          <w:rPr>
            <w:noProof/>
          </w:rPr>
          <w:t>2.2.2</w:t>
        </w:r>
        <w:r>
          <w:rPr>
            <w:rFonts w:asciiTheme="minorHAnsi" w:eastAsiaTheme="minorEastAsia" w:hAnsiTheme="minorHAnsi" w:cstheme="minorBidi"/>
            <w:noProof/>
            <w:kern w:val="2"/>
            <w:szCs w:val="24"/>
          </w:rPr>
          <w:tab/>
        </w:r>
        <w:r>
          <w:rPr>
            <w:noProof/>
          </w:rPr>
          <w:t>プロジェクト・メンバー</w:t>
        </w:r>
        <w:r>
          <w:rPr>
            <w:noProof/>
          </w:rPr>
          <w:tab/>
        </w:r>
        <w:r>
          <w:rPr>
            <w:noProof/>
          </w:rPr>
          <w:fldChar w:fldCharType="begin"/>
        </w:r>
        <w:r>
          <w:rPr>
            <w:noProof/>
          </w:rPr>
          <w:instrText xml:space="preserve"> PAGEREF _Toc7208304 \h </w:instrText>
        </w:r>
        <w:r>
          <w:rPr>
            <w:noProof/>
          </w:rPr>
        </w:r>
      </w:ins>
      <w:r>
        <w:rPr>
          <w:noProof/>
        </w:rPr>
        <w:fldChar w:fldCharType="separate"/>
      </w:r>
      <w:ins w:id="27" w:author="Microsoft Office ユーザー" w:date="2019-04-26T21:58:00Z">
        <w:r>
          <w:rPr>
            <w:noProof/>
          </w:rPr>
          <w:t>7</w:t>
        </w:r>
        <w:r>
          <w:rPr>
            <w:noProof/>
          </w:rPr>
          <w:fldChar w:fldCharType="end"/>
        </w:r>
      </w:ins>
    </w:p>
    <w:p w14:paraId="6307FE35" w14:textId="7EE785BD" w:rsidR="00A70909" w:rsidRDefault="00A70909">
      <w:pPr>
        <w:pStyle w:val="32"/>
        <w:tabs>
          <w:tab w:val="left" w:pos="1260"/>
          <w:tab w:val="right" w:leader="dot" w:pos="9065"/>
        </w:tabs>
        <w:rPr>
          <w:ins w:id="28" w:author="Microsoft Office ユーザー" w:date="2019-04-26T21:58:00Z"/>
          <w:rFonts w:asciiTheme="minorHAnsi" w:eastAsiaTheme="minorEastAsia" w:hAnsiTheme="minorHAnsi" w:cstheme="minorBidi"/>
          <w:noProof/>
          <w:kern w:val="2"/>
          <w:szCs w:val="24"/>
        </w:rPr>
      </w:pPr>
      <w:ins w:id="29" w:author="Microsoft Office ユーザー" w:date="2019-04-26T21:58:00Z">
        <w:r>
          <w:rPr>
            <w:noProof/>
          </w:rPr>
          <w:t>2.2.3</w:t>
        </w:r>
        <w:r>
          <w:rPr>
            <w:rFonts w:asciiTheme="minorHAnsi" w:eastAsiaTheme="minorEastAsia" w:hAnsiTheme="minorHAnsi" w:cstheme="minorBidi"/>
            <w:noProof/>
            <w:kern w:val="2"/>
            <w:szCs w:val="24"/>
          </w:rPr>
          <w:tab/>
        </w:r>
        <w:r>
          <w:rPr>
            <w:noProof/>
          </w:rPr>
          <w:t>トレードオフマトリックス</w:t>
        </w:r>
        <w:r>
          <w:rPr>
            <w:noProof/>
          </w:rPr>
          <w:tab/>
        </w:r>
        <w:r>
          <w:rPr>
            <w:noProof/>
          </w:rPr>
          <w:fldChar w:fldCharType="begin"/>
        </w:r>
        <w:r>
          <w:rPr>
            <w:noProof/>
          </w:rPr>
          <w:instrText xml:space="preserve"> PAGEREF _Toc7208305 \h </w:instrText>
        </w:r>
        <w:r>
          <w:rPr>
            <w:noProof/>
          </w:rPr>
        </w:r>
      </w:ins>
      <w:r>
        <w:rPr>
          <w:noProof/>
        </w:rPr>
        <w:fldChar w:fldCharType="separate"/>
      </w:r>
      <w:ins w:id="30" w:author="Microsoft Office ユーザー" w:date="2019-04-26T21:58:00Z">
        <w:r>
          <w:rPr>
            <w:noProof/>
          </w:rPr>
          <w:t>8</w:t>
        </w:r>
        <w:r>
          <w:rPr>
            <w:noProof/>
          </w:rPr>
          <w:fldChar w:fldCharType="end"/>
        </w:r>
      </w:ins>
    </w:p>
    <w:p w14:paraId="44B0100B" w14:textId="7A455591" w:rsidR="00A70909" w:rsidRDefault="00A70909">
      <w:pPr>
        <w:pStyle w:val="22"/>
        <w:tabs>
          <w:tab w:val="left" w:pos="840"/>
          <w:tab w:val="right" w:leader="dot" w:pos="9065"/>
        </w:tabs>
        <w:rPr>
          <w:ins w:id="31" w:author="Microsoft Office ユーザー" w:date="2019-04-26T21:58:00Z"/>
          <w:rFonts w:asciiTheme="minorHAnsi" w:eastAsiaTheme="minorEastAsia" w:hAnsiTheme="minorHAnsi" w:cstheme="minorBidi"/>
          <w:noProof/>
          <w:kern w:val="2"/>
          <w:szCs w:val="24"/>
        </w:rPr>
      </w:pPr>
      <w:ins w:id="32" w:author="Microsoft Office ユーザー" w:date="2019-04-26T21:58:00Z">
        <w:r>
          <w:rPr>
            <w:noProof/>
          </w:rPr>
          <w:t>2.3</w:t>
        </w:r>
        <w:r>
          <w:rPr>
            <w:rFonts w:asciiTheme="minorHAnsi" w:eastAsiaTheme="minorEastAsia" w:hAnsiTheme="minorHAnsi" w:cstheme="minorBidi"/>
            <w:noProof/>
            <w:kern w:val="2"/>
            <w:szCs w:val="24"/>
          </w:rPr>
          <w:tab/>
        </w:r>
        <w:r>
          <w:rPr>
            <w:noProof/>
          </w:rPr>
          <w:t>やってみたい事リスト</w:t>
        </w:r>
        <w:r>
          <w:rPr>
            <w:noProof/>
          </w:rPr>
          <w:tab/>
        </w:r>
        <w:r>
          <w:rPr>
            <w:noProof/>
          </w:rPr>
          <w:fldChar w:fldCharType="begin"/>
        </w:r>
        <w:r>
          <w:rPr>
            <w:noProof/>
          </w:rPr>
          <w:instrText xml:space="preserve"> PAGEREF _Toc7208306 \h </w:instrText>
        </w:r>
        <w:r>
          <w:rPr>
            <w:noProof/>
          </w:rPr>
        </w:r>
      </w:ins>
      <w:r>
        <w:rPr>
          <w:noProof/>
        </w:rPr>
        <w:fldChar w:fldCharType="separate"/>
      </w:r>
      <w:ins w:id="33" w:author="Microsoft Office ユーザー" w:date="2019-04-26T21:58:00Z">
        <w:r>
          <w:rPr>
            <w:noProof/>
          </w:rPr>
          <w:t>8</w:t>
        </w:r>
        <w:r>
          <w:rPr>
            <w:noProof/>
          </w:rPr>
          <w:fldChar w:fldCharType="end"/>
        </w:r>
      </w:ins>
    </w:p>
    <w:p w14:paraId="31645934" w14:textId="531114F0" w:rsidR="00A70909" w:rsidRDefault="00A70909">
      <w:pPr>
        <w:pStyle w:val="22"/>
        <w:tabs>
          <w:tab w:val="left" w:pos="840"/>
          <w:tab w:val="right" w:leader="dot" w:pos="9065"/>
        </w:tabs>
        <w:rPr>
          <w:ins w:id="34" w:author="Microsoft Office ユーザー" w:date="2019-04-26T21:58:00Z"/>
          <w:rFonts w:asciiTheme="minorHAnsi" w:eastAsiaTheme="minorEastAsia" w:hAnsiTheme="minorHAnsi" w:cstheme="minorBidi"/>
          <w:noProof/>
          <w:kern w:val="2"/>
          <w:szCs w:val="24"/>
        </w:rPr>
      </w:pPr>
      <w:ins w:id="35" w:author="Microsoft Office ユーザー" w:date="2019-04-26T21:58:00Z">
        <w:r>
          <w:rPr>
            <w:noProof/>
          </w:rPr>
          <w:t>2.4</w:t>
        </w:r>
        <w:r>
          <w:rPr>
            <w:rFonts w:asciiTheme="minorHAnsi" w:eastAsiaTheme="minorEastAsia" w:hAnsiTheme="minorHAnsi" w:cstheme="minorBidi"/>
            <w:noProof/>
            <w:kern w:val="2"/>
            <w:szCs w:val="24"/>
          </w:rPr>
          <w:tab/>
        </w:r>
        <w:r>
          <w:rPr>
            <w:noProof/>
          </w:rPr>
          <w:t>プロジェクト・マネジメント</w:t>
        </w:r>
        <w:r>
          <w:rPr>
            <w:noProof/>
          </w:rPr>
          <w:tab/>
        </w:r>
        <w:r>
          <w:rPr>
            <w:noProof/>
          </w:rPr>
          <w:fldChar w:fldCharType="begin"/>
        </w:r>
        <w:r>
          <w:rPr>
            <w:noProof/>
          </w:rPr>
          <w:instrText xml:space="preserve"> PAGEREF _Toc7208307 \h </w:instrText>
        </w:r>
        <w:r>
          <w:rPr>
            <w:noProof/>
          </w:rPr>
        </w:r>
      </w:ins>
      <w:r>
        <w:rPr>
          <w:noProof/>
        </w:rPr>
        <w:fldChar w:fldCharType="separate"/>
      </w:r>
      <w:ins w:id="36" w:author="Microsoft Office ユーザー" w:date="2019-04-26T21:58:00Z">
        <w:r>
          <w:rPr>
            <w:noProof/>
          </w:rPr>
          <w:t>9</w:t>
        </w:r>
        <w:r>
          <w:rPr>
            <w:noProof/>
          </w:rPr>
          <w:fldChar w:fldCharType="end"/>
        </w:r>
      </w:ins>
    </w:p>
    <w:p w14:paraId="71BEE63F" w14:textId="56AE2302" w:rsidR="00A70909" w:rsidRDefault="00A70909">
      <w:pPr>
        <w:pStyle w:val="32"/>
        <w:tabs>
          <w:tab w:val="left" w:pos="1260"/>
          <w:tab w:val="right" w:leader="dot" w:pos="9065"/>
        </w:tabs>
        <w:rPr>
          <w:ins w:id="37" w:author="Microsoft Office ユーザー" w:date="2019-04-26T21:58:00Z"/>
          <w:rFonts w:asciiTheme="minorHAnsi" w:eastAsiaTheme="minorEastAsia" w:hAnsiTheme="minorHAnsi" w:cstheme="minorBidi"/>
          <w:noProof/>
          <w:kern w:val="2"/>
          <w:szCs w:val="24"/>
        </w:rPr>
      </w:pPr>
      <w:ins w:id="38" w:author="Microsoft Office ユーザー" w:date="2019-04-26T21:58:00Z">
        <w:r>
          <w:rPr>
            <w:noProof/>
          </w:rPr>
          <w:t>2.4.1</w:t>
        </w:r>
        <w:r>
          <w:rPr>
            <w:rFonts w:asciiTheme="minorHAnsi" w:eastAsiaTheme="minorEastAsia" w:hAnsiTheme="minorHAnsi" w:cstheme="minorBidi"/>
            <w:noProof/>
            <w:kern w:val="2"/>
            <w:szCs w:val="24"/>
          </w:rPr>
          <w:tab/>
        </w:r>
        <w:r>
          <w:rPr>
            <w:noProof/>
          </w:rPr>
          <w:t>プロジェクト・マネジメントの基礎概念</w:t>
        </w:r>
        <w:r>
          <w:rPr>
            <w:noProof/>
          </w:rPr>
          <w:tab/>
        </w:r>
        <w:r>
          <w:rPr>
            <w:noProof/>
          </w:rPr>
          <w:fldChar w:fldCharType="begin"/>
        </w:r>
        <w:r>
          <w:rPr>
            <w:noProof/>
          </w:rPr>
          <w:instrText xml:space="preserve"> PAGEREF _Toc7208308 \h </w:instrText>
        </w:r>
        <w:r>
          <w:rPr>
            <w:noProof/>
          </w:rPr>
        </w:r>
      </w:ins>
      <w:r>
        <w:rPr>
          <w:noProof/>
        </w:rPr>
        <w:fldChar w:fldCharType="separate"/>
      </w:r>
      <w:ins w:id="39" w:author="Microsoft Office ユーザー" w:date="2019-04-26T21:58:00Z">
        <w:r>
          <w:rPr>
            <w:noProof/>
          </w:rPr>
          <w:t>9</w:t>
        </w:r>
        <w:r>
          <w:rPr>
            <w:noProof/>
          </w:rPr>
          <w:fldChar w:fldCharType="end"/>
        </w:r>
      </w:ins>
    </w:p>
    <w:p w14:paraId="4393EE3B" w14:textId="5BD010B1" w:rsidR="00A70909" w:rsidRDefault="00A70909">
      <w:pPr>
        <w:pStyle w:val="32"/>
        <w:tabs>
          <w:tab w:val="left" w:pos="1260"/>
          <w:tab w:val="right" w:leader="dot" w:pos="9065"/>
        </w:tabs>
        <w:rPr>
          <w:ins w:id="40" w:author="Microsoft Office ユーザー" w:date="2019-04-26T21:58:00Z"/>
          <w:rFonts w:asciiTheme="minorHAnsi" w:eastAsiaTheme="minorEastAsia" w:hAnsiTheme="minorHAnsi" w:cstheme="minorBidi"/>
          <w:noProof/>
          <w:kern w:val="2"/>
          <w:szCs w:val="24"/>
        </w:rPr>
      </w:pPr>
      <w:ins w:id="41" w:author="Microsoft Office ユーザー" w:date="2019-04-26T21:58:00Z">
        <w:r>
          <w:rPr>
            <w:noProof/>
          </w:rPr>
          <w:t>2.4.2</w:t>
        </w:r>
        <w:r>
          <w:rPr>
            <w:rFonts w:asciiTheme="minorHAnsi" w:eastAsiaTheme="minorEastAsia" w:hAnsiTheme="minorHAnsi" w:cstheme="minorBidi"/>
            <w:noProof/>
            <w:kern w:val="2"/>
            <w:szCs w:val="24"/>
          </w:rPr>
          <w:tab/>
        </w:r>
        <w:r>
          <w:rPr>
            <w:noProof/>
          </w:rPr>
          <w:t>プロジェクト・マネジメントのプロセス</w:t>
        </w:r>
        <w:r>
          <w:rPr>
            <w:noProof/>
          </w:rPr>
          <w:tab/>
        </w:r>
        <w:r>
          <w:rPr>
            <w:noProof/>
          </w:rPr>
          <w:fldChar w:fldCharType="begin"/>
        </w:r>
        <w:r>
          <w:rPr>
            <w:noProof/>
          </w:rPr>
          <w:instrText xml:space="preserve"> PAGEREF _Toc7208309 \h </w:instrText>
        </w:r>
        <w:r>
          <w:rPr>
            <w:noProof/>
          </w:rPr>
        </w:r>
      </w:ins>
      <w:r>
        <w:rPr>
          <w:noProof/>
        </w:rPr>
        <w:fldChar w:fldCharType="separate"/>
      </w:r>
      <w:ins w:id="42" w:author="Microsoft Office ユーザー" w:date="2019-04-26T21:58:00Z">
        <w:r>
          <w:rPr>
            <w:noProof/>
          </w:rPr>
          <w:t>11</w:t>
        </w:r>
        <w:r>
          <w:rPr>
            <w:noProof/>
          </w:rPr>
          <w:fldChar w:fldCharType="end"/>
        </w:r>
      </w:ins>
    </w:p>
    <w:p w14:paraId="1D272447" w14:textId="56CB4FF3" w:rsidR="00A70909" w:rsidRDefault="00A70909">
      <w:pPr>
        <w:pStyle w:val="32"/>
        <w:tabs>
          <w:tab w:val="left" w:pos="1260"/>
          <w:tab w:val="right" w:leader="dot" w:pos="9065"/>
        </w:tabs>
        <w:rPr>
          <w:ins w:id="43" w:author="Microsoft Office ユーザー" w:date="2019-04-26T21:58:00Z"/>
          <w:rFonts w:asciiTheme="minorHAnsi" w:eastAsiaTheme="minorEastAsia" w:hAnsiTheme="minorHAnsi" w:cstheme="minorBidi"/>
          <w:noProof/>
          <w:kern w:val="2"/>
          <w:szCs w:val="24"/>
        </w:rPr>
      </w:pPr>
      <w:ins w:id="44" w:author="Microsoft Office ユーザー" w:date="2019-04-26T21:58:00Z">
        <w:r>
          <w:rPr>
            <w:noProof/>
          </w:rPr>
          <w:t>2.4.3</w:t>
        </w:r>
        <w:r>
          <w:rPr>
            <w:rFonts w:asciiTheme="minorHAnsi" w:eastAsiaTheme="minorEastAsia" w:hAnsiTheme="minorHAnsi" w:cstheme="minorBidi"/>
            <w:noProof/>
            <w:kern w:val="2"/>
            <w:szCs w:val="24"/>
          </w:rPr>
          <w:tab/>
        </w:r>
        <w:r>
          <w:rPr>
            <w:noProof/>
          </w:rPr>
          <w:t>ものごとの重要度について</w:t>
        </w:r>
        <w:r>
          <w:rPr>
            <w:noProof/>
          </w:rPr>
          <w:tab/>
        </w:r>
        <w:r>
          <w:rPr>
            <w:noProof/>
          </w:rPr>
          <w:fldChar w:fldCharType="begin"/>
        </w:r>
        <w:r>
          <w:rPr>
            <w:noProof/>
          </w:rPr>
          <w:instrText xml:space="preserve"> PAGEREF _Toc7208310 \h </w:instrText>
        </w:r>
        <w:r>
          <w:rPr>
            <w:noProof/>
          </w:rPr>
        </w:r>
      </w:ins>
      <w:r>
        <w:rPr>
          <w:noProof/>
        </w:rPr>
        <w:fldChar w:fldCharType="separate"/>
      </w:r>
      <w:ins w:id="45" w:author="Microsoft Office ユーザー" w:date="2019-04-26T21:58:00Z">
        <w:r>
          <w:rPr>
            <w:noProof/>
          </w:rPr>
          <w:t>12</w:t>
        </w:r>
        <w:r>
          <w:rPr>
            <w:noProof/>
          </w:rPr>
          <w:fldChar w:fldCharType="end"/>
        </w:r>
      </w:ins>
    </w:p>
    <w:p w14:paraId="01A77F47" w14:textId="71FD3260" w:rsidR="00A70909" w:rsidRDefault="00A70909">
      <w:pPr>
        <w:pStyle w:val="11"/>
        <w:tabs>
          <w:tab w:val="left" w:pos="420"/>
          <w:tab w:val="right" w:leader="dot" w:pos="9065"/>
        </w:tabs>
        <w:rPr>
          <w:ins w:id="46" w:author="Microsoft Office ユーザー" w:date="2019-04-26T21:58:00Z"/>
          <w:rFonts w:asciiTheme="minorHAnsi" w:eastAsiaTheme="minorEastAsia" w:hAnsiTheme="minorHAnsi" w:cstheme="minorBidi"/>
          <w:noProof/>
          <w:kern w:val="2"/>
          <w:szCs w:val="24"/>
        </w:rPr>
      </w:pPr>
      <w:ins w:id="47" w:author="Microsoft Office ユーザー" w:date="2019-04-26T21:58:00Z">
        <w:r>
          <w:rPr>
            <w:noProof/>
          </w:rPr>
          <w:t>3</w:t>
        </w:r>
        <w:r>
          <w:rPr>
            <w:rFonts w:asciiTheme="minorHAnsi" w:eastAsiaTheme="minorEastAsia" w:hAnsiTheme="minorHAnsi" w:cstheme="minorBidi"/>
            <w:noProof/>
            <w:kern w:val="2"/>
            <w:szCs w:val="24"/>
          </w:rPr>
          <w:tab/>
        </w:r>
        <w:r>
          <w:rPr>
            <w:noProof/>
          </w:rPr>
          <w:t>リーン開発</w:t>
        </w:r>
        <w:r>
          <w:rPr>
            <w:noProof/>
          </w:rPr>
          <w:tab/>
        </w:r>
        <w:r>
          <w:rPr>
            <w:noProof/>
          </w:rPr>
          <w:fldChar w:fldCharType="begin"/>
        </w:r>
        <w:r>
          <w:rPr>
            <w:noProof/>
          </w:rPr>
          <w:instrText xml:space="preserve"> PAGEREF _Toc7208311 \h </w:instrText>
        </w:r>
        <w:r>
          <w:rPr>
            <w:noProof/>
          </w:rPr>
        </w:r>
      </w:ins>
      <w:r>
        <w:rPr>
          <w:noProof/>
        </w:rPr>
        <w:fldChar w:fldCharType="separate"/>
      </w:r>
      <w:ins w:id="48" w:author="Microsoft Office ユーザー" w:date="2019-04-26T21:58:00Z">
        <w:r>
          <w:rPr>
            <w:noProof/>
          </w:rPr>
          <w:t>14</w:t>
        </w:r>
        <w:r>
          <w:rPr>
            <w:noProof/>
          </w:rPr>
          <w:fldChar w:fldCharType="end"/>
        </w:r>
      </w:ins>
    </w:p>
    <w:p w14:paraId="11CA8536" w14:textId="172846F9" w:rsidR="00A70909" w:rsidRDefault="00A70909">
      <w:pPr>
        <w:pStyle w:val="22"/>
        <w:tabs>
          <w:tab w:val="left" w:pos="840"/>
          <w:tab w:val="right" w:leader="dot" w:pos="9065"/>
        </w:tabs>
        <w:rPr>
          <w:ins w:id="49" w:author="Microsoft Office ユーザー" w:date="2019-04-26T21:58:00Z"/>
          <w:rFonts w:asciiTheme="minorHAnsi" w:eastAsiaTheme="minorEastAsia" w:hAnsiTheme="minorHAnsi" w:cstheme="minorBidi"/>
          <w:noProof/>
          <w:kern w:val="2"/>
          <w:szCs w:val="24"/>
        </w:rPr>
      </w:pPr>
      <w:ins w:id="50" w:author="Microsoft Office ユーザー" w:date="2019-04-26T21:58:00Z">
        <w:r>
          <w:rPr>
            <w:noProof/>
          </w:rPr>
          <w:t>3.1</w:t>
        </w:r>
        <w:r>
          <w:rPr>
            <w:rFonts w:asciiTheme="minorHAnsi" w:eastAsiaTheme="minorEastAsia" w:hAnsiTheme="minorHAnsi" w:cstheme="minorBidi"/>
            <w:noProof/>
            <w:kern w:val="2"/>
            <w:szCs w:val="24"/>
          </w:rPr>
          <w:tab/>
        </w:r>
        <w:r>
          <w:rPr>
            <w:noProof/>
          </w:rPr>
          <w:t>リーン開発とは</w:t>
        </w:r>
        <w:r>
          <w:rPr>
            <w:noProof/>
          </w:rPr>
          <w:tab/>
        </w:r>
        <w:r>
          <w:rPr>
            <w:noProof/>
          </w:rPr>
          <w:fldChar w:fldCharType="begin"/>
        </w:r>
        <w:r>
          <w:rPr>
            <w:noProof/>
          </w:rPr>
          <w:instrText xml:space="preserve"> PAGEREF _Toc7208312 \h </w:instrText>
        </w:r>
        <w:r>
          <w:rPr>
            <w:noProof/>
          </w:rPr>
        </w:r>
      </w:ins>
      <w:r>
        <w:rPr>
          <w:noProof/>
        </w:rPr>
        <w:fldChar w:fldCharType="separate"/>
      </w:r>
      <w:ins w:id="51" w:author="Microsoft Office ユーザー" w:date="2019-04-26T21:58:00Z">
        <w:r>
          <w:rPr>
            <w:noProof/>
          </w:rPr>
          <w:t>14</w:t>
        </w:r>
        <w:r>
          <w:rPr>
            <w:noProof/>
          </w:rPr>
          <w:fldChar w:fldCharType="end"/>
        </w:r>
      </w:ins>
    </w:p>
    <w:p w14:paraId="216527DC" w14:textId="7D31874C" w:rsidR="00A70909" w:rsidRDefault="00A70909">
      <w:pPr>
        <w:pStyle w:val="22"/>
        <w:tabs>
          <w:tab w:val="left" w:pos="840"/>
          <w:tab w:val="right" w:leader="dot" w:pos="9065"/>
        </w:tabs>
        <w:rPr>
          <w:ins w:id="52" w:author="Microsoft Office ユーザー" w:date="2019-04-26T21:58:00Z"/>
          <w:rFonts w:asciiTheme="minorHAnsi" w:eastAsiaTheme="minorEastAsia" w:hAnsiTheme="minorHAnsi" w:cstheme="minorBidi"/>
          <w:noProof/>
          <w:kern w:val="2"/>
          <w:szCs w:val="24"/>
        </w:rPr>
      </w:pPr>
      <w:ins w:id="53" w:author="Microsoft Office ユーザー" w:date="2019-04-26T21:58:00Z">
        <w:r>
          <w:rPr>
            <w:noProof/>
          </w:rPr>
          <w:t>3.2</w:t>
        </w:r>
        <w:r>
          <w:rPr>
            <w:rFonts w:asciiTheme="minorHAnsi" w:eastAsiaTheme="minorEastAsia" w:hAnsiTheme="minorHAnsi" w:cstheme="minorBidi"/>
            <w:noProof/>
            <w:kern w:val="2"/>
            <w:szCs w:val="24"/>
          </w:rPr>
          <w:tab/>
        </w:r>
        <w:r>
          <w:rPr>
            <w:noProof/>
          </w:rPr>
          <w:t>リーンソフトウェア開発の七つの原則</w:t>
        </w:r>
        <w:r>
          <w:rPr>
            <w:noProof/>
          </w:rPr>
          <w:tab/>
        </w:r>
        <w:r>
          <w:rPr>
            <w:noProof/>
          </w:rPr>
          <w:fldChar w:fldCharType="begin"/>
        </w:r>
        <w:r>
          <w:rPr>
            <w:noProof/>
          </w:rPr>
          <w:instrText xml:space="preserve"> PAGEREF _Toc7208313 \h </w:instrText>
        </w:r>
        <w:r>
          <w:rPr>
            <w:noProof/>
          </w:rPr>
        </w:r>
      </w:ins>
      <w:r>
        <w:rPr>
          <w:noProof/>
        </w:rPr>
        <w:fldChar w:fldCharType="separate"/>
      </w:r>
      <w:ins w:id="54" w:author="Microsoft Office ユーザー" w:date="2019-04-26T21:58:00Z">
        <w:r>
          <w:rPr>
            <w:noProof/>
          </w:rPr>
          <w:t>14</w:t>
        </w:r>
        <w:r>
          <w:rPr>
            <w:noProof/>
          </w:rPr>
          <w:fldChar w:fldCharType="end"/>
        </w:r>
      </w:ins>
    </w:p>
    <w:p w14:paraId="40B6ED97" w14:textId="37D60DBC" w:rsidR="00A70909" w:rsidRDefault="00A70909">
      <w:pPr>
        <w:pStyle w:val="32"/>
        <w:tabs>
          <w:tab w:val="left" w:pos="1260"/>
          <w:tab w:val="right" w:leader="dot" w:pos="9065"/>
        </w:tabs>
        <w:rPr>
          <w:ins w:id="55" w:author="Microsoft Office ユーザー" w:date="2019-04-26T21:58:00Z"/>
          <w:rFonts w:asciiTheme="minorHAnsi" w:eastAsiaTheme="minorEastAsia" w:hAnsiTheme="minorHAnsi" w:cstheme="minorBidi"/>
          <w:noProof/>
          <w:kern w:val="2"/>
          <w:szCs w:val="24"/>
        </w:rPr>
      </w:pPr>
      <w:ins w:id="56" w:author="Microsoft Office ユーザー" w:date="2019-04-26T21:58:00Z">
        <w:r>
          <w:rPr>
            <w:noProof/>
          </w:rPr>
          <w:t>3.2.1</w:t>
        </w:r>
        <w:r>
          <w:rPr>
            <w:rFonts w:asciiTheme="minorHAnsi" w:eastAsiaTheme="minorEastAsia" w:hAnsiTheme="minorHAnsi" w:cstheme="minorBidi"/>
            <w:noProof/>
            <w:kern w:val="2"/>
            <w:szCs w:val="24"/>
          </w:rPr>
          <w:tab/>
        </w:r>
        <w:r>
          <w:rPr>
            <w:noProof/>
          </w:rPr>
          <w:t>原則</w:t>
        </w:r>
        <w:r>
          <w:rPr>
            <w:noProof/>
          </w:rPr>
          <w:t>1</w:t>
        </w:r>
        <w:r>
          <w:rPr>
            <w:noProof/>
          </w:rPr>
          <w:t xml:space="preserve">　ムダを無くす</w:t>
        </w:r>
        <w:r>
          <w:rPr>
            <w:noProof/>
          </w:rPr>
          <w:tab/>
        </w:r>
        <w:r>
          <w:rPr>
            <w:noProof/>
          </w:rPr>
          <w:fldChar w:fldCharType="begin"/>
        </w:r>
        <w:r>
          <w:rPr>
            <w:noProof/>
          </w:rPr>
          <w:instrText xml:space="preserve"> PAGEREF _Toc7208314 \h </w:instrText>
        </w:r>
        <w:r>
          <w:rPr>
            <w:noProof/>
          </w:rPr>
        </w:r>
      </w:ins>
      <w:r>
        <w:rPr>
          <w:noProof/>
        </w:rPr>
        <w:fldChar w:fldCharType="separate"/>
      </w:r>
      <w:ins w:id="57" w:author="Microsoft Office ユーザー" w:date="2019-04-26T21:58:00Z">
        <w:r>
          <w:rPr>
            <w:noProof/>
          </w:rPr>
          <w:t>14</w:t>
        </w:r>
        <w:r>
          <w:rPr>
            <w:noProof/>
          </w:rPr>
          <w:fldChar w:fldCharType="end"/>
        </w:r>
      </w:ins>
    </w:p>
    <w:p w14:paraId="44C580B3" w14:textId="032407D7" w:rsidR="00A70909" w:rsidRDefault="00A70909">
      <w:pPr>
        <w:pStyle w:val="22"/>
        <w:tabs>
          <w:tab w:val="left" w:pos="840"/>
          <w:tab w:val="right" w:leader="dot" w:pos="9065"/>
        </w:tabs>
        <w:rPr>
          <w:ins w:id="58" w:author="Microsoft Office ユーザー" w:date="2019-04-26T21:58:00Z"/>
          <w:rFonts w:asciiTheme="minorHAnsi" w:eastAsiaTheme="minorEastAsia" w:hAnsiTheme="minorHAnsi" w:cstheme="minorBidi"/>
          <w:noProof/>
          <w:kern w:val="2"/>
          <w:szCs w:val="24"/>
        </w:rPr>
      </w:pPr>
      <w:ins w:id="59" w:author="Microsoft Office ユーザー" w:date="2019-04-26T21:58:00Z">
        <w:r>
          <w:rPr>
            <w:noProof/>
          </w:rPr>
          <w:t>3.3</w:t>
        </w:r>
        <w:r>
          <w:rPr>
            <w:rFonts w:asciiTheme="minorHAnsi" w:eastAsiaTheme="minorEastAsia" w:hAnsiTheme="minorHAnsi" w:cstheme="minorBidi"/>
            <w:noProof/>
            <w:kern w:val="2"/>
            <w:szCs w:val="24"/>
          </w:rPr>
          <w:tab/>
        </w:r>
        <w:r>
          <w:rPr>
            <w:noProof/>
          </w:rPr>
          <w:t>○</w:t>
        </w:r>
        <w:r>
          <w:rPr>
            <w:noProof/>
          </w:rPr>
          <w:tab/>
        </w:r>
        <w:r>
          <w:rPr>
            <w:noProof/>
          </w:rPr>
          <w:fldChar w:fldCharType="begin"/>
        </w:r>
        <w:r>
          <w:rPr>
            <w:noProof/>
          </w:rPr>
          <w:instrText xml:space="preserve"> PAGEREF _Toc7208315 \h </w:instrText>
        </w:r>
        <w:r>
          <w:rPr>
            <w:noProof/>
          </w:rPr>
        </w:r>
      </w:ins>
      <w:r>
        <w:rPr>
          <w:noProof/>
        </w:rPr>
        <w:fldChar w:fldCharType="separate"/>
      </w:r>
      <w:ins w:id="60" w:author="Microsoft Office ユーザー" w:date="2019-04-26T21:58:00Z">
        <w:r>
          <w:rPr>
            <w:noProof/>
          </w:rPr>
          <w:t>14</w:t>
        </w:r>
        <w:r>
          <w:rPr>
            <w:noProof/>
          </w:rPr>
          <w:fldChar w:fldCharType="end"/>
        </w:r>
      </w:ins>
    </w:p>
    <w:p w14:paraId="67E73615" w14:textId="1F28423C" w:rsidR="00A70909" w:rsidRDefault="00A70909">
      <w:pPr>
        <w:pStyle w:val="11"/>
        <w:tabs>
          <w:tab w:val="left" w:pos="420"/>
          <w:tab w:val="right" w:leader="dot" w:pos="9065"/>
        </w:tabs>
        <w:rPr>
          <w:ins w:id="61" w:author="Microsoft Office ユーザー" w:date="2019-04-26T21:58:00Z"/>
          <w:rFonts w:asciiTheme="minorHAnsi" w:eastAsiaTheme="minorEastAsia" w:hAnsiTheme="minorHAnsi" w:cstheme="minorBidi"/>
          <w:noProof/>
          <w:kern w:val="2"/>
          <w:szCs w:val="24"/>
        </w:rPr>
      </w:pPr>
      <w:ins w:id="62" w:author="Microsoft Office ユーザー" w:date="2019-04-26T21:58:00Z">
        <w:r>
          <w:rPr>
            <w:noProof/>
          </w:rPr>
          <w:t>4</w:t>
        </w:r>
        <w:r>
          <w:rPr>
            <w:rFonts w:asciiTheme="minorHAnsi" w:eastAsiaTheme="minorEastAsia" w:hAnsiTheme="minorHAnsi" w:cstheme="minorBidi"/>
            <w:noProof/>
            <w:kern w:val="2"/>
            <w:szCs w:val="24"/>
          </w:rPr>
          <w:tab/>
        </w:r>
        <w:r>
          <w:rPr>
            <w:noProof/>
          </w:rPr>
          <w:t>ひろじれんシステム</w:t>
        </w:r>
        <w:r>
          <w:rPr>
            <w:noProof/>
          </w:rPr>
          <w:tab/>
        </w:r>
        <w:r>
          <w:rPr>
            <w:noProof/>
          </w:rPr>
          <w:fldChar w:fldCharType="begin"/>
        </w:r>
        <w:r>
          <w:rPr>
            <w:noProof/>
          </w:rPr>
          <w:instrText xml:space="preserve"> PAGEREF _Toc7208316 \h </w:instrText>
        </w:r>
        <w:r>
          <w:rPr>
            <w:noProof/>
          </w:rPr>
        </w:r>
      </w:ins>
      <w:r>
        <w:rPr>
          <w:noProof/>
        </w:rPr>
        <w:fldChar w:fldCharType="separate"/>
      </w:r>
      <w:ins w:id="63" w:author="Microsoft Office ユーザー" w:date="2019-04-26T21:58:00Z">
        <w:r>
          <w:rPr>
            <w:noProof/>
          </w:rPr>
          <w:t>15</w:t>
        </w:r>
        <w:r>
          <w:rPr>
            <w:noProof/>
          </w:rPr>
          <w:fldChar w:fldCharType="end"/>
        </w:r>
      </w:ins>
    </w:p>
    <w:p w14:paraId="2C12A26A" w14:textId="1FD66EEA" w:rsidR="00A70909" w:rsidRDefault="00A70909">
      <w:pPr>
        <w:pStyle w:val="22"/>
        <w:tabs>
          <w:tab w:val="left" w:pos="840"/>
          <w:tab w:val="right" w:leader="dot" w:pos="9065"/>
        </w:tabs>
        <w:rPr>
          <w:ins w:id="64" w:author="Microsoft Office ユーザー" w:date="2019-04-26T21:58:00Z"/>
          <w:rFonts w:asciiTheme="minorHAnsi" w:eastAsiaTheme="minorEastAsia" w:hAnsiTheme="minorHAnsi" w:cstheme="minorBidi"/>
          <w:noProof/>
          <w:kern w:val="2"/>
          <w:szCs w:val="24"/>
        </w:rPr>
      </w:pPr>
      <w:ins w:id="65" w:author="Microsoft Office ユーザー" w:date="2019-04-26T21:58:00Z">
        <w:r>
          <w:rPr>
            <w:noProof/>
          </w:rPr>
          <w:t>4.1</w:t>
        </w:r>
        <w:r>
          <w:rPr>
            <w:rFonts w:asciiTheme="minorHAnsi" w:eastAsiaTheme="minorEastAsia" w:hAnsiTheme="minorHAnsi" w:cstheme="minorBidi"/>
            <w:noProof/>
            <w:kern w:val="2"/>
            <w:szCs w:val="24"/>
          </w:rPr>
          <w:tab/>
        </w:r>
        <w:r>
          <w:rPr>
            <w:noProof/>
          </w:rPr>
          <w:t>システムとは、</w:t>
        </w:r>
        <w:r>
          <w:rPr>
            <w:noProof/>
          </w:rPr>
          <w:tab/>
        </w:r>
        <w:r>
          <w:rPr>
            <w:noProof/>
          </w:rPr>
          <w:fldChar w:fldCharType="begin"/>
        </w:r>
        <w:r>
          <w:rPr>
            <w:noProof/>
          </w:rPr>
          <w:instrText xml:space="preserve"> PAGEREF _Toc7208317 \h </w:instrText>
        </w:r>
        <w:r>
          <w:rPr>
            <w:noProof/>
          </w:rPr>
        </w:r>
      </w:ins>
      <w:r>
        <w:rPr>
          <w:noProof/>
        </w:rPr>
        <w:fldChar w:fldCharType="separate"/>
      </w:r>
      <w:ins w:id="66" w:author="Microsoft Office ユーザー" w:date="2019-04-26T21:58:00Z">
        <w:r>
          <w:rPr>
            <w:noProof/>
          </w:rPr>
          <w:t>15</w:t>
        </w:r>
        <w:r>
          <w:rPr>
            <w:noProof/>
          </w:rPr>
          <w:fldChar w:fldCharType="end"/>
        </w:r>
      </w:ins>
    </w:p>
    <w:p w14:paraId="61ED8DBA" w14:textId="7488B183" w:rsidR="00A70909" w:rsidRDefault="00A70909">
      <w:pPr>
        <w:pStyle w:val="32"/>
        <w:tabs>
          <w:tab w:val="left" w:pos="1260"/>
          <w:tab w:val="right" w:leader="dot" w:pos="9065"/>
        </w:tabs>
        <w:rPr>
          <w:ins w:id="67" w:author="Microsoft Office ユーザー" w:date="2019-04-26T21:58:00Z"/>
          <w:rFonts w:asciiTheme="minorHAnsi" w:eastAsiaTheme="minorEastAsia" w:hAnsiTheme="minorHAnsi" w:cstheme="minorBidi"/>
          <w:noProof/>
          <w:kern w:val="2"/>
          <w:szCs w:val="24"/>
        </w:rPr>
      </w:pPr>
      <w:ins w:id="68" w:author="Microsoft Office ユーザー" w:date="2019-04-26T21:58:00Z">
        <w:r>
          <w:rPr>
            <w:noProof/>
          </w:rPr>
          <w:t>4.1.1</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_Toc7208318 \h </w:instrText>
        </w:r>
        <w:r>
          <w:rPr>
            <w:noProof/>
          </w:rPr>
        </w:r>
      </w:ins>
      <w:r>
        <w:rPr>
          <w:noProof/>
        </w:rPr>
        <w:fldChar w:fldCharType="separate"/>
      </w:r>
      <w:ins w:id="69" w:author="Microsoft Office ユーザー" w:date="2019-04-26T21:58:00Z">
        <w:r>
          <w:rPr>
            <w:noProof/>
          </w:rPr>
          <w:t>15</w:t>
        </w:r>
        <w:r>
          <w:rPr>
            <w:noProof/>
          </w:rPr>
          <w:fldChar w:fldCharType="end"/>
        </w:r>
      </w:ins>
    </w:p>
    <w:p w14:paraId="716314E0" w14:textId="00ABD96B" w:rsidR="00A70909" w:rsidRDefault="00A70909">
      <w:pPr>
        <w:pStyle w:val="32"/>
        <w:tabs>
          <w:tab w:val="left" w:pos="1260"/>
          <w:tab w:val="right" w:leader="dot" w:pos="9065"/>
        </w:tabs>
        <w:rPr>
          <w:ins w:id="70" w:author="Microsoft Office ユーザー" w:date="2019-04-26T21:58:00Z"/>
          <w:rFonts w:asciiTheme="minorHAnsi" w:eastAsiaTheme="minorEastAsia" w:hAnsiTheme="minorHAnsi" w:cstheme="minorBidi"/>
          <w:noProof/>
          <w:kern w:val="2"/>
          <w:szCs w:val="24"/>
        </w:rPr>
      </w:pPr>
      <w:ins w:id="71" w:author="Microsoft Office ユーザー" w:date="2019-04-26T21:58:00Z">
        <w:r>
          <w:rPr>
            <w:noProof/>
          </w:rPr>
          <w:t>4.1.2</w:t>
        </w:r>
        <w:r>
          <w:rPr>
            <w:rFonts w:asciiTheme="minorHAnsi" w:eastAsiaTheme="minorEastAsia" w:hAnsiTheme="minorHAnsi" w:cstheme="minorBidi"/>
            <w:noProof/>
            <w:kern w:val="2"/>
            <w:szCs w:val="24"/>
          </w:rPr>
          <w:tab/>
        </w:r>
        <w:r>
          <w:rPr>
            <w:noProof/>
          </w:rPr>
          <w:t>システムのコンセプト</w:t>
        </w:r>
        <w:r>
          <w:rPr>
            <w:noProof/>
          </w:rPr>
          <w:tab/>
        </w:r>
        <w:r>
          <w:rPr>
            <w:noProof/>
          </w:rPr>
          <w:fldChar w:fldCharType="begin"/>
        </w:r>
        <w:r>
          <w:rPr>
            <w:noProof/>
          </w:rPr>
          <w:instrText xml:space="preserve"> PAGEREF _Toc7208319 \h </w:instrText>
        </w:r>
        <w:r>
          <w:rPr>
            <w:noProof/>
          </w:rPr>
        </w:r>
      </w:ins>
      <w:r>
        <w:rPr>
          <w:noProof/>
        </w:rPr>
        <w:fldChar w:fldCharType="separate"/>
      </w:r>
      <w:ins w:id="72" w:author="Microsoft Office ユーザー" w:date="2019-04-26T21:58:00Z">
        <w:r>
          <w:rPr>
            <w:noProof/>
          </w:rPr>
          <w:t>15</w:t>
        </w:r>
        <w:r>
          <w:rPr>
            <w:noProof/>
          </w:rPr>
          <w:fldChar w:fldCharType="end"/>
        </w:r>
      </w:ins>
    </w:p>
    <w:p w14:paraId="0124BC55" w14:textId="7EBBE096" w:rsidR="00A70909" w:rsidRDefault="00A70909">
      <w:pPr>
        <w:pStyle w:val="32"/>
        <w:tabs>
          <w:tab w:val="left" w:pos="1260"/>
          <w:tab w:val="right" w:leader="dot" w:pos="9065"/>
        </w:tabs>
        <w:rPr>
          <w:ins w:id="73" w:author="Microsoft Office ユーザー" w:date="2019-04-26T21:58:00Z"/>
          <w:rFonts w:asciiTheme="minorHAnsi" w:eastAsiaTheme="minorEastAsia" w:hAnsiTheme="minorHAnsi" w:cstheme="minorBidi"/>
          <w:noProof/>
          <w:kern w:val="2"/>
          <w:szCs w:val="24"/>
        </w:rPr>
      </w:pPr>
      <w:ins w:id="74" w:author="Microsoft Office ユーザー" w:date="2019-04-26T21:58:00Z">
        <w:r>
          <w:rPr>
            <w:noProof/>
          </w:rPr>
          <w:t>4.1.3</w:t>
        </w:r>
        <w:r>
          <w:rPr>
            <w:rFonts w:asciiTheme="minorHAnsi" w:eastAsiaTheme="minorEastAsia" w:hAnsiTheme="minorHAnsi" w:cstheme="minorBidi"/>
            <w:noProof/>
            <w:kern w:val="2"/>
            <w:szCs w:val="24"/>
          </w:rPr>
          <w:tab/>
        </w:r>
        <w:r>
          <w:rPr>
            <w:noProof/>
          </w:rPr>
          <w:t>Systems Engineering</w:t>
        </w:r>
        <w:r>
          <w:rPr>
            <w:noProof/>
          </w:rPr>
          <w:t>のテクニカル・プロセス</w:t>
        </w:r>
        <w:r>
          <w:rPr>
            <w:noProof/>
          </w:rPr>
          <w:tab/>
        </w:r>
        <w:r>
          <w:rPr>
            <w:noProof/>
          </w:rPr>
          <w:fldChar w:fldCharType="begin"/>
        </w:r>
        <w:r>
          <w:rPr>
            <w:noProof/>
          </w:rPr>
          <w:instrText xml:space="preserve"> PAGEREF _Toc7208320 \h </w:instrText>
        </w:r>
        <w:r>
          <w:rPr>
            <w:noProof/>
          </w:rPr>
        </w:r>
      </w:ins>
      <w:r>
        <w:rPr>
          <w:noProof/>
        </w:rPr>
        <w:fldChar w:fldCharType="separate"/>
      </w:r>
      <w:ins w:id="75" w:author="Microsoft Office ユーザー" w:date="2019-04-26T21:58:00Z">
        <w:r>
          <w:rPr>
            <w:noProof/>
          </w:rPr>
          <w:t>16</w:t>
        </w:r>
        <w:r>
          <w:rPr>
            <w:noProof/>
          </w:rPr>
          <w:fldChar w:fldCharType="end"/>
        </w:r>
      </w:ins>
    </w:p>
    <w:p w14:paraId="7959AC2B" w14:textId="45823B09" w:rsidR="00A70909" w:rsidRDefault="00A70909">
      <w:pPr>
        <w:pStyle w:val="32"/>
        <w:tabs>
          <w:tab w:val="left" w:pos="1260"/>
          <w:tab w:val="right" w:leader="dot" w:pos="9065"/>
        </w:tabs>
        <w:rPr>
          <w:ins w:id="76" w:author="Microsoft Office ユーザー" w:date="2019-04-26T21:58:00Z"/>
          <w:rFonts w:asciiTheme="minorHAnsi" w:eastAsiaTheme="minorEastAsia" w:hAnsiTheme="minorHAnsi" w:cstheme="minorBidi"/>
          <w:noProof/>
          <w:kern w:val="2"/>
          <w:szCs w:val="24"/>
        </w:rPr>
      </w:pPr>
      <w:ins w:id="77" w:author="Microsoft Office ユーザー" w:date="2019-04-26T21:58:00Z">
        <w:r>
          <w:rPr>
            <w:noProof/>
          </w:rPr>
          <w:t>4.1.4</w:t>
        </w:r>
        <w:r>
          <w:rPr>
            <w:rFonts w:asciiTheme="minorHAnsi" w:eastAsiaTheme="minorEastAsia" w:hAnsiTheme="minorHAnsi" w:cstheme="minorBidi"/>
            <w:noProof/>
            <w:kern w:val="2"/>
            <w:szCs w:val="24"/>
          </w:rPr>
          <w:tab/>
        </w:r>
        <w:r>
          <w:rPr>
            <w:noProof/>
          </w:rPr>
          <w:t>開発プロセスと手法</w:t>
        </w:r>
        <w:r>
          <w:rPr>
            <w:noProof/>
          </w:rPr>
          <w:tab/>
        </w:r>
        <w:r>
          <w:rPr>
            <w:noProof/>
          </w:rPr>
          <w:fldChar w:fldCharType="begin"/>
        </w:r>
        <w:r>
          <w:rPr>
            <w:noProof/>
          </w:rPr>
          <w:instrText xml:space="preserve"> PAGEREF _Toc7208321 \h </w:instrText>
        </w:r>
        <w:r>
          <w:rPr>
            <w:noProof/>
          </w:rPr>
        </w:r>
      </w:ins>
      <w:r>
        <w:rPr>
          <w:noProof/>
        </w:rPr>
        <w:fldChar w:fldCharType="separate"/>
      </w:r>
      <w:ins w:id="78" w:author="Microsoft Office ユーザー" w:date="2019-04-26T21:58:00Z">
        <w:r>
          <w:rPr>
            <w:noProof/>
          </w:rPr>
          <w:t>17</w:t>
        </w:r>
        <w:r>
          <w:rPr>
            <w:noProof/>
          </w:rPr>
          <w:fldChar w:fldCharType="end"/>
        </w:r>
      </w:ins>
    </w:p>
    <w:p w14:paraId="002EDCAC" w14:textId="333E0C7C" w:rsidR="00A70909" w:rsidRDefault="00A70909">
      <w:pPr>
        <w:pStyle w:val="22"/>
        <w:tabs>
          <w:tab w:val="left" w:pos="840"/>
          <w:tab w:val="right" w:leader="dot" w:pos="9065"/>
        </w:tabs>
        <w:rPr>
          <w:ins w:id="79" w:author="Microsoft Office ユーザー" w:date="2019-04-26T21:58:00Z"/>
          <w:rFonts w:asciiTheme="minorHAnsi" w:eastAsiaTheme="minorEastAsia" w:hAnsiTheme="minorHAnsi" w:cstheme="minorBidi"/>
          <w:noProof/>
          <w:kern w:val="2"/>
          <w:szCs w:val="24"/>
        </w:rPr>
      </w:pPr>
      <w:ins w:id="80" w:author="Microsoft Office ユーザー" w:date="2019-04-26T21:58:00Z">
        <w:r>
          <w:rPr>
            <w:noProof/>
          </w:rPr>
          <w:t>4.2</w:t>
        </w:r>
        <w:r>
          <w:rPr>
            <w:rFonts w:asciiTheme="minorHAnsi" w:eastAsiaTheme="minorEastAsia" w:hAnsiTheme="minorHAnsi" w:cstheme="minorBidi"/>
            <w:noProof/>
            <w:kern w:val="2"/>
            <w:szCs w:val="24"/>
          </w:rPr>
          <w:tab/>
        </w:r>
        <w:r>
          <w:rPr>
            <w:noProof/>
          </w:rPr>
          <w:t>システムの概要</w:t>
        </w:r>
        <w:r>
          <w:rPr>
            <w:noProof/>
          </w:rPr>
          <w:tab/>
        </w:r>
        <w:r>
          <w:rPr>
            <w:noProof/>
          </w:rPr>
          <w:fldChar w:fldCharType="begin"/>
        </w:r>
        <w:r>
          <w:rPr>
            <w:noProof/>
          </w:rPr>
          <w:instrText xml:space="preserve"> PAGEREF _Toc7208322 \h </w:instrText>
        </w:r>
        <w:r>
          <w:rPr>
            <w:noProof/>
          </w:rPr>
        </w:r>
      </w:ins>
      <w:r>
        <w:rPr>
          <w:noProof/>
        </w:rPr>
        <w:fldChar w:fldCharType="separate"/>
      </w:r>
      <w:ins w:id="81" w:author="Microsoft Office ユーザー" w:date="2019-04-26T21:58:00Z">
        <w:r>
          <w:rPr>
            <w:noProof/>
          </w:rPr>
          <w:t>18</w:t>
        </w:r>
        <w:r>
          <w:rPr>
            <w:noProof/>
          </w:rPr>
          <w:fldChar w:fldCharType="end"/>
        </w:r>
      </w:ins>
    </w:p>
    <w:p w14:paraId="20D4527B" w14:textId="40B40D42" w:rsidR="00A70909" w:rsidRDefault="00A70909">
      <w:pPr>
        <w:pStyle w:val="32"/>
        <w:tabs>
          <w:tab w:val="left" w:pos="1260"/>
          <w:tab w:val="right" w:leader="dot" w:pos="9065"/>
        </w:tabs>
        <w:rPr>
          <w:ins w:id="82" w:author="Microsoft Office ユーザー" w:date="2019-04-26T21:58:00Z"/>
          <w:rFonts w:asciiTheme="minorHAnsi" w:eastAsiaTheme="minorEastAsia" w:hAnsiTheme="minorHAnsi" w:cstheme="minorBidi"/>
          <w:noProof/>
          <w:kern w:val="2"/>
          <w:szCs w:val="24"/>
        </w:rPr>
      </w:pPr>
      <w:ins w:id="83" w:author="Microsoft Office ユーザー" w:date="2019-04-26T21:58:00Z">
        <w:r>
          <w:rPr>
            <w:noProof/>
          </w:rPr>
          <w:t>4.2.1</w:t>
        </w:r>
        <w:r>
          <w:rPr>
            <w:rFonts w:asciiTheme="minorHAnsi" w:eastAsiaTheme="minorEastAsia" w:hAnsiTheme="minorHAnsi" w:cstheme="minorBidi"/>
            <w:noProof/>
            <w:kern w:val="2"/>
            <w:szCs w:val="24"/>
          </w:rPr>
          <w:tab/>
        </w:r>
        <w:r>
          <w:rPr>
            <w:noProof/>
          </w:rPr>
          <w:t>ひろじれんシステムの目的と目標</w:t>
        </w:r>
        <w:r>
          <w:rPr>
            <w:noProof/>
          </w:rPr>
          <w:tab/>
        </w:r>
        <w:r>
          <w:rPr>
            <w:noProof/>
          </w:rPr>
          <w:fldChar w:fldCharType="begin"/>
        </w:r>
        <w:r>
          <w:rPr>
            <w:noProof/>
          </w:rPr>
          <w:instrText xml:space="preserve"> PAGEREF _Toc7208323 \h </w:instrText>
        </w:r>
        <w:r>
          <w:rPr>
            <w:noProof/>
          </w:rPr>
        </w:r>
      </w:ins>
      <w:r>
        <w:rPr>
          <w:noProof/>
        </w:rPr>
        <w:fldChar w:fldCharType="separate"/>
      </w:r>
      <w:ins w:id="84" w:author="Microsoft Office ユーザー" w:date="2019-04-26T21:58:00Z">
        <w:r>
          <w:rPr>
            <w:noProof/>
          </w:rPr>
          <w:t>18</w:t>
        </w:r>
        <w:r>
          <w:rPr>
            <w:noProof/>
          </w:rPr>
          <w:fldChar w:fldCharType="end"/>
        </w:r>
      </w:ins>
    </w:p>
    <w:p w14:paraId="0C6D01AB" w14:textId="74439026" w:rsidR="00A70909" w:rsidRDefault="00A70909">
      <w:pPr>
        <w:pStyle w:val="32"/>
        <w:tabs>
          <w:tab w:val="left" w:pos="1260"/>
          <w:tab w:val="right" w:leader="dot" w:pos="9065"/>
        </w:tabs>
        <w:rPr>
          <w:ins w:id="85" w:author="Microsoft Office ユーザー" w:date="2019-04-26T21:58:00Z"/>
          <w:rFonts w:asciiTheme="minorHAnsi" w:eastAsiaTheme="minorEastAsia" w:hAnsiTheme="minorHAnsi" w:cstheme="minorBidi"/>
          <w:noProof/>
          <w:kern w:val="2"/>
          <w:szCs w:val="24"/>
        </w:rPr>
      </w:pPr>
      <w:ins w:id="86" w:author="Microsoft Office ユーザー" w:date="2019-04-26T21:58:00Z">
        <w:r>
          <w:rPr>
            <w:noProof/>
          </w:rPr>
          <w:t>4.2.2</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_Toc7208324 \h </w:instrText>
        </w:r>
        <w:r>
          <w:rPr>
            <w:noProof/>
          </w:rPr>
        </w:r>
      </w:ins>
      <w:r>
        <w:rPr>
          <w:noProof/>
        </w:rPr>
        <w:fldChar w:fldCharType="separate"/>
      </w:r>
      <w:ins w:id="87" w:author="Microsoft Office ユーザー" w:date="2019-04-26T21:58:00Z">
        <w:r>
          <w:rPr>
            <w:noProof/>
          </w:rPr>
          <w:t>18</w:t>
        </w:r>
        <w:r>
          <w:rPr>
            <w:noProof/>
          </w:rPr>
          <w:fldChar w:fldCharType="end"/>
        </w:r>
      </w:ins>
    </w:p>
    <w:p w14:paraId="4CE5BBD6" w14:textId="3021EA1D" w:rsidR="00A70909" w:rsidRDefault="00A70909">
      <w:pPr>
        <w:pStyle w:val="32"/>
        <w:tabs>
          <w:tab w:val="left" w:pos="1260"/>
          <w:tab w:val="right" w:leader="dot" w:pos="9065"/>
        </w:tabs>
        <w:rPr>
          <w:ins w:id="88" w:author="Microsoft Office ユーザー" w:date="2019-04-26T21:58:00Z"/>
          <w:rFonts w:asciiTheme="minorHAnsi" w:eastAsiaTheme="minorEastAsia" w:hAnsiTheme="minorHAnsi" w:cstheme="minorBidi"/>
          <w:noProof/>
          <w:kern w:val="2"/>
          <w:szCs w:val="24"/>
        </w:rPr>
      </w:pPr>
      <w:ins w:id="89" w:author="Microsoft Office ユーザー" w:date="2019-04-26T21:58:00Z">
        <w:r>
          <w:rPr>
            <w:noProof/>
          </w:rPr>
          <w:t>4.2.3</w:t>
        </w:r>
        <w:r>
          <w:rPr>
            <w:rFonts w:asciiTheme="minorHAnsi" w:eastAsiaTheme="minorEastAsia" w:hAnsiTheme="minorHAnsi" w:cstheme="minorBidi"/>
            <w:noProof/>
            <w:kern w:val="2"/>
            <w:szCs w:val="24"/>
          </w:rPr>
          <w:tab/>
        </w:r>
        <w:r>
          <w:rPr>
            <w:noProof/>
          </w:rPr>
          <w:t>ステークホルダー</w:t>
        </w:r>
        <w:r>
          <w:rPr>
            <w:noProof/>
          </w:rPr>
          <w:tab/>
        </w:r>
        <w:r>
          <w:rPr>
            <w:noProof/>
          </w:rPr>
          <w:fldChar w:fldCharType="begin"/>
        </w:r>
        <w:r>
          <w:rPr>
            <w:noProof/>
          </w:rPr>
          <w:instrText xml:space="preserve"> PAGEREF _Toc7208325 \h </w:instrText>
        </w:r>
        <w:r>
          <w:rPr>
            <w:noProof/>
          </w:rPr>
        </w:r>
      </w:ins>
      <w:r>
        <w:rPr>
          <w:noProof/>
        </w:rPr>
        <w:fldChar w:fldCharType="separate"/>
      </w:r>
      <w:ins w:id="90" w:author="Microsoft Office ユーザー" w:date="2019-04-26T21:58:00Z">
        <w:r>
          <w:rPr>
            <w:noProof/>
          </w:rPr>
          <w:t>18</w:t>
        </w:r>
        <w:r>
          <w:rPr>
            <w:noProof/>
          </w:rPr>
          <w:fldChar w:fldCharType="end"/>
        </w:r>
      </w:ins>
    </w:p>
    <w:p w14:paraId="2463DBDB" w14:textId="4C92FE48" w:rsidR="00A70909" w:rsidRDefault="00A70909">
      <w:pPr>
        <w:pStyle w:val="32"/>
        <w:tabs>
          <w:tab w:val="left" w:pos="1260"/>
          <w:tab w:val="right" w:leader="dot" w:pos="9065"/>
        </w:tabs>
        <w:rPr>
          <w:ins w:id="91" w:author="Microsoft Office ユーザー" w:date="2019-04-26T21:58:00Z"/>
          <w:rFonts w:asciiTheme="minorHAnsi" w:eastAsiaTheme="minorEastAsia" w:hAnsiTheme="minorHAnsi" w:cstheme="minorBidi"/>
          <w:noProof/>
          <w:kern w:val="2"/>
          <w:szCs w:val="24"/>
        </w:rPr>
      </w:pPr>
      <w:ins w:id="92" w:author="Microsoft Office ユーザー" w:date="2019-04-26T21:58:00Z">
        <w:r>
          <w:rPr>
            <w:noProof/>
          </w:rPr>
          <w:t>4.2.4</w:t>
        </w:r>
        <w:r>
          <w:rPr>
            <w:rFonts w:asciiTheme="minorHAnsi" w:eastAsiaTheme="minorEastAsia" w:hAnsiTheme="minorHAnsi" w:cstheme="minorBidi"/>
            <w:noProof/>
            <w:kern w:val="2"/>
            <w:szCs w:val="24"/>
          </w:rPr>
          <w:tab/>
        </w:r>
        <w:r>
          <w:rPr>
            <w:noProof/>
          </w:rPr>
          <w:t>システム構成</w:t>
        </w:r>
        <w:r>
          <w:rPr>
            <w:noProof/>
          </w:rPr>
          <w:tab/>
        </w:r>
        <w:r>
          <w:rPr>
            <w:noProof/>
          </w:rPr>
          <w:fldChar w:fldCharType="begin"/>
        </w:r>
        <w:r>
          <w:rPr>
            <w:noProof/>
          </w:rPr>
          <w:instrText xml:space="preserve"> PAGEREF _Toc7208326 \h </w:instrText>
        </w:r>
        <w:r>
          <w:rPr>
            <w:noProof/>
          </w:rPr>
        </w:r>
      </w:ins>
      <w:r>
        <w:rPr>
          <w:noProof/>
        </w:rPr>
        <w:fldChar w:fldCharType="separate"/>
      </w:r>
      <w:ins w:id="93" w:author="Microsoft Office ユーザー" w:date="2019-04-26T21:58:00Z">
        <w:r>
          <w:rPr>
            <w:noProof/>
          </w:rPr>
          <w:t>19</w:t>
        </w:r>
        <w:r>
          <w:rPr>
            <w:noProof/>
          </w:rPr>
          <w:fldChar w:fldCharType="end"/>
        </w:r>
      </w:ins>
    </w:p>
    <w:p w14:paraId="25F6359B" w14:textId="1526A633" w:rsidR="00A70909" w:rsidRDefault="00A70909">
      <w:pPr>
        <w:pStyle w:val="32"/>
        <w:tabs>
          <w:tab w:val="left" w:pos="1260"/>
          <w:tab w:val="right" w:leader="dot" w:pos="9065"/>
        </w:tabs>
        <w:rPr>
          <w:ins w:id="94" w:author="Microsoft Office ユーザー" w:date="2019-04-26T21:58:00Z"/>
          <w:rFonts w:asciiTheme="minorHAnsi" w:eastAsiaTheme="minorEastAsia" w:hAnsiTheme="minorHAnsi" w:cstheme="minorBidi"/>
          <w:noProof/>
          <w:kern w:val="2"/>
          <w:szCs w:val="24"/>
        </w:rPr>
      </w:pPr>
      <w:ins w:id="95" w:author="Microsoft Office ユーザー" w:date="2019-04-26T21:58:00Z">
        <w:r>
          <w:rPr>
            <w:noProof/>
          </w:rPr>
          <w:t>4.2.5</w:t>
        </w:r>
        <w:r>
          <w:rPr>
            <w:rFonts w:asciiTheme="minorHAnsi" w:eastAsiaTheme="minorEastAsia" w:hAnsiTheme="minorHAnsi" w:cstheme="minorBidi"/>
            <w:noProof/>
            <w:kern w:val="2"/>
            <w:szCs w:val="24"/>
          </w:rPr>
          <w:tab/>
        </w:r>
        <w:r>
          <w:rPr>
            <w:noProof/>
          </w:rPr>
          <w:t>コンセプト</w:t>
        </w:r>
        <w:r>
          <w:rPr>
            <w:noProof/>
          </w:rPr>
          <w:tab/>
        </w:r>
        <w:r>
          <w:rPr>
            <w:noProof/>
          </w:rPr>
          <w:fldChar w:fldCharType="begin"/>
        </w:r>
        <w:r>
          <w:rPr>
            <w:noProof/>
          </w:rPr>
          <w:instrText xml:space="preserve"> PAGEREF _Toc7208327 \h </w:instrText>
        </w:r>
        <w:r>
          <w:rPr>
            <w:noProof/>
          </w:rPr>
        </w:r>
      </w:ins>
      <w:r>
        <w:rPr>
          <w:noProof/>
        </w:rPr>
        <w:fldChar w:fldCharType="separate"/>
      </w:r>
      <w:ins w:id="96" w:author="Microsoft Office ユーザー" w:date="2019-04-26T21:58:00Z">
        <w:r>
          <w:rPr>
            <w:noProof/>
          </w:rPr>
          <w:t>19</w:t>
        </w:r>
        <w:r>
          <w:rPr>
            <w:noProof/>
          </w:rPr>
          <w:fldChar w:fldCharType="end"/>
        </w:r>
      </w:ins>
    </w:p>
    <w:p w14:paraId="71733500" w14:textId="01C3DD2A" w:rsidR="00A70909" w:rsidRDefault="00A70909">
      <w:pPr>
        <w:pStyle w:val="11"/>
        <w:tabs>
          <w:tab w:val="left" w:pos="420"/>
          <w:tab w:val="right" w:leader="dot" w:pos="9065"/>
        </w:tabs>
        <w:rPr>
          <w:ins w:id="97" w:author="Microsoft Office ユーザー" w:date="2019-04-26T21:58:00Z"/>
          <w:rFonts w:asciiTheme="minorHAnsi" w:eastAsiaTheme="minorEastAsia" w:hAnsiTheme="minorHAnsi" w:cstheme="minorBidi"/>
          <w:noProof/>
          <w:kern w:val="2"/>
          <w:szCs w:val="24"/>
        </w:rPr>
      </w:pPr>
      <w:ins w:id="98" w:author="Microsoft Office ユーザー" w:date="2019-04-26T21:58:00Z">
        <w:r>
          <w:rPr>
            <w:noProof/>
          </w:rPr>
          <w:t>5</w:t>
        </w:r>
        <w:r>
          <w:rPr>
            <w:rFonts w:asciiTheme="minorHAnsi" w:eastAsiaTheme="minorEastAsia" w:hAnsiTheme="minorHAnsi" w:cstheme="minorBidi"/>
            <w:noProof/>
            <w:kern w:val="2"/>
            <w:szCs w:val="24"/>
          </w:rPr>
          <w:tab/>
        </w:r>
        <w:r>
          <w:rPr>
            <w:noProof/>
          </w:rPr>
          <w:t>システム設計</w:t>
        </w:r>
        <w:r>
          <w:rPr>
            <w:noProof/>
          </w:rPr>
          <w:tab/>
        </w:r>
        <w:r>
          <w:rPr>
            <w:noProof/>
          </w:rPr>
          <w:fldChar w:fldCharType="begin"/>
        </w:r>
        <w:r>
          <w:rPr>
            <w:noProof/>
          </w:rPr>
          <w:instrText xml:space="preserve"> PAGEREF _Toc7208328 \h </w:instrText>
        </w:r>
        <w:r>
          <w:rPr>
            <w:noProof/>
          </w:rPr>
        </w:r>
      </w:ins>
      <w:r>
        <w:rPr>
          <w:noProof/>
        </w:rPr>
        <w:fldChar w:fldCharType="separate"/>
      </w:r>
      <w:ins w:id="99" w:author="Microsoft Office ユーザー" w:date="2019-04-26T21:58:00Z">
        <w:r>
          <w:rPr>
            <w:noProof/>
          </w:rPr>
          <w:t>20</w:t>
        </w:r>
        <w:r>
          <w:rPr>
            <w:noProof/>
          </w:rPr>
          <w:fldChar w:fldCharType="end"/>
        </w:r>
      </w:ins>
    </w:p>
    <w:p w14:paraId="6BC53BF4" w14:textId="22353DD5" w:rsidR="00A70909" w:rsidRDefault="00A70909">
      <w:pPr>
        <w:pStyle w:val="22"/>
        <w:tabs>
          <w:tab w:val="left" w:pos="840"/>
          <w:tab w:val="right" w:leader="dot" w:pos="9065"/>
        </w:tabs>
        <w:rPr>
          <w:ins w:id="100" w:author="Microsoft Office ユーザー" w:date="2019-04-26T21:58:00Z"/>
          <w:rFonts w:asciiTheme="minorHAnsi" w:eastAsiaTheme="minorEastAsia" w:hAnsiTheme="minorHAnsi" w:cstheme="minorBidi"/>
          <w:noProof/>
          <w:kern w:val="2"/>
          <w:szCs w:val="24"/>
        </w:rPr>
      </w:pPr>
      <w:ins w:id="101" w:author="Microsoft Office ユーザー" w:date="2019-04-26T21:58:00Z">
        <w:r>
          <w:rPr>
            <w:noProof/>
          </w:rPr>
          <w:t>5.1</w:t>
        </w:r>
        <w:r>
          <w:rPr>
            <w:rFonts w:asciiTheme="minorHAnsi" w:eastAsiaTheme="minorEastAsia" w:hAnsiTheme="minorHAnsi" w:cstheme="minorBidi"/>
            <w:noProof/>
            <w:kern w:val="2"/>
            <w:szCs w:val="24"/>
          </w:rPr>
          <w:tab/>
        </w:r>
        <w:r>
          <w:rPr>
            <w:noProof/>
          </w:rPr>
          <w:t>システム設計とは</w:t>
        </w:r>
        <w:r>
          <w:rPr>
            <w:noProof/>
          </w:rPr>
          <w:tab/>
        </w:r>
        <w:r>
          <w:rPr>
            <w:noProof/>
          </w:rPr>
          <w:fldChar w:fldCharType="begin"/>
        </w:r>
        <w:r>
          <w:rPr>
            <w:noProof/>
          </w:rPr>
          <w:instrText xml:space="preserve"> PAGEREF _Toc7208329 \h </w:instrText>
        </w:r>
        <w:r>
          <w:rPr>
            <w:noProof/>
          </w:rPr>
        </w:r>
      </w:ins>
      <w:r>
        <w:rPr>
          <w:noProof/>
        </w:rPr>
        <w:fldChar w:fldCharType="separate"/>
      </w:r>
      <w:ins w:id="102" w:author="Microsoft Office ユーザー" w:date="2019-04-26T21:58:00Z">
        <w:r>
          <w:rPr>
            <w:noProof/>
          </w:rPr>
          <w:t>20</w:t>
        </w:r>
        <w:r>
          <w:rPr>
            <w:noProof/>
          </w:rPr>
          <w:fldChar w:fldCharType="end"/>
        </w:r>
      </w:ins>
    </w:p>
    <w:p w14:paraId="089A02B2" w14:textId="08662DBE" w:rsidR="00A70909" w:rsidRDefault="00A70909">
      <w:pPr>
        <w:pStyle w:val="22"/>
        <w:tabs>
          <w:tab w:val="left" w:pos="840"/>
          <w:tab w:val="right" w:leader="dot" w:pos="9065"/>
        </w:tabs>
        <w:rPr>
          <w:ins w:id="103" w:author="Microsoft Office ユーザー" w:date="2019-04-26T21:58:00Z"/>
          <w:rFonts w:asciiTheme="minorHAnsi" w:eastAsiaTheme="minorEastAsia" w:hAnsiTheme="minorHAnsi" w:cstheme="minorBidi"/>
          <w:noProof/>
          <w:kern w:val="2"/>
          <w:szCs w:val="24"/>
        </w:rPr>
      </w:pPr>
      <w:ins w:id="104" w:author="Microsoft Office ユーザー" w:date="2019-04-26T21:58:00Z">
        <w:r>
          <w:rPr>
            <w:noProof/>
          </w:rPr>
          <w:t>5.2</w:t>
        </w:r>
        <w:r>
          <w:rPr>
            <w:rFonts w:asciiTheme="minorHAnsi" w:eastAsiaTheme="minorEastAsia" w:hAnsiTheme="minorHAnsi" w:cstheme="minorBidi"/>
            <w:noProof/>
            <w:kern w:val="2"/>
            <w:szCs w:val="24"/>
          </w:rPr>
          <w:tab/>
        </w:r>
        <w:r>
          <w:rPr>
            <w:noProof/>
          </w:rPr>
          <w:t>要求分析</w:t>
        </w:r>
        <w:r>
          <w:rPr>
            <w:noProof/>
          </w:rPr>
          <w:tab/>
        </w:r>
        <w:r>
          <w:rPr>
            <w:noProof/>
          </w:rPr>
          <w:fldChar w:fldCharType="begin"/>
        </w:r>
        <w:r>
          <w:rPr>
            <w:noProof/>
          </w:rPr>
          <w:instrText xml:space="preserve"> PAGEREF _Toc7208330 \h </w:instrText>
        </w:r>
        <w:r>
          <w:rPr>
            <w:noProof/>
          </w:rPr>
        </w:r>
      </w:ins>
      <w:r>
        <w:rPr>
          <w:noProof/>
        </w:rPr>
        <w:fldChar w:fldCharType="separate"/>
      </w:r>
      <w:ins w:id="105" w:author="Microsoft Office ユーザー" w:date="2019-04-26T21:58:00Z">
        <w:r>
          <w:rPr>
            <w:noProof/>
          </w:rPr>
          <w:t>21</w:t>
        </w:r>
        <w:r>
          <w:rPr>
            <w:noProof/>
          </w:rPr>
          <w:fldChar w:fldCharType="end"/>
        </w:r>
      </w:ins>
    </w:p>
    <w:p w14:paraId="17660E4E" w14:textId="623253DD" w:rsidR="00A70909" w:rsidRDefault="00A70909">
      <w:pPr>
        <w:pStyle w:val="32"/>
        <w:tabs>
          <w:tab w:val="left" w:pos="1260"/>
          <w:tab w:val="right" w:leader="dot" w:pos="9065"/>
        </w:tabs>
        <w:rPr>
          <w:ins w:id="106" w:author="Microsoft Office ユーザー" w:date="2019-04-26T21:58:00Z"/>
          <w:rFonts w:asciiTheme="minorHAnsi" w:eastAsiaTheme="minorEastAsia" w:hAnsiTheme="minorHAnsi" w:cstheme="minorBidi"/>
          <w:noProof/>
          <w:kern w:val="2"/>
          <w:szCs w:val="24"/>
        </w:rPr>
      </w:pPr>
      <w:ins w:id="107" w:author="Microsoft Office ユーザー" w:date="2019-04-26T21:58:00Z">
        <w:r>
          <w:rPr>
            <w:noProof/>
          </w:rPr>
          <w:t>5.2.1</w:t>
        </w:r>
        <w:r>
          <w:rPr>
            <w:rFonts w:asciiTheme="minorHAnsi" w:eastAsiaTheme="minorEastAsia" w:hAnsiTheme="minorHAnsi" w:cstheme="minorBidi"/>
            <w:noProof/>
            <w:kern w:val="2"/>
            <w:szCs w:val="24"/>
          </w:rPr>
          <w:tab/>
        </w:r>
        <w:r>
          <w:rPr>
            <w:noProof/>
          </w:rPr>
          <w:t>要求とは</w:t>
        </w:r>
        <w:r>
          <w:rPr>
            <w:noProof/>
          </w:rPr>
          <w:tab/>
        </w:r>
        <w:r>
          <w:rPr>
            <w:noProof/>
          </w:rPr>
          <w:fldChar w:fldCharType="begin"/>
        </w:r>
        <w:r>
          <w:rPr>
            <w:noProof/>
          </w:rPr>
          <w:instrText xml:space="preserve"> PAGEREF _Toc7208331 \h </w:instrText>
        </w:r>
        <w:r>
          <w:rPr>
            <w:noProof/>
          </w:rPr>
        </w:r>
      </w:ins>
      <w:r>
        <w:rPr>
          <w:noProof/>
        </w:rPr>
        <w:fldChar w:fldCharType="separate"/>
      </w:r>
      <w:ins w:id="108" w:author="Microsoft Office ユーザー" w:date="2019-04-26T21:58:00Z">
        <w:r>
          <w:rPr>
            <w:noProof/>
          </w:rPr>
          <w:t>22</w:t>
        </w:r>
        <w:r>
          <w:rPr>
            <w:noProof/>
          </w:rPr>
          <w:fldChar w:fldCharType="end"/>
        </w:r>
      </w:ins>
    </w:p>
    <w:p w14:paraId="413F7D2F" w14:textId="6A040360" w:rsidR="00A70909" w:rsidRDefault="00A70909">
      <w:pPr>
        <w:pStyle w:val="32"/>
        <w:tabs>
          <w:tab w:val="left" w:pos="1260"/>
          <w:tab w:val="right" w:leader="dot" w:pos="9065"/>
        </w:tabs>
        <w:rPr>
          <w:ins w:id="109" w:author="Microsoft Office ユーザー" w:date="2019-04-26T21:58:00Z"/>
          <w:rFonts w:asciiTheme="minorHAnsi" w:eastAsiaTheme="minorEastAsia" w:hAnsiTheme="minorHAnsi" w:cstheme="minorBidi"/>
          <w:noProof/>
          <w:kern w:val="2"/>
          <w:szCs w:val="24"/>
        </w:rPr>
      </w:pPr>
      <w:ins w:id="110" w:author="Microsoft Office ユーザー" w:date="2019-04-26T21:58:00Z">
        <w:r>
          <w:rPr>
            <w:noProof/>
          </w:rPr>
          <w:t>5.2.2</w:t>
        </w:r>
        <w:r>
          <w:rPr>
            <w:rFonts w:asciiTheme="minorHAnsi" w:eastAsiaTheme="minorEastAsia" w:hAnsiTheme="minorHAnsi" w:cstheme="minorBidi"/>
            <w:noProof/>
            <w:kern w:val="2"/>
            <w:szCs w:val="24"/>
          </w:rPr>
          <w:tab/>
        </w:r>
        <w:r>
          <w:rPr>
            <w:noProof/>
          </w:rPr>
          <w:t xml:space="preserve">要求分析に用いられる図やモデル　</w:t>
        </w:r>
        <w:r w:rsidRPr="00B66A3F">
          <w:rPr>
            <w:strike/>
            <w:noProof/>
          </w:rPr>
          <w:t>要求分析の成果物</w:t>
        </w:r>
        <w:r>
          <w:rPr>
            <w:noProof/>
          </w:rPr>
          <w:tab/>
        </w:r>
        <w:r>
          <w:rPr>
            <w:noProof/>
          </w:rPr>
          <w:fldChar w:fldCharType="begin"/>
        </w:r>
        <w:r>
          <w:rPr>
            <w:noProof/>
          </w:rPr>
          <w:instrText xml:space="preserve"> PAGEREF _Toc7208332 \h </w:instrText>
        </w:r>
        <w:r>
          <w:rPr>
            <w:noProof/>
          </w:rPr>
        </w:r>
      </w:ins>
      <w:r>
        <w:rPr>
          <w:noProof/>
        </w:rPr>
        <w:fldChar w:fldCharType="separate"/>
      </w:r>
      <w:ins w:id="111" w:author="Microsoft Office ユーザー" w:date="2019-04-26T21:58:00Z">
        <w:r>
          <w:rPr>
            <w:noProof/>
          </w:rPr>
          <w:t>24</w:t>
        </w:r>
        <w:r>
          <w:rPr>
            <w:noProof/>
          </w:rPr>
          <w:fldChar w:fldCharType="end"/>
        </w:r>
      </w:ins>
    </w:p>
    <w:p w14:paraId="3BB24C6A" w14:textId="79A9AF49" w:rsidR="00A70909" w:rsidRDefault="00A70909">
      <w:pPr>
        <w:pStyle w:val="32"/>
        <w:tabs>
          <w:tab w:val="left" w:pos="1260"/>
          <w:tab w:val="right" w:leader="dot" w:pos="9065"/>
        </w:tabs>
        <w:rPr>
          <w:ins w:id="112" w:author="Microsoft Office ユーザー" w:date="2019-04-26T21:58:00Z"/>
          <w:rFonts w:asciiTheme="minorHAnsi" w:eastAsiaTheme="minorEastAsia" w:hAnsiTheme="minorHAnsi" w:cstheme="minorBidi"/>
          <w:noProof/>
          <w:kern w:val="2"/>
          <w:szCs w:val="24"/>
        </w:rPr>
      </w:pPr>
      <w:ins w:id="113" w:author="Microsoft Office ユーザー" w:date="2019-04-26T21:58:00Z">
        <w:r>
          <w:rPr>
            <w:noProof/>
          </w:rPr>
          <w:t>5.2.3</w:t>
        </w:r>
        <w:r>
          <w:rPr>
            <w:rFonts w:asciiTheme="minorHAnsi" w:eastAsiaTheme="minorEastAsia" w:hAnsiTheme="minorHAnsi" w:cstheme="minorBidi"/>
            <w:noProof/>
            <w:kern w:val="2"/>
            <w:szCs w:val="24"/>
          </w:rPr>
          <w:tab/>
        </w:r>
        <w:r>
          <w:rPr>
            <w:noProof/>
          </w:rPr>
          <w:t>コンテクスト分析</w:t>
        </w:r>
        <w:r>
          <w:rPr>
            <w:noProof/>
          </w:rPr>
          <w:tab/>
        </w:r>
        <w:r>
          <w:rPr>
            <w:noProof/>
          </w:rPr>
          <w:fldChar w:fldCharType="begin"/>
        </w:r>
        <w:r>
          <w:rPr>
            <w:noProof/>
          </w:rPr>
          <w:instrText xml:space="preserve"> PAGEREF _Toc7208333 \h </w:instrText>
        </w:r>
        <w:r>
          <w:rPr>
            <w:noProof/>
          </w:rPr>
        </w:r>
      </w:ins>
      <w:r>
        <w:rPr>
          <w:noProof/>
        </w:rPr>
        <w:fldChar w:fldCharType="separate"/>
      </w:r>
      <w:ins w:id="114" w:author="Microsoft Office ユーザー" w:date="2019-04-26T21:58:00Z">
        <w:r>
          <w:rPr>
            <w:noProof/>
          </w:rPr>
          <w:t>25</w:t>
        </w:r>
        <w:r>
          <w:rPr>
            <w:noProof/>
          </w:rPr>
          <w:fldChar w:fldCharType="end"/>
        </w:r>
      </w:ins>
    </w:p>
    <w:p w14:paraId="422A5E44" w14:textId="2DE7E281" w:rsidR="00A70909" w:rsidRDefault="00A70909">
      <w:pPr>
        <w:pStyle w:val="32"/>
        <w:tabs>
          <w:tab w:val="left" w:pos="1260"/>
          <w:tab w:val="right" w:leader="dot" w:pos="9065"/>
        </w:tabs>
        <w:rPr>
          <w:ins w:id="115" w:author="Microsoft Office ユーザー" w:date="2019-04-26T21:58:00Z"/>
          <w:rFonts w:asciiTheme="minorHAnsi" w:eastAsiaTheme="minorEastAsia" w:hAnsiTheme="minorHAnsi" w:cstheme="minorBidi"/>
          <w:noProof/>
          <w:kern w:val="2"/>
          <w:szCs w:val="24"/>
        </w:rPr>
      </w:pPr>
      <w:ins w:id="116" w:author="Microsoft Office ユーザー" w:date="2019-04-26T21:58:00Z">
        <w:r>
          <w:rPr>
            <w:noProof/>
          </w:rPr>
          <w:lastRenderedPageBreak/>
          <w:t>5.2.4</w:t>
        </w:r>
        <w:r>
          <w:rPr>
            <w:rFonts w:asciiTheme="minorHAnsi" w:eastAsiaTheme="minorEastAsia" w:hAnsiTheme="minorHAnsi" w:cstheme="minorBidi"/>
            <w:noProof/>
            <w:kern w:val="2"/>
            <w:szCs w:val="24"/>
          </w:rPr>
          <w:tab/>
        </w:r>
        <w:r>
          <w:rPr>
            <w:noProof/>
          </w:rPr>
          <w:t>ユースケース分析</w:t>
        </w:r>
        <w:r>
          <w:rPr>
            <w:noProof/>
          </w:rPr>
          <w:tab/>
        </w:r>
        <w:r>
          <w:rPr>
            <w:noProof/>
          </w:rPr>
          <w:fldChar w:fldCharType="begin"/>
        </w:r>
        <w:r>
          <w:rPr>
            <w:noProof/>
          </w:rPr>
          <w:instrText xml:space="preserve"> PAGEREF _Toc7208334 \h </w:instrText>
        </w:r>
        <w:r>
          <w:rPr>
            <w:noProof/>
          </w:rPr>
        </w:r>
      </w:ins>
      <w:r>
        <w:rPr>
          <w:noProof/>
        </w:rPr>
        <w:fldChar w:fldCharType="separate"/>
      </w:r>
      <w:ins w:id="117" w:author="Microsoft Office ユーザー" w:date="2019-04-26T21:58:00Z">
        <w:r>
          <w:rPr>
            <w:noProof/>
          </w:rPr>
          <w:t>26</w:t>
        </w:r>
        <w:r>
          <w:rPr>
            <w:noProof/>
          </w:rPr>
          <w:fldChar w:fldCharType="end"/>
        </w:r>
      </w:ins>
    </w:p>
    <w:p w14:paraId="6E6F35C9" w14:textId="4ADEF72C" w:rsidR="00A70909" w:rsidRDefault="00A70909">
      <w:pPr>
        <w:pStyle w:val="22"/>
        <w:tabs>
          <w:tab w:val="left" w:pos="840"/>
          <w:tab w:val="right" w:leader="dot" w:pos="9065"/>
        </w:tabs>
        <w:rPr>
          <w:ins w:id="118" w:author="Microsoft Office ユーザー" w:date="2019-04-26T21:58:00Z"/>
          <w:rFonts w:asciiTheme="minorHAnsi" w:eastAsiaTheme="minorEastAsia" w:hAnsiTheme="minorHAnsi" w:cstheme="minorBidi"/>
          <w:noProof/>
          <w:kern w:val="2"/>
          <w:szCs w:val="24"/>
        </w:rPr>
      </w:pPr>
      <w:ins w:id="119" w:author="Microsoft Office ユーザー" w:date="2019-04-26T21:58:00Z">
        <w:r>
          <w:rPr>
            <w:noProof/>
          </w:rPr>
          <w:t>5.3</w:t>
        </w:r>
        <w:r>
          <w:rPr>
            <w:rFonts w:asciiTheme="minorHAnsi" w:eastAsiaTheme="minorEastAsia" w:hAnsiTheme="minorHAnsi" w:cstheme="minorBidi"/>
            <w:noProof/>
            <w:kern w:val="2"/>
            <w:szCs w:val="24"/>
          </w:rPr>
          <w:tab/>
        </w:r>
        <w:r>
          <w:rPr>
            <w:noProof/>
          </w:rPr>
          <w:t>あなごシステムの要求分析</w:t>
        </w:r>
        <w:r>
          <w:rPr>
            <w:noProof/>
          </w:rPr>
          <w:tab/>
        </w:r>
        <w:r>
          <w:rPr>
            <w:noProof/>
          </w:rPr>
          <w:fldChar w:fldCharType="begin"/>
        </w:r>
        <w:r>
          <w:rPr>
            <w:noProof/>
          </w:rPr>
          <w:instrText xml:space="preserve"> PAGEREF _Toc7208335 \h </w:instrText>
        </w:r>
        <w:r>
          <w:rPr>
            <w:noProof/>
          </w:rPr>
        </w:r>
      </w:ins>
      <w:r>
        <w:rPr>
          <w:noProof/>
        </w:rPr>
        <w:fldChar w:fldCharType="separate"/>
      </w:r>
      <w:ins w:id="120" w:author="Microsoft Office ユーザー" w:date="2019-04-26T21:58:00Z">
        <w:r>
          <w:rPr>
            <w:noProof/>
          </w:rPr>
          <w:t>27</w:t>
        </w:r>
        <w:r>
          <w:rPr>
            <w:noProof/>
          </w:rPr>
          <w:fldChar w:fldCharType="end"/>
        </w:r>
      </w:ins>
    </w:p>
    <w:p w14:paraId="3B6F4D1E" w14:textId="3713BD6A" w:rsidR="00A70909" w:rsidRDefault="00A70909">
      <w:pPr>
        <w:pStyle w:val="32"/>
        <w:tabs>
          <w:tab w:val="left" w:pos="1260"/>
          <w:tab w:val="right" w:leader="dot" w:pos="9065"/>
        </w:tabs>
        <w:rPr>
          <w:ins w:id="121" w:author="Microsoft Office ユーザー" w:date="2019-04-26T21:58:00Z"/>
          <w:rFonts w:asciiTheme="minorHAnsi" w:eastAsiaTheme="minorEastAsia" w:hAnsiTheme="minorHAnsi" w:cstheme="minorBidi"/>
          <w:noProof/>
          <w:kern w:val="2"/>
          <w:szCs w:val="24"/>
        </w:rPr>
      </w:pPr>
      <w:ins w:id="122" w:author="Microsoft Office ユーザー" w:date="2019-04-26T21:58:00Z">
        <w:r>
          <w:rPr>
            <w:noProof/>
          </w:rPr>
          <w:t>5.3.1</w:t>
        </w:r>
        <w:r>
          <w:rPr>
            <w:rFonts w:asciiTheme="minorHAnsi" w:eastAsiaTheme="minorEastAsia" w:hAnsiTheme="minorHAnsi" w:cstheme="minorBidi"/>
            <w:noProof/>
            <w:kern w:val="2"/>
            <w:szCs w:val="24"/>
          </w:rPr>
          <w:tab/>
        </w:r>
        <w:r>
          <w:rPr>
            <w:noProof/>
          </w:rPr>
          <w:t>ステークホルダー要求</w:t>
        </w:r>
        <w:r>
          <w:rPr>
            <w:noProof/>
          </w:rPr>
          <w:tab/>
        </w:r>
        <w:r>
          <w:rPr>
            <w:noProof/>
          </w:rPr>
          <w:fldChar w:fldCharType="begin"/>
        </w:r>
        <w:r>
          <w:rPr>
            <w:noProof/>
          </w:rPr>
          <w:instrText xml:space="preserve"> PAGEREF _Toc7208336 \h </w:instrText>
        </w:r>
        <w:r>
          <w:rPr>
            <w:noProof/>
          </w:rPr>
        </w:r>
      </w:ins>
      <w:r>
        <w:rPr>
          <w:noProof/>
        </w:rPr>
        <w:fldChar w:fldCharType="separate"/>
      </w:r>
      <w:ins w:id="123" w:author="Microsoft Office ユーザー" w:date="2019-04-26T21:58:00Z">
        <w:r>
          <w:rPr>
            <w:noProof/>
          </w:rPr>
          <w:t>27</w:t>
        </w:r>
        <w:r>
          <w:rPr>
            <w:noProof/>
          </w:rPr>
          <w:fldChar w:fldCharType="end"/>
        </w:r>
      </w:ins>
    </w:p>
    <w:p w14:paraId="37EE3D5C" w14:textId="16C8634C" w:rsidR="00A70909" w:rsidRDefault="00A70909">
      <w:pPr>
        <w:pStyle w:val="32"/>
        <w:tabs>
          <w:tab w:val="left" w:pos="1260"/>
          <w:tab w:val="right" w:leader="dot" w:pos="9065"/>
        </w:tabs>
        <w:rPr>
          <w:ins w:id="124" w:author="Microsoft Office ユーザー" w:date="2019-04-26T21:58:00Z"/>
          <w:rFonts w:asciiTheme="minorHAnsi" w:eastAsiaTheme="minorEastAsia" w:hAnsiTheme="minorHAnsi" w:cstheme="minorBidi"/>
          <w:noProof/>
          <w:kern w:val="2"/>
          <w:szCs w:val="24"/>
        </w:rPr>
      </w:pPr>
      <w:ins w:id="125" w:author="Microsoft Office ユーザー" w:date="2019-04-26T21:58:00Z">
        <w:r>
          <w:rPr>
            <w:noProof/>
          </w:rPr>
          <w:t>5.3.2</w:t>
        </w:r>
        <w:r>
          <w:rPr>
            <w:rFonts w:asciiTheme="minorHAnsi" w:eastAsiaTheme="minorEastAsia" w:hAnsiTheme="minorHAnsi" w:cstheme="minorBidi"/>
            <w:noProof/>
            <w:kern w:val="2"/>
            <w:szCs w:val="24"/>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_Toc7208337 \h </w:instrText>
        </w:r>
        <w:r>
          <w:rPr>
            <w:noProof/>
          </w:rPr>
        </w:r>
      </w:ins>
      <w:r>
        <w:rPr>
          <w:noProof/>
        </w:rPr>
        <w:fldChar w:fldCharType="separate"/>
      </w:r>
      <w:ins w:id="126" w:author="Microsoft Office ユーザー" w:date="2019-04-26T21:58:00Z">
        <w:r>
          <w:rPr>
            <w:noProof/>
          </w:rPr>
          <w:t>28</w:t>
        </w:r>
        <w:r>
          <w:rPr>
            <w:noProof/>
          </w:rPr>
          <w:fldChar w:fldCharType="end"/>
        </w:r>
      </w:ins>
    </w:p>
    <w:p w14:paraId="49B4B482" w14:textId="67311322" w:rsidR="00A70909" w:rsidRDefault="00A70909">
      <w:pPr>
        <w:pStyle w:val="32"/>
        <w:tabs>
          <w:tab w:val="left" w:pos="1260"/>
          <w:tab w:val="right" w:leader="dot" w:pos="9065"/>
        </w:tabs>
        <w:rPr>
          <w:ins w:id="127" w:author="Microsoft Office ユーザー" w:date="2019-04-26T21:58:00Z"/>
          <w:rFonts w:asciiTheme="minorHAnsi" w:eastAsiaTheme="minorEastAsia" w:hAnsiTheme="minorHAnsi" w:cstheme="minorBidi"/>
          <w:noProof/>
          <w:kern w:val="2"/>
          <w:szCs w:val="24"/>
        </w:rPr>
      </w:pPr>
      <w:ins w:id="128" w:author="Microsoft Office ユーザー" w:date="2019-04-26T21:58:00Z">
        <w:r>
          <w:rPr>
            <w:noProof/>
          </w:rPr>
          <w:t>5.3.3</w:t>
        </w:r>
        <w:r>
          <w:rPr>
            <w:rFonts w:asciiTheme="minorHAnsi" w:eastAsiaTheme="minorEastAsia" w:hAnsiTheme="minorHAnsi" w:cstheme="minorBidi"/>
            <w:noProof/>
            <w:kern w:val="2"/>
            <w:szCs w:val="24"/>
          </w:rPr>
          <w:tab/>
        </w:r>
        <w:r>
          <w:rPr>
            <w:noProof/>
          </w:rPr>
          <w:t>システムの要求</w:t>
        </w:r>
        <w:r>
          <w:rPr>
            <w:noProof/>
          </w:rPr>
          <w:tab/>
        </w:r>
        <w:r>
          <w:rPr>
            <w:noProof/>
          </w:rPr>
          <w:fldChar w:fldCharType="begin"/>
        </w:r>
        <w:r>
          <w:rPr>
            <w:noProof/>
          </w:rPr>
          <w:instrText xml:space="preserve"> PAGEREF _Toc7208338 \h </w:instrText>
        </w:r>
        <w:r>
          <w:rPr>
            <w:noProof/>
          </w:rPr>
        </w:r>
      </w:ins>
      <w:r>
        <w:rPr>
          <w:noProof/>
        </w:rPr>
        <w:fldChar w:fldCharType="separate"/>
      </w:r>
      <w:ins w:id="129" w:author="Microsoft Office ユーザー" w:date="2019-04-26T21:58:00Z">
        <w:r>
          <w:rPr>
            <w:noProof/>
          </w:rPr>
          <w:t>29</w:t>
        </w:r>
        <w:r>
          <w:rPr>
            <w:noProof/>
          </w:rPr>
          <w:fldChar w:fldCharType="end"/>
        </w:r>
      </w:ins>
    </w:p>
    <w:p w14:paraId="3B5867E8" w14:textId="5A2E529F" w:rsidR="008245A2" w:rsidDel="00A70909" w:rsidRDefault="008245A2">
      <w:pPr>
        <w:pStyle w:val="11"/>
        <w:tabs>
          <w:tab w:val="left" w:pos="420"/>
          <w:tab w:val="right" w:leader="dot" w:pos="9065"/>
        </w:tabs>
        <w:rPr>
          <w:del w:id="130" w:author="Microsoft Office ユーザー" w:date="2019-04-26T21:58:00Z"/>
          <w:rFonts w:asciiTheme="minorHAnsi" w:eastAsiaTheme="minorEastAsia" w:hAnsiTheme="minorHAnsi" w:cstheme="minorBidi"/>
          <w:noProof/>
          <w:kern w:val="2"/>
          <w:szCs w:val="22"/>
        </w:rPr>
      </w:pPr>
      <w:del w:id="131" w:author="Microsoft Office ユーザー" w:date="2019-04-26T21:58:00Z">
        <w:r w:rsidDel="00A70909">
          <w:rPr>
            <w:noProof/>
          </w:rPr>
          <w:delText>1</w:delText>
        </w:r>
        <w:r w:rsidDel="00A70909">
          <w:rPr>
            <w:rFonts w:asciiTheme="minorHAnsi" w:eastAsiaTheme="minorEastAsia" w:hAnsiTheme="minorHAnsi" w:cstheme="minorBidi"/>
            <w:noProof/>
            <w:kern w:val="2"/>
            <w:szCs w:val="22"/>
          </w:rPr>
          <w:tab/>
        </w:r>
        <w:r w:rsidDel="00A70909">
          <w:rPr>
            <w:rFonts w:hint="eastAsia"/>
            <w:noProof/>
          </w:rPr>
          <w:delText>はじめに</w:delText>
        </w:r>
        <w:r w:rsidDel="00A70909">
          <w:rPr>
            <w:noProof/>
          </w:rPr>
          <w:tab/>
          <w:delText>5</w:delText>
        </w:r>
      </w:del>
    </w:p>
    <w:p w14:paraId="49970659" w14:textId="1CD92514" w:rsidR="008245A2" w:rsidDel="00A70909" w:rsidRDefault="008245A2">
      <w:pPr>
        <w:pStyle w:val="11"/>
        <w:tabs>
          <w:tab w:val="left" w:pos="420"/>
          <w:tab w:val="right" w:leader="dot" w:pos="9065"/>
        </w:tabs>
        <w:rPr>
          <w:del w:id="132" w:author="Microsoft Office ユーザー" w:date="2019-04-26T21:58:00Z"/>
          <w:rFonts w:asciiTheme="minorHAnsi" w:eastAsiaTheme="minorEastAsia" w:hAnsiTheme="minorHAnsi" w:cstheme="minorBidi"/>
          <w:noProof/>
          <w:kern w:val="2"/>
          <w:szCs w:val="22"/>
        </w:rPr>
      </w:pPr>
      <w:del w:id="133" w:author="Microsoft Office ユーザー" w:date="2019-04-26T21:58:00Z">
        <w:r w:rsidDel="00A70909">
          <w:rPr>
            <w:noProof/>
          </w:rPr>
          <w:delText>2</w:delText>
        </w:r>
        <w:r w:rsidDel="00A70909">
          <w:rPr>
            <w:rFonts w:asciiTheme="minorHAnsi" w:eastAsiaTheme="minorEastAsia" w:hAnsiTheme="minorHAnsi" w:cstheme="minorBidi"/>
            <w:noProof/>
            <w:kern w:val="2"/>
            <w:szCs w:val="22"/>
          </w:rPr>
          <w:tab/>
        </w:r>
        <w:r w:rsidDel="00A70909">
          <w:rPr>
            <w:rFonts w:hint="eastAsia"/>
            <w:noProof/>
          </w:rPr>
          <w:delText>ひろじれんプロジェクト</w:delText>
        </w:r>
        <w:r w:rsidDel="00A70909">
          <w:rPr>
            <w:noProof/>
          </w:rPr>
          <w:tab/>
          <w:delText>6</w:delText>
        </w:r>
      </w:del>
    </w:p>
    <w:p w14:paraId="41DB60B8" w14:textId="7AC54F7A" w:rsidR="008245A2" w:rsidDel="00A70909" w:rsidRDefault="008245A2">
      <w:pPr>
        <w:pStyle w:val="22"/>
        <w:tabs>
          <w:tab w:val="left" w:pos="840"/>
          <w:tab w:val="right" w:leader="dot" w:pos="9065"/>
        </w:tabs>
        <w:rPr>
          <w:del w:id="134" w:author="Microsoft Office ユーザー" w:date="2019-04-26T21:58:00Z"/>
          <w:rFonts w:asciiTheme="minorHAnsi" w:eastAsiaTheme="minorEastAsia" w:hAnsiTheme="minorHAnsi" w:cstheme="minorBidi"/>
          <w:noProof/>
          <w:kern w:val="2"/>
          <w:szCs w:val="22"/>
        </w:rPr>
      </w:pPr>
      <w:del w:id="135" w:author="Microsoft Office ユーザー" w:date="2019-04-26T21:58:00Z">
        <w:r w:rsidDel="00A70909">
          <w:rPr>
            <w:noProof/>
          </w:rPr>
          <w:delText>2.1</w:delText>
        </w:r>
        <w:r w:rsidDel="00A70909">
          <w:rPr>
            <w:rFonts w:asciiTheme="minorHAnsi" w:eastAsiaTheme="minorEastAsia" w:hAnsiTheme="minorHAnsi" w:cstheme="minorBidi"/>
            <w:noProof/>
            <w:kern w:val="2"/>
            <w:szCs w:val="22"/>
          </w:rPr>
          <w:tab/>
        </w:r>
        <w:r w:rsidDel="00A70909">
          <w:rPr>
            <w:rFonts w:hint="eastAsia"/>
            <w:noProof/>
          </w:rPr>
          <w:delText>プロジェクトとは</w:delText>
        </w:r>
        <w:r w:rsidDel="00A70909">
          <w:rPr>
            <w:noProof/>
          </w:rPr>
          <w:tab/>
          <w:delText>6</w:delText>
        </w:r>
      </w:del>
    </w:p>
    <w:p w14:paraId="181A4B43" w14:textId="079AB382" w:rsidR="008245A2" w:rsidDel="00A70909" w:rsidRDefault="008245A2">
      <w:pPr>
        <w:pStyle w:val="32"/>
        <w:tabs>
          <w:tab w:val="left" w:pos="1260"/>
          <w:tab w:val="right" w:leader="dot" w:pos="9065"/>
        </w:tabs>
        <w:rPr>
          <w:del w:id="136" w:author="Microsoft Office ユーザー" w:date="2019-04-26T21:58:00Z"/>
          <w:rFonts w:asciiTheme="minorHAnsi" w:eastAsiaTheme="minorEastAsia" w:hAnsiTheme="minorHAnsi" w:cstheme="minorBidi"/>
          <w:noProof/>
          <w:kern w:val="2"/>
          <w:szCs w:val="22"/>
        </w:rPr>
      </w:pPr>
      <w:del w:id="137" w:author="Microsoft Office ユーザー" w:date="2019-04-26T21:58:00Z">
        <w:r w:rsidDel="00A70909">
          <w:rPr>
            <w:noProof/>
          </w:rPr>
          <w:delText>2.1.1</w:delText>
        </w:r>
        <w:r w:rsidDel="00A70909">
          <w:rPr>
            <w:rFonts w:asciiTheme="minorHAnsi" w:eastAsiaTheme="minorEastAsia" w:hAnsiTheme="minorHAnsi" w:cstheme="minorBidi"/>
            <w:noProof/>
            <w:kern w:val="2"/>
            <w:szCs w:val="22"/>
          </w:rPr>
          <w:tab/>
        </w:r>
        <w:r w:rsidDel="00A70909">
          <w:rPr>
            <w:rFonts w:hint="eastAsia"/>
            <w:noProof/>
          </w:rPr>
          <w:delText>プロジェクトの目的と成功の条件</w:delText>
        </w:r>
        <w:r w:rsidDel="00A70909">
          <w:rPr>
            <w:noProof/>
          </w:rPr>
          <w:tab/>
          <w:delText>6</w:delText>
        </w:r>
      </w:del>
    </w:p>
    <w:p w14:paraId="43C609B4" w14:textId="17D673C2" w:rsidR="008245A2" w:rsidDel="00A70909" w:rsidRDefault="008245A2">
      <w:pPr>
        <w:pStyle w:val="32"/>
        <w:tabs>
          <w:tab w:val="left" w:pos="1260"/>
          <w:tab w:val="right" w:leader="dot" w:pos="9065"/>
        </w:tabs>
        <w:rPr>
          <w:del w:id="138" w:author="Microsoft Office ユーザー" w:date="2019-04-26T21:58:00Z"/>
          <w:rFonts w:asciiTheme="minorHAnsi" w:eastAsiaTheme="minorEastAsia" w:hAnsiTheme="minorHAnsi" w:cstheme="minorBidi"/>
          <w:noProof/>
          <w:kern w:val="2"/>
          <w:szCs w:val="22"/>
        </w:rPr>
      </w:pPr>
      <w:del w:id="139" w:author="Microsoft Office ユーザー" w:date="2019-04-26T21:58:00Z">
        <w:r w:rsidDel="00A70909">
          <w:rPr>
            <w:noProof/>
          </w:rPr>
          <w:delText>2.1.2</w:delText>
        </w:r>
        <w:r w:rsidDel="00A70909">
          <w:rPr>
            <w:rFonts w:asciiTheme="minorHAnsi" w:eastAsiaTheme="minorEastAsia" w:hAnsiTheme="minorHAnsi" w:cstheme="minorBidi"/>
            <w:noProof/>
            <w:kern w:val="2"/>
            <w:szCs w:val="22"/>
          </w:rPr>
          <w:tab/>
        </w:r>
        <w:r w:rsidDel="00A70909">
          <w:rPr>
            <w:rFonts w:hint="eastAsia"/>
            <w:noProof/>
          </w:rPr>
          <w:delText>開発プロセス</w:delText>
        </w:r>
        <w:r w:rsidDel="00A70909">
          <w:rPr>
            <w:noProof/>
          </w:rPr>
          <w:tab/>
          <w:delText>6</w:delText>
        </w:r>
      </w:del>
    </w:p>
    <w:p w14:paraId="1F6F195B" w14:textId="776C29E0" w:rsidR="008245A2" w:rsidDel="00A70909" w:rsidRDefault="008245A2">
      <w:pPr>
        <w:pStyle w:val="22"/>
        <w:tabs>
          <w:tab w:val="left" w:pos="840"/>
          <w:tab w:val="right" w:leader="dot" w:pos="9065"/>
        </w:tabs>
        <w:rPr>
          <w:del w:id="140" w:author="Microsoft Office ユーザー" w:date="2019-04-26T21:58:00Z"/>
          <w:rFonts w:asciiTheme="minorHAnsi" w:eastAsiaTheme="minorEastAsia" w:hAnsiTheme="minorHAnsi" w:cstheme="minorBidi"/>
          <w:noProof/>
          <w:kern w:val="2"/>
          <w:szCs w:val="22"/>
        </w:rPr>
      </w:pPr>
      <w:del w:id="141" w:author="Microsoft Office ユーザー" w:date="2019-04-26T21:58:00Z">
        <w:r w:rsidDel="00A70909">
          <w:rPr>
            <w:noProof/>
          </w:rPr>
          <w:delText>2.2</w:delText>
        </w:r>
        <w:r w:rsidDel="00A70909">
          <w:rPr>
            <w:rFonts w:asciiTheme="minorHAnsi" w:eastAsiaTheme="minorEastAsia" w:hAnsiTheme="minorHAnsi" w:cstheme="minorBidi"/>
            <w:noProof/>
            <w:kern w:val="2"/>
            <w:szCs w:val="22"/>
          </w:rPr>
          <w:tab/>
        </w:r>
        <w:r w:rsidDel="00A70909">
          <w:rPr>
            <w:rFonts w:hint="eastAsia"/>
            <w:noProof/>
          </w:rPr>
          <w:delText>ひろじれんプロジェクトの目的と成功の条件</w:delText>
        </w:r>
        <w:r w:rsidDel="00A70909">
          <w:rPr>
            <w:noProof/>
          </w:rPr>
          <w:tab/>
          <w:delText>7</w:delText>
        </w:r>
      </w:del>
    </w:p>
    <w:p w14:paraId="042C7F2B" w14:textId="27802F29" w:rsidR="008245A2" w:rsidDel="00A70909" w:rsidRDefault="008245A2">
      <w:pPr>
        <w:pStyle w:val="32"/>
        <w:tabs>
          <w:tab w:val="left" w:pos="1260"/>
          <w:tab w:val="right" w:leader="dot" w:pos="9065"/>
        </w:tabs>
        <w:rPr>
          <w:del w:id="142" w:author="Microsoft Office ユーザー" w:date="2019-04-26T21:58:00Z"/>
          <w:rFonts w:asciiTheme="minorHAnsi" w:eastAsiaTheme="minorEastAsia" w:hAnsiTheme="minorHAnsi" w:cstheme="minorBidi"/>
          <w:noProof/>
          <w:kern w:val="2"/>
          <w:szCs w:val="22"/>
        </w:rPr>
      </w:pPr>
      <w:del w:id="143" w:author="Microsoft Office ユーザー" w:date="2019-04-26T21:58:00Z">
        <w:r w:rsidDel="00A70909">
          <w:rPr>
            <w:noProof/>
          </w:rPr>
          <w:delText>2.2.1</w:delText>
        </w:r>
        <w:r w:rsidDel="00A70909">
          <w:rPr>
            <w:rFonts w:asciiTheme="minorHAnsi" w:eastAsiaTheme="minorEastAsia" w:hAnsiTheme="minorHAnsi" w:cstheme="minorBidi"/>
            <w:noProof/>
            <w:kern w:val="2"/>
            <w:szCs w:val="22"/>
          </w:rPr>
          <w:tab/>
        </w:r>
        <w:r w:rsidDel="00A70909">
          <w:rPr>
            <w:rFonts w:hint="eastAsia"/>
            <w:noProof/>
          </w:rPr>
          <w:delText>成果物</w:delText>
        </w:r>
        <w:r w:rsidDel="00A70909">
          <w:rPr>
            <w:noProof/>
          </w:rPr>
          <w:tab/>
          <w:delText>7</w:delText>
        </w:r>
      </w:del>
    </w:p>
    <w:p w14:paraId="3A17568F" w14:textId="0D7A95B6" w:rsidR="008245A2" w:rsidDel="00A70909" w:rsidRDefault="008245A2">
      <w:pPr>
        <w:pStyle w:val="32"/>
        <w:tabs>
          <w:tab w:val="left" w:pos="1260"/>
          <w:tab w:val="right" w:leader="dot" w:pos="9065"/>
        </w:tabs>
        <w:rPr>
          <w:del w:id="144" w:author="Microsoft Office ユーザー" w:date="2019-04-26T21:58:00Z"/>
          <w:rFonts w:asciiTheme="minorHAnsi" w:eastAsiaTheme="minorEastAsia" w:hAnsiTheme="minorHAnsi" w:cstheme="minorBidi"/>
          <w:noProof/>
          <w:kern w:val="2"/>
          <w:szCs w:val="22"/>
        </w:rPr>
      </w:pPr>
      <w:del w:id="145" w:author="Microsoft Office ユーザー" w:date="2019-04-26T21:58:00Z">
        <w:r w:rsidDel="00A70909">
          <w:rPr>
            <w:noProof/>
          </w:rPr>
          <w:delText>2.2.2</w:delText>
        </w:r>
        <w:r w:rsidDel="00A70909">
          <w:rPr>
            <w:rFonts w:asciiTheme="minorHAnsi" w:eastAsiaTheme="minorEastAsia" w:hAnsiTheme="minorHAnsi" w:cstheme="minorBidi"/>
            <w:noProof/>
            <w:kern w:val="2"/>
            <w:szCs w:val="22"/>
          </w:rPr>
          <w:tab/>
        </w:r>
        <w:r w:rsidDel="00A70909">
          <w:rPr>
            <w:rFonts w:hint="eastAsia"/>
            <w:noProof/>
          </w:rPr>
          <w:delText>プロジェクト・メンバー</w:delText>
        </w:r>
        <w:r w:rsidDel="00A70909">
          <w:rPr>
            <w:noProof/>
          </w:rPr>
          <w:tab/>
          <w:delText>7</w:delText>
        </w:r>
      </w:del>
    </w:p>
    <w:p w14:paraId="2C607FCC" w14:textId="75B1F305" w:rsidR="008245A2" w:rsidDel="00A70909" w:rsidRDefault="008245A2">
      <w:pPr>
        <w:pStyle w:val="32"/>
        <w:tabs>
          <w:tab w:val="left" w:pos="1260"/>
          <w:tab w:val="right" w:leader="dot" w:pos="9065"/>
        </w:tabs>
        <w:rPr>
          <w:del w:id="146" w:author="Microsoft Office ユーザー" w:date="2019-04-26T21:58:00Z"/>
          <w:rFonts w:asciiTheme="minorHAnsi" w:eastAsiaTheme="minorEastAsia" w:hAnsiTheme="minorHAnsi" w:cstheme="minorBidi"/>
          <w:noProof/>
          <w:kern w:val="2"/>
          <w:szCs w:val="22"/>
        </w:rPr>
      </w:pPr>
      <w:del w:id="147" w:author="Microsoft Office ユーザー" w:date="2019-04-26T21:58:00Z">
        <w:r w:rsidDel="00A70909">
          <w:rPr>
            <w:noProof/>
          </w:rPr>
          <w:delText>2.2.3</w:delText>
        </w:r>
        <w:r w:rsidDel="00A70909">
          <w:rPr>
            <w:rFonts w:asciiTheme="minorHAnsi" w:eastAsiaTheme="minorEastAsia" w:hAnsiTheme="minorHAnsi" w:cstheme="minorBidi"/>
            <w:noProof/>
            <w:kern w:val="2"/>
            <w:szCs w:val="22"/>
          </w:rPr>
          <w:tab/>
        </w:r>
        <w:r w:rsidDel="00A70909">
          <w:rPr>
            <w:rFonts w:hint="eastAsia"/>
            <w:noProof/>
          </w:rPr>
          <w:delText>トレードオフマトリックス</w:delText>
        </w:r>
        <w:r w:rsidDel="00A70909">
          <w:rPr>
            <w:noProof/>
          </w:rPr>
          <w:tab/>
          <w:delText>8</w:delText>
        </w:r>
      </w:del>
    </w:p>
    <w:p w14:paraId="0D137267" w14:textId="441E357C" w:rsidR="008245A2" w:rsidDel="00A70909" w:rsidRDefault="008245A2">
      <w:pPr>
        <w:pStyle w:val="22"/>
        <w:tabs>
          <w:tab w:val="left" w:pos="840"/>
          <w:tab w:val="right" w:leader="dot" w:pos="9065"/>
        </w:tabs>
        <w:rPr>
          <w:del w:id="148" w:author="Microsoft Office ユーザー" w:date="2019-04-26T21:58:00Z"/>
          <w:rFonts w:asciiTheme="minorHAnsi" w:eastAsiaTheme="minorEastAsia" w:hAnsiTheme="minorHAnsi" w:cstheme="minorBidi"/>
          <w:noProof/>
          <w:kern w:val="2"/>
          <w:szCs w:val="22"/>
        </w:rPr>
      </w:pPr>
      <w:del w:id="149" w:author="Microsoft Office ユーザー" w:date="2019-04-26T21:58:00Z">
        <w:r w:rsidDel="00A70909">
          <w:rPr>
            <w:noProof/>
          </w:rPr>
          <w:delText>2.3</w:delText>
        </w:r>
        <w:r w:rsidDel="00A70909">
          <w:rPr>
            <w:rFonts w:asciiTheme="minorHAnsi" w:eastAsiaTheme="minorEastAsia" w:hAnsiTheme="minorHAnsi" w:cstheme="minorBidi"/>
            <w:noProof/>
            <w:kern w:val="2"/>
            <w:szCs w:val="22"/>
          </w:rPr>
          <w:tab/>
        </w:r>
        <w:r w:rsidDel="00A70909">
          <w:rPr>
            <w:rFonts w:hint="eastAsia"/>
            <w:noProof/>
          </w:rPr>
          <w:delText>やってみたい事リスト</w:delText>
        </w:r>
        <w:r w:rsidDel="00A70909">
          <w:rPr>
            <w:noProof/>
          </w:rPr>
          <w:tab/>
          <w:delText>8</w:delText>
        </w:r>
      </w:del>
    </w:p>
    <w:p w14:paraId="3E18A339" w14:textId="7ADEA64C" w:rsidR="008245A2" w:rsidDel="00A70909" w:rsidRDefault="008245A2">
      <w:pPr>
        <w:pStyle w:val="22"/>
        <w:tabs>
          <w:tab w:val="left" w:pos="840"/>
          <w:tab w:val="right" w:leader="dot" w:pos="9065"/>
        </w:tabs>
        <w:rPr>
          <w:del w:id="150" w:author="Microsoft Office ユーザー" w:date="2019-04-26T21:58:00Z"/>
          <w:rFonts w:asciiTheme="minorHAnsi" w:eastAsiaTheme="minorEastAsia" w:hAnsiTheme="minorHAnsi" w:cstheme="minorBidi"/>
          <w:noProof/>
          <w:kern w:val="2"/>
          <w:szCs w:val="22"/>
        </w:rPr>
      </w:pPr>
      <w:del w:id="151" w:author="Microsoft Office ユーザー" w:date="2019-04-26T21:58:00Z">
        <w:r w:rsidDel="00A70909">
          <w:rPr>
            <w:noProof/>
          </w:rPr>
          <w:delText>2.4</w:delText>
        </w:r>
        <w:r w:rsidDel="00A70909">
          <w:rPr>
            <w:rFonts w:asciiTheme="minorHAnsi" w:eastAsiaTheme="minorEastAsia" w:hAnsiTheme="minorHAnsi" w:cstheme="minorBidi"/>
            <w:noProof/>
            <w:kern w:val="2"/>
            <w:szCs w:val="22"/>
          </w:rPr>
          <w:tab/>
        </w:r>
        <w:r w:rsidDel="00A70909">
          <w:rPr>
            <w:rFonts w:hint="eastAsia"/>
            <w:noProof/>
          </w:rPr>
          <w:delText>プロジェクト・マネジメント</w:delText>
        </w:r>
        <w:r w:rsidDel="00A70909">
          <w:rPr>
            <w:noProof/>
          </w:rPr>
          <w:tab/>
          <w:delText>9</w:delText>
        </w:r>
      </w:del>
    </w:p>
    <w:p w14:paraId="523A9853" w14:textId="1BBA13EE" w:rsidR="008245A2" w:rsidDel="00A70909" w:rsidRDefault="008245A2">
      <w:pPr>
        <w:pStyle w:val="32"/>
        <w:tabs>
          <w:tab w:val="left" w:pos="1260"/>
          <w:tab w:val="right" w:leader="dot" w:pos="9065"/>
        </w:tabs>
        <w:rPr>
          <w:del w:id="152" w:author="Microsoft Office ユーザー" w:date="2019-04-26T21:58:00Z"/>
          <w:rFonts w:asciiTheme="minorHAnsi" w:eastAsiaTheme="minorEastAsia" w:hAnsiTheme="minorHAnsi" w:cstheme="minorBidi"/>
          <w:noProof/>
          <w:kern w:val="2"/>
          <w:szCs w:val="22"/>
        </w:rPr>
      </w:pPr>
      <w:del w:id="153" w:author="Microsoft Office ユーザー" w:date="2019-04-26T21:58:00Z">
        <w:r w:rsidDel="00A70909">
          <w:rPr>
            <w:noProof/>
          </w:rPr>
          <w:delText>2.4.1</w:delText>
        </w:r>
        <w:r w:rsidDel="00A70909">
          <w:rPr>
            <w:rFonts w:asciiTheme="minorHAnsi" w:eastAsiaTheme="minorEastAsia" w:hAnsiTheme="minorHAnsi" w:cstheme="minorBidi"/>
            <w:noProof/>
            <w:kern w:val="2"/>
            <w:szCs w:val="22"/>
          </w:rPr>
          <w:tab/>
        </w:r>
        <w:r w:rsidDel="00A70909">
          <w:rPr>
            <w:rFonts w:hint="eastAsia"/>
            <w:noProof/>
          </w:rPr>
          <w:delText>プロジェクト・マネジメントの基礎概念</w:delText>
        </w:r>
        <w:r w:rsidDel="00A70909">
          <w:rPr>
            <w:noProof/>
          </w:rPr>
          <w:tab/>
          <w:delText>9</w:delText>
        </w:r>
      </w:del>
    </w:p>
    <w:p w14:paraId="2CF28118" w14:textId="7DDE3F25" w:rsidR="008245A2" w:rsidDel="00A70909" w:rsidRDefault="008245A2">
      <w:pPr>
        <w:pStyle w:val="32"/>
        <w:tabs>
          <w:tab w:val="left" w:pos="1260"/>
          <w:tab w:val="right" w:leader="dot" w:pos="9065"/>
        </w:tabs>
        <w:rPr>
          <w:del w:id="154" w:author="Microsoft Office ユーザー" w:date="2019-04-26T21:58:00Z"/>
          <w:rFonts w:asciiTheme="minorHAnsi" w:eastAsiaTheme="minorEastAsia" w:hAnsiTheme="minorHAnsi" w:cstheme="minorBidi"/>
          <w:noProof/>
          <w:kern w:val="2"/>
          <w:szCs w:val="22"/>
        </w:rPr>
      </w:pPr>
      <w:del w:id="155" w:author="Microsoft Office ユーザー" w:date="2019-04-26T21:58:00Z">
        <w:r w:rsidDel="00A70909">
          <w:rPr>
            <w:noProof/>
          </w:rPr>
          <w:delText>2.4.2</w:delText>
        </w:r>
        <w:r w:rsidDel="00A70909">
          <w:rPr>
            <w:rFonts w:asciiTheme="minorHAnsi" w:eastAsiaTheme="minorEastAsia" w:hAnsiTheme="minorHAnsi" w:cstheme="minorBidi"/>
            <w:noProof/>
            <w:kern w:val="2"/>
            <w:szCs w:val="22"/>
          </w:rPr>
          <w:tab/>
        </w:r>
        <w:r w:rsidDel="00A70909">
          <w:rPr>
            <w:rFonts w:hint="eastAsia"/>
            <w:noProof/>
          </w:rPr>
          <w:delText>プロジェクト・マネジメントのプロセス</w:delText>
        </w:r>
        <w:r w:rsidDel="00A70909">
          <w:rPr>
            <w:noProof/>
          </w:rPr>
          <w:tab/>
          <w:delText>11</w:delText>
        </w:r>
      </w:del>
    </w:p>
    <w:p w14:paraId="6E4F407F" w14:textId="57EC9217" w:rsidR="008245A2" w:rsidDel="00A70909" w:rsidRDefault="008245A2">
      <w:pPr>
        <w:pStyle w:val="32"/>
        <w:tabs>
          <w:tab w:val="left" w:pos="1260"/>
          <w:tab w:val="right" w:leader="dot" w:pos="9065"/>
        </w:tabs>
        <w:rPr>
          <w:del w:id="156" w:author="Microsoft Office ユーザー" w:date="2019-04-26T21:58:00Z"/>
          <w:rFonts w:asciiTheme="minorHAnsi" w:eastAsiaTheme="minorEastAsia" w:hAnsiTheme="minorHAnsi" w:cstheme="minorBidi"/>
          <w:noProof/>
          <w:kern w:val="2"/>
          <w:szCs w:val="22"/>
        </w:rPr>
      </w:pPr>
      <w:del w:id="157" w:author="Microsoft Office ユーザー" w:date="2019-04-26T21:58:00Z">
        <w:r w:rsidDel="00A70909">
          <w:rPr>
            <w:noProof/>
          </w:rPr>
          <w:delText>2.4.3</w:delText>
        </w:r>
        <w:r w:rsidDel="00A70909">
          <w:rPr>
            <w:rFonts w:asciiTheme="minorHAnsi" w:eastAsiaTheme="minorEastAsia" w:hAnsiTheme="minorHAnsi" w:cstheme="minorBidi"/>
            <w:noProof/>
            <w:kern w:val="2"/>
            <w:szCs w:val="22"/>
          </w:rPr>
          <w:tab/>
        </w:r>
        <w:r w:rsidDel="00A70909">
          <w:rPr>
            <w:rFonts w:hint="eastAsia"/>
            <w:noProof/>
          </w:rPr>
          <w:delText>ものごとの重要度について</w:delText>
        </w:r>
        <w:r w:rsidDel="00A70909">
          <w:rPr>
            <w:noProof/>
          </w:rPr>
          <w:tab/>
          <w:delText>12</w:delText>
        </w:r>
      </w:del>
    </w:p>
    <w:p w14:paraId="716A2C9D" w14:textId="13684D52" w:rsidR="008245A2" w:rsidDel="00A70909" w:rsidRDefault="008245A2">
      <w:pPr>
        <w:pStyle w:val="11"/>
        <w:tabs>
          <w:tab w:val="left" w:pos="420"/>
          <w:tab w:val="right" w:leader="dot" w:pos="9065"/>
        </w:tabs>
        <w:rPr>
          <w:del w:id="158" w:author="Microsoft Office ユーザー" w:date="2019-04-26T21:58:00Z"/>
          <w:rFonts w:asciiTheme="minorHAnsi" w:eastAsiaTheme="minorEastAsia" w:hAnsiTheme="minorHAnsi" w:cstheme="minorBidi"/>
          <w:noProof/>
          <w:kern w:val="2"/>
          <w:szCs w:val="22"/>
        </w:rPr>
      </w:pPr>
      <w:del w:id="159" w:author="Microsoft Office ユーザー" w:date="2019-04-26T21:58:00Z">
        <w:r w:rsidDel="00A70909">
          <w:rPr>
            <w:noProof/>
          </w:rPr>
          <w:delText>3</w:delText>
        </w:r>
        <w:r w:rsidDel="00A70909">
          <w:rPr>
            <w:rFonts w:asciiTheme="minorHAnsi" w:eastAsiaTheme="minorEastAsia" w:hAnsiTheme="minorHAnsi" w:cstheme="minorBidi"/>
            <w:noProof/>
            <w:kern w:val="2"/>
            <w:szCs w:val="22"/>
          </w:rPr>
          <w:tab/>
        </w:r>
        <w:r w:rsidDel="00A70909">
          <w:rPr>
            <w:rFonts w:hint="eastAsia"/>
            <w:noProof/>
          </w:rPr>
          <w:delText>リーン開発</w:delText>
        </w:r>
        <w:r w:rsidDel="00A70909">
          <w:rPr>
            <w:noProof/>
          </w:rPr>
          <w:tab/>
          <w:delText>14</w:delText>
        </w:r>
      </w:del>
    </w:p>
    <w:p w14:paraId="113E7335" w14:textId="69B813B8" w:rsidR="008245A2" w:rsidDel="00A70909" w:rsidRDefault="008245A2">
      <w:pPr>
        <w:pStyle w:val="22"/>
        <w:tabs>
          <w:tab w:val="left" w:pos="840"/>
          <w:tab w:val="right" w:leader="dot" w:pos="9065"/>
        </w:tabs>
        <w:rPr>
          <w:del w:id="160" w:author="Microsoft Office ユーザー" w:date="2019-04-26T21:58:00Z"/>
          <w:rFonts w:asciiTheme="minorHAnsi" w:eastAsiaTheme="minorEastAsia" w:hAnsiTheme="minorHAnsi" w:cstheme="minorBidi"/>
          <w:noProof/>
          <w:kern w:val="2"/>
          <w:szCs w:val="22"/>
        </w:rPr>
      </w:pPr>
      <w:del w:id="161" w:author="Microsoft Office ユーザー" w:date="2019-04-26T21:58:00Z">
        <w:r w:rsidDel="00A70909">
          <w:rPr>
            <w:noProof/>
          </w:rPr>
          <w:delText>3.1</w:delText>
        </w:r>
        <w:r w:rsidDel="00A70909">
          <w:rPr>
            <w:rFonts w:asciiTheme="minorHAnsi" w:eastAsiaTheme="minorEastAsia" w:hAnsiTheme="minorHAnsi" w:cstheme="minorBidi"/>
            <w:noProof/>
            <w:kern w:val="2"/>
            <w:szCs w:val="22"/>
          </w:rPr>
          <w:tab/>
        </w:r>
        <w:r w:rsidDel="00A70909">
          <w:rPr>
            <w:rFonts w:hint="eastAsia"/>
            <w:noProof/>
          </w:rPr>
          <w:delText>リーン開発とは</w:delText>
        </w:r>
        <w:r w:rsidDel="00A70909">
          <w:rPr>
            <w:noProof/>
          </w:rPr>
          <w:tab/>
          <w:delText>14</w:delText>
        </w:r>
      </w:del>
    </w:p>
    <w:p w14:paraId="23D66896" w14:textId="4C5609DA" w:rsidR="008245A2" w:rsidDel="00A70909" w:rsidRDefault="008245A2">
      <w:pPr>
        <w:pStyle w:val="22"/>
        <w:tabs>
          <w:tab w:val="left" w:pos="840"/>
          <w:tab w:val="right" w:leader="dot" w:pos="9065"/>
        </w:tabs>
        <w:rPr>
          <w:del w:id="162" w:author="Microsoft Office ユーザー" w:date="2019-04-26T21:58:00Z"/>
          <w:rFonts w:asciiTheme="minorHAnsi" w:eastAsiaTheme="minorEastAsia" w:hAnsiTheme="minorHAnsi" w:cstheme="minorBidi"/>
          <w:noProof/>
          <w:kern w:val="2"/>
          <w:szCs w:val="22"/>
        </w:rPr>
      </w:pPr>
      <w:del w:id="163" w:author="Microsoft Office ユーザー" w:date="2019-04-26T21:58:00Z">
        <w:r w:rsidDel="00A70909">
          <w:rPr>
            <w:noProof/>
          </w:rPr>
          <w:delText>3.2</w:delText>
        </w:r>
        <w:r w:rsidDel="00A70909">
          <w:rPr>
            <w:rFonts w:asciiTheme="minorHAnsi" w:eastAsiaTheme="minorEastAsia" w:hAnsiTheme="minorHAnsi" w:cstheme="minorBidi"/>
            <w:noProof/>
            <w:kern w:val="2"/>
            <w:szCs w:val="22"/>
          </w:rPr>
          <w:tab/>
        </w:r>
        <w:r w:rsidDel="00A70909">
          <w:rPr>
            <w:rFonts w:hint="eastAsia"/>
            <w:noProof/>
          </w:rPr>
          <w:delText>リーンソフトウェア開発の七つの原則</w:delText>
        </w:r>
        <w:r w:rsidDel="00A70909">
          <w:rPr>
            <w:noProof/>
          </w:rPr>
          <w:tab/>
          <w:delText>14</w:delText>
        </w:r>
      </w:del>
    </w:p>
    <w:p w14:paraId="7376FC09" w14:textId="41E9F1D1" w:rsidR="008245A2" w:rsidDel="00A70909" w:rsidRDefault="008245A2">
      <w:pPr>
        <w:pStyle w:val="32"/>
        <w:tabs>
          <w:tab w:val="left" w:pos="1260"/>
          <w:tab w:val="right" w:leader="dot" w:pos="9065"/>
        </w:tabs>
        <w:rPr>
          <w:del w:id="164" w:author="Microsoft Office ユーザー" w:date="2019-04-26T21:58:00Z"/>
          <w:rFonts w:asciiTheme="minorHAnsi" w:eastAsiaTheme="minorEastAsia" w:hAnsiTheme="minorHAnsi" w:cstheme="minorBidi"/>
          <w:noProof/>
          <w:kern w:val="2"/>
          <w:szCs w:val="22"/>
        </w:rPr>
      </w:pPr>
      <w:del w:id="165" w:author="Microsoft Office ユーザー" w:date="2019-04-26T21:58:00Z">
        <w:r w:rsidDel="00A70909">
          <w:rPr>
            <w:noProof/>
          </w:rPr>
          <w:delText>3.2.1</w:delText>
        </w:r>
        <w:r w:rsidDel="00A70909">
          <w:rPr>
            <w:rFonts w:asciiTheme="minorHAnsi" w:eastAsiaTheme="minorEastAsia" w:hAnsiTheme="minorHAnsi" w:cstheme="minorBidi"/>
            <w:noProof/>
            <w:kern w:val="2"/>
            <w:szCs w:val="22"/>
          </w:rPr>
          <w:tab/>
        </w:r>
        <w:r w:rsidDel="00A70909">
          <w:rPr>
            <w:rFonts w:hint="eastAsia"/>
            <w:noProof/>
          </w:rPr>
          <w:delText>原則</w:delText>
        </w:r>
        <w:r w:rsidDel="00A70909">
          <w:rPr>
            <w:noProof/>
          </w:rPr>
          <w:delText>1</w:delText>
        </w:r>
        <w:r w:rsidDel="00A70909">
          <w:rPr>
            <w:rFonts w:hint="eastAsia"/>
            <w:noProof/>
          </w:rPr>
          <w:delText xml:space="preserve">　ムダを無くす</w:delText>
        </w:r>
        <w:r w:rsidDel="00A70909">
          <w:rPr>
            <w:noProof/>
          </w:rPr>
          <w:tab/>
          <w:delText>14</w:delText>
        </w:r>
      </w:del>
    </w:p>
    <w:p w14:paraId="36AFD24B" w14:textId="5FC19FB9" w:rsidR="008245A2" w:rsidDel="00A70909" w:rsidRDefault="008245A2">
      <w:pPr>
        <w:pStyle w:val="22"/>
        <w:tabs>
          <w:tab w:val="left" w:pos="840"/>
          <w:tab w:val="right" w:leader="dot" w:pos="9065"/>
        </w:tabs>
        <w:rPr>
          <w:del w:id="166" w:author="Microsoft Office ユーザー" w:date="2019-04-26T21:58:00Z"/>
          <w:rFonts w:asciiTheme="minorHAnsi" w:eastAsiaTheme="minorEastAsia" w:hAnsiTheme="minorHAnsi" w:cstheme="minorBidi"/>
          <w:noProof/>
          <w:kern w:val="2"/>
          <w:szCs w:val="22"/>
        </w:rPr>
      </w:pPr>
      <w:del w:id="167" w:author="Microsoft Office ユーザー" w:date="2019-04-26T21:58:00Z">
        <w:r w:rsidDel="00A70909">
          <w:rPr>
            <w:noProof/>
          </w:rPr>
          <w:delText>3.3</w:delText>
        </w:r>
        <w:r w:rsidDel="00A70909">
          <w:rPr>
            <w:rFonts w:asciiTheme="minorHAnsi" w:eastAsiaTheme="minorEastAsia" w:hAnsiTheme="minorHAnsi" w:cstheme="minorBidi"/>
            <w:noProof/>
            <w:kern w:val="2"/>
            <w:szCs w:val="22"/>
          </w:rPr>
          <w:tab/>
        </w:r>
        <w:r w:rsidDel="00A70909">
          <w:rPr>
            <w:rFonts w:hint="eastAsia"/>
            <w:noProof/>
          </w:rPr>
          <w:delText>○○</w:delText>
        </w:r>
        <w:r w:rsidDel="00A70909">
          <w:rPr>
            <w:noProof/>
          </w:rPr>
          <w:tab/>
          <w:delText>14</w:delText>
        </w:r>
      </w:del>
    </w:p>
    <w:p w14:paraId="122345D0" w14:textId="7F4D51B4" w:rsidR="008245A2" w:rsidDel="00A70909" w:rsidRDefault="008245A2">
      <w:pPr>
        <w:pStyle w:val="11"/>
        <w:tabs>
          <w:tab w:val="left" w:pos="420"/>
          <w:tab w:val="right" w:leader="dot" w:pos="9065"/>
        </w:tabs>
        <w:rPr>
          <w:del w:id="168" w:author="Microsoft Office ユーザー" w:date="2019-04-26T21:58:00Z"/>
          <w:rFonts w:asciiTheme="minorHAnsi" w:eastAsiaTheme="minorEastAsia" w:hAnsiTheme="minorHAnsi" w:cstheme="minorBidi"/>
          <w:noProof/>
          <w:kern w:val="2"/>
          <w:szCs w:val="22"/>
        </w:rPr>
      </w:pPr>
      <w:del w:id="169" w:author="Microsoft Office ユーザー" w:date="2019-04-26T21:58:00Z">
        <w:r w:rsidDel="00A70909">
          <w:rPr>
            <w:noProof/>
          </w:rPr>
          <w:delText>4</w:delText>
        </w:r>
        <w:r w:rsidDel="00A70909">
          <w:rPr>
            <w:rFonts w:asciiTheme="minorHAnsi" w:eastAsiaTheme="minorEastAsia" w:hAnsiTheme="minorHAnsi" w:cstheme="minorBidi"/>
            <w:noProof/>
            <w:kern w:val="2"/>
            <w:szCs w:val="22"/>
          </w:rPr>
          <w:tab/>
        </w:r>
        <w:r w:rsidDel="00A70909">
          <w:rPr>
            <w:rFonts w:hint="eastAsia"/>
            <w:noProof/>
          </w:rPr>
          <w:delText>ひろじれんシステム</w:delText>
        </w:r>
        <w:r w:rsidDel="00A70909">
          <w:rPr>
            <w:noProof/>
          </w:rPr>
          <w:tab/>
          <w:delText>15</w:delText>
        </w:r>
      </w:del>
    </w:p>
    <w:p w14:paraId="6E3A09BC" w14:textId="1A38FD21" w:rsidR="008245A2" w:rsidDel="00A70909" w:rsidRDefault="008245A2">
      <w:pPr>
        <w:pStyle w:val="22"/>
        <w:tabs>
          <w:tab w:val="left" w:pos="840"/>
          <w:tab w:val="right" w:leader="dot" w:pos="9065"/>
        </w:tabs>
        <w:rPr>
          <w:del w:id="170" w:author="Microsoft Office ユーザー" w:date="2019-04-26T21:58:00Z"/>
          <w:rFonts w:asciiTheme="minorHAnsi" w:eastAsiaTheme="minorEastAsia" w:hAnsiTheme="minorHAnsi" w:cstheme="minorBidi"/>
          <w:noProof/>
          <w:kern w:val="2"/>
          <w:szCs w:val="22"/>
        </w:rPr>
      </w:pPr>
      <w:del w:id="171" w:author="Microsoft Office ユーザー" w:date="2019-04-26T21:58:00Z">
        <w:r w:rsidDel="00A70909">
          <w:rPr>
            <w:noProof/>
          </w:rPr>
          <w:delText>4.1</w:delText>
        </w:r>
        <w:r w:rsidDel="00A70909">
          <w:rPr>
            <w:rFonts w:asciiTheme="minorHAnsi" w:eastAsiaTheme="minorEastAsia" w:hAnsiTheme="minorHAnsi" w:cstheme="minorBidi"/>
            <w:noProof/>
            <w:kern w:val="2"/>
            <w:szCs w:val="22"/>
          </w:rPr>
          <w:tab/>
        </w:r>
        <w:r w:rsidDel="00A70909">
          <w:rPr>
            <w:rFonts w:hint="eastAsia"/>
            <w:noProof/>
          </w:rPr>
          <w:delText>システムとは、</w:delText>
        </w:r>
        <w:r w:rsidDel="00A70909">
          <w:rPr>
            <w:noProof/>
          </w:rPr>
          <w:tab/>
          <w:delText>15</w:delText>
        </w:r>
      </w:del>
    </w:p>
    <w:p w14:paraId="439474F2" w14:textId="279D451A" w:rsidR="008245A2" w:rsidDel="00A70909" w:rsidRDefault="008245A2">
      <w:pPr>
        <w:pStyle w:val="32"/>
        <w:tabs>
          <w:tab w:val="left" w:pos="1260"/>
          <w:tab w:val="right" w:leader="dot" w:pos="9065"/>
        </w:tabs>
        <w:rPr>
          <w:del w:id="172" w:author="Microsoft Office ユーザー" w:date="2019-04-26T21:58:00Z"/>
          <w:rFonts w:asciiTheme="minorHAnsi" w:eastAsiaTheme="minorEastAsia" w:hAnsiTheme="minorHAnsi" w:cstheme="minorBidi"/>
          <w:noProof/>
          <w:kern w:val="2"/>
          <w:szCs w:val="22"/>
        </w:rPr>
      </w:pPr>
      <w:del w:id="173" w:author="Microsoft Office ユーザー" w:date="2019-04-26T21:58:00Z">
        <w:r w:rsidDel="00A70909">
          <w:rPr>
            <w:noProof/>
          </w:rPr>
          <w:delText>4.1.1</w:delText>
        </w:r>
        <w:r w:rsidDel="00A70909">
          <w:rPr>
            <w:rFonts w:asciiTheme="minorHAnsi" w:eastAsiaTheme="minorEastAsia" w:hAnsiTheme="minorHAnsi" w:cstheme="minorBidi"/>
            <w:noProof/>
            <w:kern w:val="2"/>
            <w:szCs w:val="22"/>
          </w:rPr>
          <w:tab/>
        </w:r>
        <w:r w:rsidDel="00A70909">
          <w:rPr>
            <w:rFonts w:hint="eastAsia"/>
            <w:noProof/>
          </w:rPr>
          <w:delText>システムのライフサイクル</w:delText>
        </w:r>
        <w:r w:rsidDel="00A70909">
          <w:rPr>
            <w:noProof/>
          </w:rPr>
          <w:tab/>
          <w:delText>15</w:delText>
        </w:r>
      </w:del>
    </w:p>
    <w:p w14:paraId="3157474D" w14:textId="08602F35" w:rsidR="008245A2" w:rsidDel="00A70909" w:rsidRDefault="008245A2">
      <w:pPr>
        <w:pStyle w:val="32"/>
        <w:tabs>
          <w:tab w:val="left" w:pos="1260"/>
          <w:tab w:val="right" w:leader="dot" w:pos="9065"/>
        </w:tabs>
        <w:rPr>
          <w:del w:id="174" w:author="Microsoft Office ユーザー" w:date="2019-04-26T21:58:00Z"/>
          <w:rFonts w:asciiTheme="minorHAnsi" w:eastAsiaTheme="minorEastAsia" w:hAnsiTheme="minorHAnsi" w:cstheme="minorBidi"/>
          <w:noProof/>
          <w:kern w:val="2"/>
          <w:szCs w:val="22"/>
        </w:rPr>
      </w:pPr>
      <w:del w:id="175" w:author="Microsoft Office ユーザー" w:date="2019-04-26T21:58:00Z">
        <w:r w:rsidDel="00A70909">
          <w:rPr>
            <w:noProof/>
          </w:rPr>
          <w:delText>4.1.2</w:delText>
        </w:r>
        <w:r w:rsidDel="00A70909">
          <w:rPr>
            <w:rFonts w:asciiTheme="minorHAnsi" w:eastAsiaTheme="minorEastAsia" w:hAnsiTheme="minorHAnsi" w:cstheme="minorBidi"/>
            <w:noProof/>
            <w:kern w:val="2"/>
            <w:szCs w:val="22"/>
          </w:rPr>
          <w:tab/>
        </w:r>
        <w:r w:rsidDel="00A70909">
          <w:rPr>
            <w:rFonts w:hint="eastAsia"/>
            <w:noProof/>
          </w:rPr>
          <w:delText>システムのコンセプト</w:delText>
        </w:r>
        <w:r w:rsidDel="00A70909">
          <w:rPr>
            <w:noProof/>
          </w:rPr>
          <w:tab/>
          <w:delText>15</w:delText>
        </w:r>
      </w:del>
    </w:p>
    <w:p w14:paraId="7C571136" w14:textId="0AD7CB40" w:rsidR="008245A2" w:rsidDel="00A70909" w:rsidRDefault="008245A2">
      <w:pPr>
        <w:pStyle w:val="32"/>
        <w:tabs>
          <w:tab w:val="left" w:pos="1260"/>
          <w:tab w:val="right" w:leader="dot" w:pos="9065"/>
        </w:tabs>
        <w:rPr>
          <w:del w:id="176" w:author="Microsoft Office ユーザー" w:date="2019-04-26T21:58:00Z"/>
          <w:rFonts w:asciiTheme="minorHAnsi" w:eastAsiaTheme="minorEastAsia" w:hAnsiTheme="minorHAnsi" w:cstheme="minorBidi"/>
          <w:noProof/>
          <w:kern w:val="2"/>
          <w:szCs w:val="22"/>
        </w:rPr>
      </w:pPr>
      <w:del w:id="177" w:author="Microsoft Office ユーザー" w:date="2019-04-26T21:58:00Z">
        <w:r w:rsidDel="00A70909">
          <w:rPr>
            <w:noProof/>
          </w:rPr>
          <w:delText>4.1.3</w:delText>
        </w:r>
        <w:r w:rsidDel="00A70909">
          <w:rPr>
            <w:rFonts w:asciiTheme="minorHAnsi" w:eastAsiaTheme="minorEastAsia" w:hAnsiTheme="minorHAnsi" w:cstheme="minorBidi"/>
            <w:noProof/>
            <w:kern w:val="2"/>
            <w:szCs w:val="22"/>
          </w:rPr>
          <w:tab/>
        </w:r>
        <w:r w:rsidDel="00A70909">
          <w:rPr>
            <w:noProof/>
          </w:rPr>
          <w:delText>Systems Engineering</w:delText>
        </w:r>
        <w:r w:rsidDel="00A70909">
          <w:rPr>
            <w:rFonts w:hint="eastAsia"/>
            <w:noProof/>
          </w:rPr>
          <w:delText>のテクニカル・プロセス</w:delText>
        </w:r>
        <w:r w:rsidDel="00A70909">
          <w:rPr>
            <w:noProof/>
          </w:rPr>
          <w:tab/>
          <w:delText>16</w:delText>
        </w:r>
      </w:del>
    </w:p>
    <w:p w14:paraId="333C4652" w14:textId="78BD1E6A" w:rsidR="008245A2" w:rsidDel="00A70909" w:rsidRDefault="008245A2">
      <w:pPr>
        <w:pStyle w:val="32"/>
        <w:tabs>
          <w:tab w:val="left" w:pos="1260"/>
          <w:tab w:val="right" w:leader="dot" w:pos="9065"/>
        </w:tabs>
        <w:rPr>
          <w:del w:id="178" w:author="Microsoft Office ユーザー" w:date="2019-04-26T21:58:00Z"/>
          <w:rFonts w:asciiTheme="minorHAnsi" w:eastAsiaTheme="minorEastAsia" w:hAnsiTheme="minorHAnsi" w:cstheme="minorBidi"/>
          <w:noProof/>
          <w:kern w:val="2"/>
          <w:szCs w:val="22"/>
        </w:rPr>
      </w:pPr>
      <w:del w:id="179" w:author="Microsoft Office ユーザー" w:date="2019-04-26T21:58:00Z">
        <w:r w:rsidDel="00A70909">
          <w:rPr>
            <w:noProof/>
          </w:rPr>
          <w:delText>4.1.4</w:delText>
        </w:r>
        <w:r w:rsidDel="00A70909">
          <w:rPr>
            <w:rFonts w:asciiTheme="minorHAnsi" w:eastAsiaTheme="minorEastAsia" w:hAnsiTheme="minorHAnsi" w:cstheme="minorBidi"/>
            <w:noProof/>
            <w:kern w:val="2"/>
            <w:szCs w:val="22"/>
          </w:rPr>
          <w:tab/>
        </w:r>
        <w:r w:rsidDel="00A70909">
          <w:rPr>
            <w:rFonts w:hint="eastAsia"/>
            <w:noProof/>
          </w:rPr>
          <w:delText>開発プロセスと手法</w:delText>
        </w:r>
        <w:r w:rsidDel="00A70909">
          <w:rPr>
            <w:noProof/>
          </w:rPr>
          <w:tab/>
          <w:delText>17</w:delText>
        </w:r>
      </w:del>
    </w:p>
    <w:p w14:paraId="2A627B73" w14:textId="1D44F4A5" w:rsidR="008245A2" w:rsidDel="00A70909" w:rsidRDefault="008245A2">
      <w:pPr>
        <w:pStyle w:val="22"/>
        <w:tabs>
          <w:tab w:val="left" w:pos="840"/>
          <w:tab w:val="right" w:leader="dot" w:pos="9065"/>
        </w:tabs>
        <w:rPr>
          <w:del w:id="180" w:author="Microsoft Office ユーザー" w:date="2019-04-26T21:58:00Z"/>
          <w:rFonts w:asciiTheme="minorHAnsi" w:eastAsiaTheme="minorEastAsia" w:hAnsiTheme="minorHAnsi" w:cstheme="minorBidi"/>
          <w:noProof/>
          <w:kern w:val="2"/>
          <w:szCs w:val="22"/>
        </w:rPr>
      </w:pPr>
      <w:del w:id="181" w:author="Microsoft Office ユーザー" w:date="2019-04-26T21:58:00Z">
        <w:r w:rsidDel="00A70909">
          <w:rPr>
            <w:noProof/>
          </w:rPr>
          <w:delText>4.2</w:delText>
        </w:r>
        <w:r w:rsidDel="00A70909">
          <w:rPr>
            <w:rFonts w:asciiTheme="minorHAnsi" w:eastAsiaTheme="minorEastAsia" w:hAnsiTheme="minorHAnsi" w:cstheme="minorBidi"/>
            <w:noProof/>
            <w:kern w:val="2"/>
            <w:szCs w:val="22"/>
          </w:rPr>
          <w:tab/>
        </w:r>
        <w:r w:rsidDel="00A70909">
          <w:rPr>
            <w:rFonts w:hint="eastAsia"/>
            <w:noProof/>
          </w:rPr>
          <w:delText>システムの概要</w:delText>
        </w:r>
        <w:r w:rsidDel="00A70909">
          <w:rPr>
            <w:noProof/>
          </w:rPr>
          <w:tab/>
          <w:delText>18</w:delText>
        </w:r>
      </w:del>
    </w:p>
    <w:p w14:paraId="1F26C571" w14:textId="59A21B19" w:rsidR="008245A2" w:rsidDel="00A70909" w:rsidRDefault="008245A2">
      <w:pPr>
        <w:pStyle w:val="32"/>
        <w:tabs>
          <w:tab w:val="left" w:pos="1260"/>
          <w:tab w:val="right" w:leader="dot" w:pos="9065"/>
        </w:tabs>
        <w:rPr>
          <w:del w:id="182" w:author="Microsoft Office ユーザー" w:date="2019-04-26T21:58:00Z"/>
          <w:rFonts w:asciiTheme="minorHAnsi" w:eastAsiaTheme="minorEastAsia" w:hAnsiTheme="minorHAnsi" w:cstheme="minorBidi"/>
          <w:noProof/>
          <w:kern w:val="2"/>
          <w:szCs w:val="22"/>
        </w:rPr>
      </w:pPr>
      <w:del w:id="183" w:author="Microsoft Office ユーザー" w:date="2019-04-26T21:58:00Z">
        <w:r w:rsidDel="00A70909">
          <w:rPr>
            <w:noProof/>
          </w:rPr>
          <w:delText>4.2.1</w:delText>
        </w:r>
        <w:r w:rsidDel="00A70909">
          <w:rPr>
            <w:rFonts w:asciiTheme="minorHAnsi" w:eastAsiaTheme="minorEastAsia" w:hAnsiTheme="minorHAnsi" w:cstheme="minorBidi"/>
            <w:noProof/>
            <w:kern w:val="2"/>
            <w:szCs w:val="22"/>
          </w:rPr>
          <w:tab/>
        </w:r>
        <w:r w:rsidDel="00A70909">
          <w:rPr>
            <w:rFonts w:hint="eastAsia"/>
            <w:noProof/>
          </w:rPr>
          <w:delText>ひろじれんシステムの目的と目標</w:delText>
        </w:r>
        <w:r w:rsidDel="00A70909">
          <w:rPr>
            <w:noProof/>
          </w:rPr>
          <w:tab/>
          <w:delText>18</w:delText>
        </w:r>
      </w:del>
    </w:p>
    <w:p w14:paraId="2D7151A6" w14:textId="097F38EF" w:rsidR="008245A2" w:rsidDel="00A70909" w:rsidRDefault="008245A2">
      <w:pPr>
        <w:pStyle w:val="32"/>
        <w:tabs>
          <w:tab w:val="left" w:pos="1260"/>
          <w:tab w:val="right" w:leader="dot" w:pos="9065"/>
        </w:tabs>
        <w:rPr>
          <w:del w:id="184" w:author="Microsoft Office ユーザー" w:date="2019-04-26T21:58:00Z"/>
          <w:rFonts w:asciiTheme="minorHAnsi" w:eastAsiaTheme="minorEastAsia" w:hAnsiTheme="minorHAnsi" w:cstheme="minorBidi"/>
          <w:noProof/>
          <w:kern w:val="2"/>
          <w:szCs w:val="22"/>
        </w:rPr>
      </w:pPr>
      <w:del w:id="185" w:author="Microsoft Office ユーザー" w:date="2019-04-26T21:58:00Z">
        <w:r w:rsidDel="00A70909">
          <w:rPr>
            <w:noProof/>
          </w:rPr>
          <w:delText>4.2.2</w:delText>
        </w:r>
        <w:r w:rsidDel="00A70909">
          <w:rPr>
            <w:rFonts w:asciiTheme="minorHAnsi" w:eastAsiaTheme="minorEastAsia" w:hAnsiTheme="minorHAnsi" w:cstheme="minorBidi"/>
            <w:noProof/>
            <w:kern w:val="2"/>
            <w:szCs w:val="22"/>
          </w:rPr>
          <w:tab/>
        </w:r>
        <w:r w:rsidDel="00A70909">
          <w:rPr>
            <w:rFonts w:hint="eastAsia"/>
            <w:noProof/>
          </w:rPr>
          <w:delText>システムのライフサイクル</w:delText>
        </w:r>
        <w:r w:rsidDel="00A70909">
          <w:rPr>
            <w:noProof/>
          </w:rPr>
          <w:tab/>
          <w:delText>18</w:delText>
        </w:r>
      </w:del>
    </w:p>
    <w:p w14:paraId="6F561FB9" w14:textId="1FB37B02" w:rsidR="008245A2" w:rsidDel="00A70909" w:rsidRDefault="008245A2">
      <w:pPr>
        <w:pStyle w:val="32"/>
        <w:tabs>
          <w:tab w:val="left" w:pos="1260"/>
          <w:tab w:val="right" w:leader="dot" w:pos="9065"/>
        </w:tabs>
        <w:rPr>
          <w:del w:id="186" w:author="Microsoft Office ユーザー" w:date="2019-04-26T21:58:00Z"/>
          <w:rFonts w:asciiTheme="minorHAnsi" w:eastAsiaTheme="minorEastAsia" w:hAnsiTheme="minorHAnsi" w:cstheme="minorBidi"/>
          <w:noProof/>
          <w:kern w:val="2"/>
          <w:szCs w:val="22"/>
        </w:rPr>
      </w:pPr>
      <w:del w:id="187" w:author="Microsoft Office ユーザー" w:date="2019-04-26T21:58:00Z">
        <w:r w:rsidDel="00A70909">
          <w:rPr>
            <w:noProof/>
          </w:rPr>
          <w:delText>4.2.3</w:delText>
        </w:r>
        <w:r w:rsidDel="00A70909">
          <w:rPr>
            <w:rFonts w:asciiTheme="minorHAnsi" w:eastAsiaTheme="minorEastAsia" w:hAnsiTheme="minorHAnsi" w:cstheme="minorBidi"/>
            <w:noProof/>
            <w:kern w:val="2"/>
            <w:szCs w:val="22"/>
          </w:rPr>
          <w:tab/>
        </w:r>
        <w:r w:rsidDel="00A70909">
          <w:rPr>
            <w:rFonts w:hint="eastAsia"/>
            <w:noProof/>
          </w:rPr>
          <w:delText>ステークホルダー</w:delText>
        </w:r>
        <w:r w:rsidDel="00A70909">
          <w:rPr>
            <w:noProof/>
          </w:rPr>
          <w:tab/>
          <w:delText>18</w:delText>
        </w:r>
      </w:del>
    </w:p>
    <w:p w14:paraId="560BF4EA" w14:textId="6E3F7224" w:rsidR="008245A2" w:rsidDel="00A70909" w:rsidRDefault="008245A2">
      <w:pPr>
        <w:pStyle w:val="32"/>
        <w:tabs>
          <w:tab w:val="left" w:pos="1260"/>
          <w:tab w:val="right" w:leader="dot" w:pos="9065"/>
        </w:tabs>
        <w:rPr>
          <w:del w:id="188" w:author="Microsoft Office ユーザー" w:date="2019-04-26T21:58:00Z"/>
          <w:rFonts w:asciiTheme="minorHAnsi" w:eastAsiaTheme="minorEastAsia" w:hAnsiTheme="minorHAnsi" w:cstheme="minorBidi"/>
          <w:noProof/>
          <w:kern w:val="2"/>
          <w:szCs w:val="22"/>
        </w:rPr>
      </w:pPr>
      <w:del w:id="189" w:author="Microsoft Office ユーザー" w:date="2019-04-26T21:58:00Z">
        <w:r w:rsidDel="00A70909">
          <w:rPr>
            <w:noProof/>
          </w:rPr>
          <w:delText>4.2.4</w:delText>
        </w:r>
        <w:r w:rsidDel="00A70909">
          <w:rPr>
            <w:rFonts w:asciiTheme="minorHAnsi" w:eastAsiaTheme="minorEastAsia" w:hAnsiTheme="minorHAnsi" w:cstheme="minorBidi"/>
            <w:noProof/>
            <w:kern w:val="2"/>
            <w:szCs w:val="22"/>
          </w:rPr>
          <w:tab/>
        </w:r>
        <w:r w:rsidDel="00A70909">
          <w:rPr>
            <w:rFonts w:hint="eastAsia"/>
            <w:noProof/>
          </w:rPr>
          <w:delText>システム構成</w:delText>
        </w:r>
        <w:r w:rsidDel="00A70909">
          <w:rPr>
            <w:noProof/>
          </w:rPr>
          <w:tab/>
          <w:delText>19</w:delText>
        </w:r>
      </w:del>
    </w:p>
    <w:p w14:paraId="23BFA6D3" w14:textId="6A003C3F" w:rsidR="008245A2" w:rsidDel="00A70909" w:rsidRDefault="008245A2">
      <w:pPr>
        <w:pStyle w:val="32"/>
        <w:tabs>
          <w:tab w:val="left" w:pos="1260"/>
          <w:tab w:val="right" w:leader="dot" w:pos="9065"/>
        </w:tabs>
        <w:rPr>
          <w:del w:id="190" w:author="Microsoft Office ユーザー" w:date="2019-04-26T21:58:00Z"/>
          <w:rFonts w:asciiTheme="minorHAnsi" w:eastAsiaTheme="minorEastAsia" w:hAnsiTheme="minorHAnsi" w:cstheme="minorBidi"/>
          <w:noProof/>
          <w:kern w:val="2"/>
          <w:szCs w:val="22"/>
        </w:rPr>
      </w:pPr>
      <w:del w:id="191" w:author="Microsoft Office ユーザー" w:date="2019-04-26T21:58:00Z">
        <w:r w:rsidDel="00A70909">
          <w:rPr>
            <w:noProof/>
          </w:rPr>
          <w:delText>4.2.5</w:delText>
        </w:r>
        <w:r w:rsidDel="00A70909">
          <w:rPr>
            <w:rFonts w:asciiTheme="minorHAnsi" w:eastAsiaTheme="minorEastAsia" w:hAnsiTheme="minorHAnsi" w:cstheme="minorBidi"/>
            <w:noProof/>
            <w:kern w:val="2"/>
            <w:szCs w:val="22"/>
          </w:rPr>
          <w:tab/>
        </w:r>
        <w:r w:rsidDel="00A70909">
          <w:rPr>
            <w:rFonts w:hint="eastAsia"/>
            <w:noProof/>
          </w:rPr>
          <w:delText>コンセプト</w:delText>
        </w:r>
        <w:r w:rsidDel="00A70909">
          <w:rPr>
            <w:noProof/>
          </w:rPr>
          <w:tab/>
          <w:delText>19</w:delText>
        </w:r>
      </w:del>
    </w:p>
    <w:p w14:paraId="0A6FC320" w14:textId="2ABD7369" w:rsidR="008245A2" w:rsidDel="00A70909" w:rsidRDefault="008245A2">
      <w:pPr>
        <w:pStyle w:val="11"/>
        <w:tabs>
          <w:tab w:val="left" w:pos="420"/>
          <w:tab w:val="right" w:leader="dot" w:pos="9065"/>
        </w:tabs>
        <w:rPr>
          <w:del w:id="192" w:author="Microsoft Office ユーザー" w:date="2019-04-26T21:58:00Z"/>
          <w:rFonts w:asciiTheme="minorHAnsi" w:eastAsiaTheme="minorEastAsia" w:hAnsiTheme="minorHAnsi" w:cstheme="minorBidi"/>
          <w:noProof/>
          <w:kern w:val="2"/>
          <w:szCs w:val="22"/>
        </w:rPr>
      </w:pPr>
      <w:del w:id="193" w:author="Microsoft Office ユーザー" w:date="2019-04-26T21:58:00Z">
        <w:r w:rsidDel="00A70909">
          <w:rPr>
            <w:noProof/>
          </w:rPr>
          <w:delText>5</w:delText>
        </w:r>
        <w:r w:rsidDel="00A70909">
          <w:rPr>
            <w:rFonts w:asciiTheme="minorHAnsi" w:eastAsiaTheme="minorEastAsia" w:hAnsiTheme="minorHAnsi" w:cstheme="minorBidi"/>
            <w:noProof/>
            <w:kern w:val="2"/>
            <w:szCs w:val="22"/>
          </w:rPr>
          <w:tab/>
        </w:r>
        <w:r w:rsidDel="00A70909">
          <w:rPr>
            <w:rFonts w:hint="eastAsia"/>
            <w:noProof/>
          </w:rPr>
          <w:delText>システム設計</w:delText>
        </w:r>
        <w:r w:rsidDel="00A70909">
          <w:rPr>
            <w:noProof/>
          </w:rPr>
          <w:tab/>
          <w:delText>20</w:delText>
        </w:r>
      </w:del>
    </w:p>
    <w:p w14:paraId="7C9D4743" w14:textId="1A856BD1" w:rsidR="008245A2" w:rsidDel="00A70909" w:rsidRDefault="008245A2">
      <w:pPr>
        <w:pStyle w:val="22"/>
        <w:tabs>
          <w:tab w:val="left" w:pos="840"/>
          <w:tab w:val="right" w:leader="dot" w:pos="9065"/>
        </w:tabs>
        <w:rPr>
          <w:del w:id="194" w:author="Microsoft Office ユーザー" w:date="2019-04-26T21:58:00Z"/>
          <w:rFonts w:asciiTheme="minorHAnsi" w:eastAsiaTheme="minorEastAsia" w:hAnsiTheme="minorHAnsi" w:cstheme="minorBidi"/>
          <w:noProof/>
          <w:kern w:val="2"/>
          <w:szCs w:val="22"/>
        </w:rPr>
      </w:pPr>
      <w:del w:id="195" w:author="Microsoft Office ユーザー" w:date="2019-04-26T21:58:00Z">
        <w:r w:rsidDel="00A70909">
          <w:rPr>
            <w:noProof/>
          </w:rPr>
          <w:delText>5.1</w:delText>
        </w:r>
        <w:r w:rsidDel="00A70909">
          <w:rPr>
            <w:rFonts w:asciiTheme="minorHAnsi" w:eastAsiaTheme="minorEastAsia" w:hAnsiTheme="minorHAnsi" w:cstheme="minorBidi"/>
            <w:noProof/>
            <w:kern w:val="2"/>
            <w:szCs w:val="22"/>
          </w:rPr>
          <w:tab/>
        </w:r>
        <w:r w:rsidDel="00A70909">
          <w:rPr>
            <w:rFonts w:hint="eastAsia"/>
            <w:noProof/>
          </w:rPr>
          <w:delText>システム設計とは</w:delText>
        </w:r>
        <w:r w:rsidDel="00A70909">
          <w:rPr>
            <w:noProof/>
          </w:rPr>
          <w:tab/>
          <w:delText>20</w:delText>
        </w:r>
      </w:del>
    </w:p>
    <w:p w14:paraId="38C3CEB9" w14:textId="706E9455" w:rsidR="008245A2" w:rsidDel="00A70909" w:rsidRDefault="008245A2">
      <w:pPr>
        <w:pStyle w:val="22"/>
        <w:tabs>
          <w:tab w:val="left" w:pos="840"/>
          <w:tab w:val="right" w:leader="dot" w:pos="9065"/>
        </w:tabs>
        <w:rPr>
          <w:del w:id="196" w:author="Microsoft Office ユーザー" w:date="2019-04-26T21:58:00Z"/>
          <w:rFonts w:asciiTheme="minorHAnsi" w:eastAsiaTheme="minorEastAsia" w:hAnsiTheme="minorHAnsi" w:cstheme="minorBidi"/>
          <w:noProof/>
          <w:kern w:val="2"/>
          <w:szCs w:val="22"/>
        </w:rPr>
      </w:pPr>
      <w:del w:id="197" w:author="Microsoft Office ユーザー" w:date="2019-04-26T21:58:00Z">
        <w:r w:rsidDel="00A70909">
          <w:rPr>
            <w:noProof/>
          </w:rPr>
          <w:delText>5.2</w:delText>
        </w:r>
        <w:r w:rsidDel="00A70909">
          <w:rPr>
            <w:rFonts w:asciiTheme="minorHAnsi" w:eastAsiaTheme="minorEastAsia" w:hAnsiTheme="minorHAnsi" w:cstheme="minorBidi"/>
            <w:noProof/>
            <w:kern w:val="2"/>
            <w:szCs w:val="22"/>
          </w:rPr>
          <w:tab/>
        </w:r>
        <w:r w:rsidDel="00A70909">
          <w:rPr>
            <w:rFonts w:hint="eastAsia"/>
            <w:noProof/>
          </w:rPr>
          <w:delText>要求分析</w:delText>
        </w:r>
        <w:r w:rsidDel="00A70909">
          <w:rPr>
            <w:noProof/>
          </w:rPr>
          <w:tab/>
          <w:delText>21</w:delText>
        </w:r>
      </w:del>
    </w:p>
    <w:p w14:paraId="4ADE72F0" w14:textId="0E2A1EE0" w:rsidR="008245A2" w:rsidDel="00A70909" w:rsidRDefault="008245A2">
      <w:pPr>
        <w:pStyle w:val="32"/>
        <w:tabs>
          <w:tab w:val="left" w:pos="1260"/>
          <w:tab w:val="right" w:leader="dot" w:pos="9065"/>
        </w:tabs>
        <w:rPr>
          <w:del w:id="198" w:author="Microsoft Office ユーザー" w:date="2019-04-26T21:58:00Z"/>
          <w:rFonts w:asciiTheme="minorHAnsi" w:eastAsiaTheme="minorEastAsia" w:hAnsiTheme="minorHAnsi" w:cstheme="minorBidi"/>
          <w:noProof/>
          <w:kern w:val="2"/>
          <w:szCs w:val="22"/>
        </w:rPr>
      </w:pPr>
      <w:del w:id="199" w:author="Microsoft Office ユーザー" w:date="2019-04-26T21:58:00Z">
        <w:r w:rsidDel="00A70909">
          <w:rPr>
            <w:noProof/>
          </w:rPr>
          <w:delText>5.2.1</w:delText>
        </w:r>
        <w:r w:rsidDel="00A70909">
          <w:rPr>
            <w:rFonts w:asciiTheme="minorHAnsi" w:eastAsiaTheme="minorEastAsia" w:hAnsiTheme="minorHAnsi" w:cstheme="minorBidi"/>
            <w:noProof/>
            <w:kern w:val="2"/>
            <w:szCs w:val="22"/>
          </w:rPr>
          <w:tab/>
        </w:r>
        <w:r w:rsidDel="00A70909">
          <w:rPr>
            <w:rFonts w:hint="eastAsia"/>
            <w:noProof/>
          </w:rPr>
          <w:delText>要求とは</w:delText>
        </w:r>
        <w:r w:rsidDel="00A70909">
          <w:rPr>
            <w:noProof/>
          </w:rPr>
          <w:tab/>
          <w:delText>22</w:delText>
        </w:r>
      </w:del>
    </w:p>
    <w:p w14:paraId="52EC31F6" w14:textId="03A80173" w:rsidR="008245A2" w:rsidDel="00A70909" w:rsidRDefault="008245A2">
      <w:pPr>
        <w:pStyle w:val="32"/>
        <w:tabs>
          <w:tab w:val="left" w:pos="1260"/>
          <w:tab w:val="right" w:leader="dot" w:pos="9065"/>
        </w:tabs>
        <w:rPr>
          <w:del w:id="200" w:author="Microsoft Office ユーザー" w:date="2019-04-26T21:58:00Z"/>
          <w:rFonts w:asciiTheme="minorHAnsi" w:eastAsiaTheme="minorEastAsia" w:hAnsiTheme="minorHAnsi" w:cstheme="minorBidi"/>
          <w:noProof/>
          <w:kern w:val="2"/>
          <w:szCs w:val="22"/>
        </w:rPr>
      </w:pPr>
      <w:del w:id="201" w:author="Microsoft Office ユーザー" w:date="2019-04-26T21:58:00Z">
        <w:r w:rsidDel="00A70909">
          <w:rPr>
            <w:noProof/>
          </w:rPr>
          <w:delText>5.2.2</w:delText>
        </w:r>
        <w:r w:rsidDel="00A70909">
          <w:rPr>
            <w:rFonts w:asciiTheme="minorHAnsi" w:eastAsiaTheme="minorEastAsia" w:hAnsiTheme="minorHAnsi" w:cstheme="minorBidi"/>
            <w:noProof/>
            <w:kern w:val="2"/>
            <w:szCs w:val="22"/>
          </w:rPr>
          <w:tab/>
        </w:r>
        <w:r w:rsidDel="00A70909">
          <w:rPr>
            <w:rFonts w:hint="eastAsia"/>
            <w:noProof/>
          </w:rPr>
          <w:delText xml:space="preserve">要求分析に用いられる図やモデル　</w:delText>
        </w:r>
        <w:r w:rsidRPr="00F6666F" w:rsidDel="00A70909">
          <w:rPr>
            <w:rFonts w:hint="eastAsia"/>
            <w:strike/>
            <w:noProof/>
          </w:rPr>
          <w:delText>要求分析の成果物</w:delText>
        </w:r>
        <w:r w:rsidDel="00A70909">
          <w:rPr>
            <w:noProof/>
          </w:rPr>
          <w:tab/>
          <w:delText>24</w:delText>
        </w:r>
      </w:del>
    </w:p>
    <w:p w14:paraId="4A457CDD" w14:textId="0011D1E1" w:rsidR="008245A2" w:rsidDel="00A70909" w:rsidRDefault="008245A2">
      <w:pPr>
        <w:pStyle w:val="32"/>
        <w:tabs>
          <w:tab w:val="left" w:pos="1260"/>
          <w:tab w:val="right" w:leader="dot" w:pos="9065"/>
        </w:tabs>
        <w:rPr>
          <w:del w:id="202" w:author="Microsoft Office ユーザー" w:date="2019-04-26T21:58:00Z"/>
          <w:rFonts w:asciiTheme="minorHAnsi" w:eastAsiaTheme="minorEastAsia" w:hAnsiTheme="minorHAnsi" w:cstheme="minorBidi"/>
          <w:noProof/>
          <w:kern w:val="2"/>
          <w:szCs w:val="22"/>
        </w:rPr>
      </w:pPr>
      <w:del w:id="203" w:author="Microsoft Office ユーザー" w:date="2019-04-26T21:58:00Z">
        <w:r w:rsidDel="00A70909">
          <w:rPr>
            <w:noProof/>
          </w:rPr>
          <w:delText>5.2.3</w:delText>
        </w:r>
        <w:r w:rsidDel="00A70909">
          <w:rPr>
            <w:rFonts w:asciiTheme="minorHAnsi" w:eastAsiaTheme="minorEastAsia" w:hAnsiTheme="minorHAnsi" w:cstheme="minorBidi"/>
            <w:noProof/>
            <w:kern w:val="2"/>
            <w:szCs w:val="22"/>
          </w:rPr>
          <w:tab/>
        </w:r>
        <w:r w:rsidDel="00A70909">
          <w:rPr>
            <w:rFonts w:hint="eastAsia"/>
            <w:noProof/>
          </w:rPr>
          <w:delText>コンテクスト分析</w:delText>
        </w:r>
        <w:r w:rsidDel="00A70909">
          <w:rPr>
            <w:noProof/>
          </w:rPr>
          <w:tab/>
          <w:delText>25</w:delText>
        </w:r>
      </w:del>
    </w:p>
    <w:p w14:paraId="66D40399" w14:textId="4B82C9C2" w:rsidR="008245A2" w:rsidDel="00A70909" w:rsidRDefault="008245A2">
      <w:pPr>
        <w:pStyle w:val="32"/>
        <w:tabs>
          <w:tab w:val="left" w:pos="1260"/>
          <w:tab w:val="right" w:leader="dot" w:pos="9065"/>
        </w:tabs>
        <w:rPr>
          <w:del w:id="204" w:author="Microsoft Office ユーザー" w:date="2019-04-26T21:58:00Z"/>
          <w:rFonts w:asciiTheme="minorHAnsi" w:eastAsiaTheme="minorEastAsia" w:hAnsiTheme="minorHAnsi" w:cstheme="minorBidi"/>
          <w:noProof/>
          <w:kern w:val="2"/>
          <w:szCs w:val="22"/>
        </w:rPr>
      </w:pPr>
      <w:del w:id="205" w:author="Microsoft Office ユーザー" w:date="2019-04-26T21:58:00Z">
        <w:r w:rsidDel="00A70909">
          <w:rPr>
            <w:noProof/>
          </w:rPr>
          <w:delText>5.2.4</w:delText>
        </w:r>
        <w:r w:rsidDel="00A70909">
          <w:rPr>
            <w:rFonts w:asciiTheme="minorHAnsi" w:eastAsiaTheme="minorEastAsia" w:hAnsiTheme="minorHAnsi" w:cstheme="minorBidi"/>
            <w:noProof/>
            <w:kern w:val="2"/>
            <w:szCs w:val="22"/>
          </w:rPr>
          <w:tab/>
        </w:r>
        <w:r w:rsidDel="00A70909">
          <w:rPr>
            <w:rFonts w:hint="eastAsia"/>
            <w:noProof/>
          </w:rPr>
          <w:delText>ユースケース分析</w:delText>
        </w:r>
        <w:r w:rsidDel="00A70909">
          <w:rPr>
            <w:noProof/>
          </w:rPr>
          <w:tab/>
          <w:delText>26</w:delText>
        </w:r>
      </w:del>
    </w:p>
    <w:p w14:paraId="6E9AF233" w14:textId="01E1B646" w:rsidR="008245A2" w:rsidDel="00A70909" w:rsidRDefault="008245A2">
      <w:pPr>
        <w:pStyle w:val="22"/>
        <w:tabs>
          <w:tab w:val="left" w:pos="840"/>
          <w:tab w:val="right" w:leader="dot" w:pos="9065"/>
        </w:tabs>
        <w:rPr>
          <w:del w:id="206" w:author="Microsoft Office ユーザー" w:date="2019-04-26T21:58:00Z"/>
          <w:rFonts w:asciiTheme="minorHAnsi" w:eastAsiaTheme="minorEastAsia" w:hAnsiTheme="minorHAnsi" w:cstheme="minorBidi"/>
          <w:noProof/>
          <w:kern w:val="2"/>
          <w:szCs w:val="22"/>
        </w:rPr>
      </w:pPr>
      <w:del w:id="207" w:author="Microsoft Office ユーザー" w:date="2019-04-26T21:58:00Z">
        <w:r w:rsidDel="00A70909">
          <w:rPr>
            <w:noProof/>
          </w:rPr>
          <w:delText>5.3</w:delText>
        </w:r>
        <w:r w:rsidDel="00A70909">
          <w:rPr>
            <w:rFonts w:asciiTheme="minorHAnsi" w:eastAsiaTheme="minorEastAsia" w:hAnsiTheme="minorHAnsi" w:cstheme="minorBidi"/>
            <w:noProof/>
            <w:kern w:val="2"/>
            <w:szCs w:val="22"/>
          </w:rPr>
          <w:tab/>
        </w:r>
        <w:r w:rsidDel="00A70909">
          <w:rPr>
            <w:rFonts w:hint="eastAsia"/>
            <w:noProof/>
          </w:rPr>
          <w:delText>あなごシステムの要求分析</w:delText>
        </w:r>
        <w:r w:rsidDel="00A70909">
          <w:rPr>
            <w:noProof/>
          </w:rPr>
          <w:tab/>
          <w:delText>27</w:delText>
        </w:r>
      </w:del>
    </w:p>
    <w:p w14:paraId="494A84C4" w14:textId="0E86B82E" w:rsidR="008245A2" w:rsidDel="00A70909" w:rsidRDefault="008245A2">
      <w:pPr>
        <w:pStyle w:val="32"/>
        <w:tabs>
          <w:tab w:val="left" w:pos="1260"/>
          <w:tab w:val="right" w:leader="dot" w:pos="9065"/>
        </w:tabs>
        <w:rPr>
          <w:del w:id="208" w:author="Microsoft Office ユーザー" w:date="2019-04-26T21:58:00Z"/>
          <w:rFonts w:asciiTheme="minorHAnsi" w:eastAsiaTheme="minorEastAsia" w:hAnsiTheme="minorHAnsi" w:cstheme="minorBidi"/>
          <w:noProof/>
          <w:kern w:val="2"/>
          <w:szCs w:val="22"/>
        </w:rPr>
      </w:pPr>
      <w:del w:id="209" w:author="Microsoft Office ユーザー" w:date="2019-04-26T21:58:00Z">
        <w:r w:rsidDel="00A70909">
          <w:rPr>
            <w:noProof/>
          </w:rPr>
          <w:delText>5.3.1</w:delText>
        </w:r>
        <w:r w:rsidDel="00A70909">
          <w:rPr>
            <w:rFonts w:asciiTheme="minorHAnsi" w:eastAsiaTheme="minorEastAsia" w:hAnsiTheme="minorHAnsi" w:cstheme="minorBidi"/>
            <w:noProof/>
            <w:kern w:val="2"/>
            <w:szCs w:val="22"/>
          </w:rPr>
          <w:tab/>
        </w:r>
        <w:r w:rsidDel="00A70909">
          <w:rPr>
            <w:rFonts w:hint="eastAsia"/>
            <w:noProof/>
          </w:rPr>
          <w:delText>ステークホルダー要求</w:delText>
        </w:r>
        <w:r w:rsidDel="00A70909">
          <w:rPr>
            <w:noProof/>
          </w:rPr>
          <w:tab/>
          <w:delText>27</w:delText>
        </w:r>
      </w:del>
    </w:p>
    <w:p w14:paraId="4AD41ECE" w14:textId="4FF253FA" w:rsidR="008245A2" w:rsidDel="00A70909" w:rsidRDefault="008245A2">
      <w:pPr>
        <w:pStyle w:val="32"/>
        <w:tabs>
          <w:tab w:val="left" w:pos="1260"/>
          <w:tab w:val="right" w:leader="dot" w:pos="9065"/>
        </w:tabs>
        <w:rPr>
          <w:del w:id="210" w:author="Microsoft Office ユーザー" w:date="2019-04-26T21:58:00Z"/>
          <w:rFonts w:asciiTheme="minorHAnsi" w:eastAsiaTheme="minorEastAsia" w:hAnsiTheme="minorHAnsi" w:cstheme="minorBidi"/>
          <w:noProof/>
          <w:kern w:val="2"/>
          <w:szCs w:val="22"/>
        </w:rPr>
      </w:pPr>
      <w:del w:id="211" w:author="Microsoft Office ユーザー" w:date="2019-04-26T21:58:00Z">
        <w:r w:rsidDel="00A70909">
          <w:rPr>
            <w:noProof/>
          </w:rPr>
          <w:delText>5.3.2</w:delText>
        </w:r>
        <w:r w:rsidDel="00A70909">
          <w:rPr>
            <w:rFonts w:asciiTheme="minorHAnsi" w:eastAsiaTheme="minorEastAsia" w:hAnsiTheme="minorHAnsi" w:cstheme="minorBidi"/>
            <w:noProof/>
            <w:kern w:val="2"/>
            <w:szCs w:val="22"/>
          </w:rPr>
          <w:tab/>
        </w:r>
        <w:r w:rsidDel="00A70909">
          <w:rPr>
            <w:rFonts w:hint="eastAsia"/>
            <w:noProof/>
          </w:rPr>
          <w:delText>システムの振る舞い</w:delText>
        </w:r>
        <w:r w:rsidDel="00A70909">
          <w:rPr>
            <w:noProof/>
          </w:rPr>
          <w:delText>(</w:delText>
        </w:r>
        <w:r w:rsidDel="00A70909">
          <w:rPr>
            <w:rFonts w:hint="eastAsia"/>
            <w:noProof/>
          </w:rPr>
          <w:delText>シナリオ</w:delText>
        </w:r>
        <w:r w:rsidDel="00A70909">
          <w:rPr>
            <w:noProof/>
          </w:rPr>
          <w:delText>)</w:delText>
        </w:r>
        <w:r w:rsidDel="00A70909">
          <w:rPr>
            <w:noProof/>
          </w:rPr>
          <w:tab/>
          <w:delText>28</w:delText>
        </w:r>
      </w:del>
    </w:p>
    <w:p w14:paraId="46AEA93D" w14:textId="2E426F0D" w:rsidR="008245A2" w:rsidDel="00A70909" w:rsidRDefault="008245A2">
      <w:pPr>
        <w:pStyle w:val="32"/>
        <w:tabs>
          <w:tab w:val="left" w:pos="1260"/>
          <w:tab w:val="right" w:leader="dot" w:pos="9065"/>
        </w:tabs>
        <w:rPr>
          <w:del w:id="212" w:author="Microsoft Office ユーザー" w:date="2019-04-26T21:58:00Z"/>
          <w:rFonts w:asciiTheme="minorHAnsi" w:eastAsiaTheme="minorEastAsia" w:hAnsiTheme="minorHAnsi" w:cstheme="minorBidi"/>
          <w:noProof/>
          <w:kern w:val="2"/>
          <w:szCs w:val="22"/>
        </w:rPr>
      </w:pPr>
      <w:del w:id="213" w:author="Microsoft Office ユーザー" w:date="2019-04-26T21:58:00Z">
        <w:r w:rsidDel="00A70909">
          <w:rPr>
            <w:noProof/>
          </w:rPr>
          <w:delText>5.3.3</w:delText>
        </w:r>
        <w:r w:rsidDel="00A70909">
          <w:rPr>
            <w:rFonts w:asciiTheme="minorHAnsi" w:eastAsiaTheme="minorEastAsia" w:hAnsiTheme="minorHAnsi" w:cstheme="minorBidi"/>
            <w:noProof/>
            <w:kern w:val="2"/>
            <w:szCs w:val="22"/>
          </w:rPr>
          <w:tab/>
        </w:r>
        <w:r w:rsidDel="00A70909">
          <w:rPr>
            <w:rFonts w:hint="eastAsia"/>
            <w:noProof/>
          </w:rPr>
          <w:delText>システムの要求</w:delText>
        </w:r>
        <w:r w:rsidDel="00A70909">
          <w:rPr>
            <w:noProof/>
          </w:rPr>
          <w:tab/>
          <w:delText>29</w:delText>
        </w:r>
      </w:del>
    </w:p>
    <w:p w14:paraId="2157541D" w14:textId="10641C2F" w:rsidR="00CC4F1E" w:rsidRPr="00AF32B6" w:rsidRDefault="00E84D0D" w:rsidP="00AF32B6">
      <w:pPr>
        <w:rPr>
          <w:b/>
        </w:rPr>
      </w:pPr>
      <w:r>
        <w:rPr>
          <w:rFonts w:ascii="Arial" w:hAnsi="Arial"/>
          <w:b/>
        </w:rPr>
        <w:fldChar w:fldCharType="end"/>
      </w:r>
      <w:r w:rsidR="00CC4F1E">
        <w:br w:type="page"/>
      </w:r>
      <w:bookmarkStart w:id="214" w:name="_Toc449275590"/>
      <w:bookmarkStart w:id="215" w:name="_Toc449345276"/>
      <w:r w:rsidR="00CC4F1E" w:rsidRPr="00AF32B6">
        <w:rPr>
          <w:rFonts w:hint="eastAsia"/>
          <w:b/>
        </w:rPr>
        <w:lastRenderedPageBreak/>
        <w:t>変更履歴</w:t>
      </w:r>
      <w:bookmarkEnd w:id="214"/>
      <w:bookmarkEnd w:id="215"/>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r w:rsidR="00A70909" w14:paraId="075A7235" w14:textId="77777777" w:rsidTr="006B63A4">
        <w:trPr>
          <w:cantSplit/>
          <w:trHeight w:val="270"/>
          <w:ins w:id="216" w:author="Microsoft Office ユーザー" w:date="2019-04-26T21:57:00Z"/>
        </w:trPr>
        <w:tc>
          <w:tcPr>
            <w:tcW w:w="918" w:type="dxa"/>
            <w:tcBorders>
              <w:top w:val="single" w:sz="4" w:space="0" w:color="auto"/>
              <w:left w:val="single" w:sz="4" w:space="0" w:color="auto"/>
              <w:bottom w:val="single" w:sz="4" w:space="0" w:color="auto"/>
              <w:right w:val="single" w:sz="4" w:space="0" w:color="auto"/>
            </w:tcBorders>
            <w:vAlign w:val="center"/>
          </w:tcPr>
          <w:p w14:paraId="46BA1DC5" w14:textId="3CC0C3FB" w:rsidR="00A70909" w:rsidRDefault="00A70909" w:rsidP="007D6F2F">
            <w:pPr>
              <w:pStyle w:val="af"/>
              <w:jc w:val="center"/>
              <w:rPr>
                <w:ins w:id="217" w:author="Microsoft Office ユーザー" w:date="2019-04-26T21:57:00Z"/>
                <w:color w:val="000000" w:themeColor="text1"/>
              </w:rPr>
            </w:pPr>
            <w:ins w:id="218" w:author="Microsoft Office ユーザー" w:date="2019-04-26T21:57:00Z">
              <w:r>
                <w:rPr>
                  <w:color w:val="000000" w:themeColor="text1"/>
                </w:rPr>
                <w:t>0.05</w:t>
              </w:r>
            </w:ins>
          </w:p>
        </w:tc>
        <w:tc>
          <w:tcPr>
            <w:tcW w:w="1470" w:type="dxa"/>
            <w:tcBorders>
              <w:top w:val="single" w:sz="4" w:space="0" w:color="auto"/>
              <w:left w:val="single" w:sz="4" w:space="0" w:color="auto"/>
              <w:bottom w:val="single" w:sz="4" w:space="0" w:color="auto"/>
              <w:right w:val="single" w:sz="4" w:space="0" w:color="auto"/>
            </w:tcBorders>
            <w:vAlign w:val="center"/>
          </w:tcPr>
          <w:p w14:paraId="6D14ED0C" w14:textId="4A2B372B" w:rsidR="00A70909" w:rsidRDefault="00A70909" w:rsidP="00AA54B3">
            <w:pPr>
              <w:pStyle w:val="af"/>
              <w:jc w:val="center"/>
              <w:rPr>
                <w:ins w:id="219" w:author="Microsoft Office ユーザー" w:date="2019-04-26T21:57:00Z"/>
                <w:rFonts w:hint="eastAsia"/>
                <w:color w:val="000000" w:themeColor="text1"/>
              </w:rPr>
            </w:pPr>
            <w:ins w:id="220" w:author="Microsoft Office ユーザー" w:date="2019-04-26T21:57:00Z">
              <w:r>
                <w:rPr>
                  <w:rFonts w:hint="eastAsia"/>
                  <w:color w:val="000000" w:themeColor="text1"/>
                </w:rPr>
                <w:t>04/26/2019</w:t>
              </w:r>
            </w:ins>
          </w:p>
        </w:tc>
        <w:tc>
          <w:tcPr>
            <w:tcW w:w="6195" w:type="dxa"/>
            <w:tcBorders>
              <w:top w:val="single" w:sz="4" w:space="0" w:color="auto"/>
              <w:left w:val="single" w:sz="4" w:space="0" w:color="auto"/>
              <w:bottom w:val="single" w:sz="4" w:space="0" w:color="auto"/>
              <w:right w:val="single" w:sz="4" w:space="0" w:color="auto"/>
            </w:tcBorders>
            <w:vAlign w:val="center"/>
          </w:tcPr>
          <w:p w14:paraId="56D6E76F" w14:textId="422FEDC4" w:rsidR="00A70909" w:rsidRDefault="00A70909" w:rsidP="000259FF">
            <w:pPr>
              <w:pStyle w:val="a2"/>
              <w:rPr>
                <w:ins w:id="221" w:author="Microsoft Office ユーザー" w:date="2019-04-26T21:57:00Z"/>
                <w:rFonts w:hint="eastAsia"/>
                <w:color w:val="000000" w:themeColor="text1"/>
              </w:rPr>
            </w:pPr>
            <w:ins w:id="222" w:author="Microsoft Office ユーザー" w:date="2019-04-26T21:57:00Z">
              <w:r>
                <w:rPr>
                  <w:rFonts w:hint="eastAsia"/>
                  <w:color w:val="000000" w:themeColor="text1"/>
                </w:rPr>
                <w:t>諸田さんの目標とシステムの目標を追加</w:t>
              </w:r>
            </w:ins>
          </w:p>
        </w:tc>
        <w:tc>
          <w:tcPr>
            <w:tcW w:w="945" w:type="dxa"/>
            <w:tcBorders>
              <w:top w:val="single" w:sz="4" w:space="0" w:color="auto"/>
              <w:left w:val="single" w:sz="4" w:space="0" w:color="auto"/>
              <w:bottom w:val="single" w:sz="4" w:space="0" w:color="auto"/>
              <w:right w:val="single" w:sz="4" w:space="0" w:color="auto"/>
            </w:tcBorders>
            <w:vAlign w:val="center"/>
          </w:tcPr>
          <w:p w14:paraId="31CDC59C" w14:textId="56E09E07" w:rsidR="00A70909" w:rsidRDefault="00A70909" w:rsidP="00A70881">
            <w:pPr>
              <w:pStyle w:val="af"/>
              <w:jc w:val="center"/>
              <w:rPr>
                <w:ins w:id="223" w:author="Microsoft Office ユーザー" w:date="2019-04-26T21:57:00Z"/>
                <w:color w:val="000000" w:themeColor="text1"/>
              </w:rPr>
            </w:pPr>
            <w:ins w:id="224" w:author="Microsoft Office ユーザー" w:date="2019-04-26T21:57:00Z">
              <w:r>
                <w:rPr>
                  <w:rFonts w:hint="eastAsia"/>
                  <w:color w:val="000000" w:themeColor="text1"/>
                </w:rPr>
                <w:t>諸田</w:t>
              </w:r>
            </w:ins>
          </w:p>
          <w:p w14:paraId="0D7973C1" w14:textId="3E22C4B1" w:rsidR="00A70909" w:rsidRDefault="00A70909" w:rsidP="00A70881">
            <w:pPr>
              <w:pStyle w:val="af"/>
              <w:jc w:val="center"/>
              <w:rPr>
                <w:ins w:id="225" w:author="Microsoft Office ユーザー" w:date="2019-04-26T21:57:00Z"/>
                <w:rFonts w:hint="eastAsia"/>
                <w:color w:val="000000" w:themeColor="text1"/>
              </w:rPr>
            </w:pPr>
            <w:ins w:id="226" w:author="Microsoft Office ユーザー" w:date="2019-04-26T21:57:00Z">
              <w:r>
                <w:rPr>
                  <w:rFonts w:hint="eastAsia"/>
                  <w:color w:val="000000" w:themeColor="text1"/>
                </w:rPr>
                <w:t>太田</w:t>
              </w:r>
            </w:ins>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227" w:name="_Toc7208297"/>
      <w:r>
        <w:rPr>
          <w:rFonts w:hint="eastAsia"/>
        </w:rPr>
        <w:lastRenderedPageBreak/>
        <w:t>はじめに</w:t>
      </w:r>
      <w:bookmarkEnd w:id="227"/>
    </w:p>
    <w:p w14:paraId="389B88B2" w14:textId="77777777" w:rsidR="00AA54B3" w:rsidRDefault="00AA54B3" w:rsidP="00B22C18"/>
    <w:p w14:paraId="378AD49B" w14:textId="7F37A11E" w:rsidR="00784CC3" w:rsidRDefault="006B63A4" w:rsidP="006B63A4">
      <w:pPr>
        <w:ind w:firstLineChars="50" w:firstLine="120"/>
      </w:pPr>
      <w:proofErr w:type="spellStart"/>
      <w:r>
        <w:rPr>
          <w:rFonts w:hint="eastAsia"/>
        </w:rPr>
        <w:t>hogehoge</w:t>
      </w:r>
      <w:proofErr w:type="spellEnd"/>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228" w:name="_Toc449275592"/>
      <w:bookmarkStart w:id="229" w:name="_Toc449345278"/>
    </w:p>
    <w:p w14:paraId="4C5E35D8" w14:textId="1B382DE5" w:rsidR="0014524F" w:rsidRDefault="006B63A4">
      <w:pPr>
        <w:pStyle w:val="10"/>
      </w:pPr>
      <w:bookmarkStart w:id="230" w:name="_Toc7208298"/>
      <w:bookmarkEnd w:id="228"/>
      <w:bookmarkEnd w:id="229"/>
      <w:r>
        <w:rPr>
          <w:rFonts w:hint="eastAsia"/>
        </w:rPr>
        <w:lastRenderedPageBreak/>
        <w:t>ひろじれん</w:t>
      </w:r>
      <w:r>
        <w:t>プロジェクト</w:t>
      </w:r>
      <w:bookmarkEnd w:id="230"/>
    </w:p>
    <w:p w14:paraId="554480A6" w14:textId="77777777" w:rsidR="0014524F" w:rsidRPr="0014524F" w:rsidRDefault="0014524F" w:rsidP="0014524F"/>
    <w:p w14:paraId="439C3813" w14:textId="5D5FBFBD" w:rsidR="007A0981" w:rsidRDefault="007A0981" w:rsidP="0014524F">
      <w:pPr>
        <w:pStyle w:val="20"/>
      </w:pPr>
      <w:bookmarkStart w:id="231" w:name="_Toc7208299"/>
      <w:r>
        <w:t>プロジェクトとは</w:t>
      </w:r>
      <w:bookmarkEnd w:id="231"/>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232" w:name="_Toc7208300"/>
      <w:r>
        <w:t>プロジェクト</w:t>
      </w:r>
      <w:r>
        <w:rPr>
          <w:rFonts w:hint="eastAsia"/>
        </w:rPr>
        <w:t>の目的と成功の条件</w:t>
      </w:r>
      <w:bookmarkEnd w:id="232"/>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233" w:name="_Toc7208301"/>
      <w:r>
        <w:rPr>
          <w:rFonts w:hint="eastAsia"/>
        </w:rPr>
        <w:t>開発プロセス</w:t>
      </w:r>
      <w:bookmarkEnd w:id="233"/>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234" w:name="_Toc7208302"/>
      <w:r>
        <w:rPr>
          <w:rFonts w:hint="eastAsia"/>
        </w:rPr>
        <w:t>ひろじれんプ</w:t>
      </w:r>
      <w:r>
        <w:t>ロジェクト</w:t>
      </w:r>
      <w:r>
        <w:rPr>
          <w:rFonts w:hint="eastAsia"/>
        </w:rPr>
        <w:t>の目的と成功の条件</w:t>
      </w:r>
      <w:bookmarkEnd w:id="234"/>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0712DFD9" w14:textId="3915D0EB" w:rsidTr="00F057CA">
        <w:tc>
          <w:tcPr>
            <w:tcW w:w="4280" w:type="dxa"/>
          </w:tcPr>
          <w:p w14:paraId="1D88A49A" w14:textId="1D61702C" w:rsidR="00F057CA" w:rsidRDefault="00F057CA" w:rsidP="00D544E9">
            <w:r>
              <w:rPr>
                <w:rFonts w:hint="eastAsia"/>
              </w:rPr>
              <w:t>〇〇</w:t>
            </w:r>
          </w:p>
        </w:tc>
        <w:tc>
          <w:tcPr>
            <w:tcW w:w="1536" w:type="dxa"/>
          </w:tcPr>
          <w:p w14:paraId="1E1F59A0" w14:textId="6BEC1DE0" w:rsidR="00F057CA" w:rsidRDefault="00F057CA" w:rsidP="00AE37D5">
            <w:pPr>
              <w:jc w:val="center"/>
            </w:pPr>
          </w:p>
        </w:tc>
        <w:tc>
          <w:tcPr>
            <w:tcW w:w="2056" w:type="dxa"/>
          </w:tcPr>
          <w:p w14:paraId="33BE1303" w14:textId="4655FD88" w:rsidR="00F057CA" w:rsidRDefault="00F057CA" w:rsidP="00D544E9"/>
        </w:tc>
        <w:tc>
          <w:tcPr>
            <w:tcW w:w="1797" w:type="dxa"/>
          </w:tcPr>
          <w:p w14:paraId="14FCA21D" w14:textId="77777777" w:rsidR="00F057CA" w:rsidRDefault="00F057CA" w:rsidP="00B11F68">
            <w:pPr>
              <w:wordWrap/>
              <w:jc w:val="center"/>
            </w:pPr>
          </w:p>
        </w:tc>
      </w:tr>
      <w:tr w:rsidR="00F057CA" w14:paraId="68BCD832" w14:textId="3AE3E4BD" w:rsidTr="00F057CA">
        <w:tc>
          <w:tcPr>
            <w:tcW w:w="4280" w:type="dxa"/>
          </w:tcPr>
          <w:p w14:paraId="7A223503" w14:textId="3A0A8EE9" w:rsidR="00F057CA" w:rsidRDefault="00C709ED" w:rsidP="00D544E9">
            <w:r>
              <w:rPr>
                <w:rFonts w:hint="eastAsia"/>
              </w:rPr>
              <w:t>大学で学んだ制御側を実機に搭載する</w:t>
            </w:r>
          </w:p>
        </w:tc>
        <w:tc>
          <w:tcPr>
            <w:tcW w:w="1536" w:type="dxa"/>
          </w:tcPr>
          <w:p w14:paraId="0D58A23D" w14:textId="50C71B06" w:rsidR="00F057CA" w:rsidRDefault="00803FFF" w:rsidP="00AE37D5">
            <w:pPr>
              <w:jc w:val="center"/>
            </w:pPr>
            <w:r>
              <w:rPr>
                <w:rFonts w:hint="eastAsia"/>
              </w:rPr>
              <w:t>2019/9/15</w:t>
            </w:r>
          </w:p>
        </w:tc>
        <w:tc>
          <w:tcPr>
            <w:tcW w:w="2056" w:type="dxa"/>
          </w:tcPr>
          <w:p w14:paraId="1C54B217" w14:textId="31E8DCF1" w:rsidR="00F057CA" w:rsidRDefault="00803FFF" w:rsidP="00D544E9">
            <w:r>
              <w:rPr>
                <w:rFonts w:hint="eastAsia"/>
              </w:rPr>
              <w:t>走行体システム</w:t>
            </w:r>
          </w:p>
        </w:tc>
        <w:tc>
          <w:tcPr>
            <w:tcW w:w="1797" w:type="dxa"/>
          </w:tcPr>
          <w:p w14:paraId="53CAF4F6" w14:textId="45E0C685" w:rsidR="00F057CA" w:rsidRDefault="00824C9A" w:rsidP="00B11F68">
            <w:pPr>
              <w:jc w:val="center"/>
            </w:pPr>
            <w:r>
              <w:rPr>
                <w:rFonts w:hint="eastAsia"/>
              </w:rPr>
              <w:t>諸田</w:t>
            </w:r>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6DEE6AEF" w:rsidR="00F057CA" w:rsidRDefault="00F057CA" w:rsidP="00AE37D5">
            <w:pPr>
              <w:jc w:val="center"/>
            </w:pPr>
            <w:r>
              <w:rPr>
                <w:rFonts w:hint="eastAsia"/>
              </w:rPr>
              <w:t>いつまで？</w:t>
            </w:r>
          </w:p>
        </w:tc>
        <w:tc>
          <w:tcPr>
            <w:tcW w:w="2056" w:type="dxa"/>
          </w:tcPr>
          <w:p w14:paraId="11378A0D" w14:textId="2805D342" w:rsidR="00F057CA" w:rsidRDefault="00F057CA" w:rsidP="00D544E9">
            <w:r>
              <w:rPr>
                <w:rFonts w:hint="eastAsia"/>
              </w:rPr>
              <w:t>何にする？</w:t>
            </w:r>
          </w:p>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516E0F83" w:rsidR="00F057CA" w:rsidRDefault="00F057CA" w:rsidP="00F057CA">
            <w:pPr>
              <w:jc w:val="center"/>
            </w:pPr>
            <w:r>
              <w:rPr>
                <w:rFonts w:hint="eastAsia"/>
              </w:rPr>
              <w:t>いつまで？</w:t>
            </w:r>
          </w:p>
        </w:tc>
        <w:tc>
          <w:tcPr>
            <w:tcW w:w="2056" w:type="dxa"/>
          </w:tcPr>
          <w:p w14:paraId="7686C2A6" w14:textId="7B45460D" w:rsidR="00F057CA" w:rsidRDefault="00F057CA" w:rsidP="00F057CA">
            <w:r>
              <w:rPr>
                <w:rFonts w:hint="eastAsia"/>
              </w:rPr>
              <w:t>何にする？</w:t>
            </w:r>
          </w:p>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235" w:name="_Toc7208303"/>
      <w:r>
        <w:t>成果物</w:t>
      </w:r>
      <w:bookmarkEnd w:id="235"/>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0376318B" w14:textId="77777777" w:rsidTr="00B62100">
        <w:tc>
          <w:tcPr>
            <w:tcW w:w="2802" w:type="dxa"/>
          </w:tcPr>
          <w:p w14:paraId="2B777EAA" w14:textId="6822FD79" w:rsidR="007A0981" w:rsidRDefault="006617F4" w:rsidP="007A0981">
            <w:r>
              <w:rPr>
                <w:rFonts w:hint="eastAsia"/>
              </w:rPr>
              <w:t>〇〇</w:t>
            </w:r>
          </w:p>
        </w:tc>
        <w:tc>
          <w:tcPr>
            <w:tcW w:w="6263" w:type="dxa"/>
          </w:tcPr>
          <w:p w14:paraId="22431B2C" w14:textId="0C440B4D" w:rsidR="009B63E5" w:rsidRDefault="009B63E5" w:rsidP="007A0981"/>
        </w:tc>
      </w:tr>
      <w:tr w:rsidR="007A0981" w14:paraId="7B3A6E5B" w14:textId="77777777" w:rsidTr="00B62100">
        <w:tc>
          <w:tcPr>
            <w:tcW w:w="2802" w:type="dxa"/>
          </w:tcPr>
          <w:p w14:paraId="68574AB4" w14:textId="77777777" w:rsidR="007A0981" w:rsidRDefault="007A0981" w:rsidP="007A0981">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236" w:name="_Toc7208304"/>
      <w:r>
        <w:rPr>
          <w:rFonts w:hint="eastAsia"/>
        </w:rPr>
        <w:t>プロジェクト・メンバー</w:t>
      </w:r>
      <w:bookmarkEnd w:id="236"/>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237" w:name="_Toc7208305"/>
      <w:r>
        <w:rPr>
          <w:rFonts w:hint="eastAsia"/>
        </w:rPr>
        <w:t>トレードオフマトリックス</w:t>
      </w:r>
      <w:bookmarkEnd w:id="237"/>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238" w:name="_Toc7208306"/>
      <w:r>
        <w:rPr>
          <w:rFonts w:hint="eastAsia"/>
        </w:rPr>
        <w:t>やってみたい事リスト</w:t>
      </w:r>
      <w:bookmarkEnd w:id="238"/>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0F8DA571" w14:textId="41606874" w:rsidR="003E6D48" w:rsidRDefault="005C0B3E" w:rsidP="007A0981">
      <w:pPr>
        <w:pStyle w:val="20"/>
      </w:pPr>
      <w:bookmarkStart w:id="239" w:name="_Toc7208307"/>
      <w:r>
        <w:rPr>
          <w:rFonts w:hint="eastAsia"/>
        </w:rPr>
        <w:t>プロジェクト・マネジメント</w:t>
      </w:r>
      <w:bookmarkEnd w:id="239"/>
    </w:p>
    <w:p w14:paraId="745DF910" w14:textId="77777777" w:rsidR="00F60711" w:rsidRPr="00F60711" w:rsidRDefault="00F60711" w:rsidP="00F60711"/>
    <w:p w14:paraId="7AC2179A" w14:textId="48109087" w:rsidR="007A0981" w:rsidRDefault="003E6D48" w:rsidP="003E6D48">
      <w:pPr>
        <w:pStyle w:val="30"/>
      </w:pPr>
      <w:bookmarkStart w:id="240" w:name="_Toc7208308"/>
      <w:r>
        <w:t>プロジェクト</w:t>
      </w:r>
      <w:r>
        <w:rPr>
          <w:rFonts w:hint="eastAsia"/>
        </w:rPr>
        <w:t>・マネジメントの基礎概念</w:t>
      </w:r>
      <w:bookmarkEnd w:id="240"/>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C22789" w:rsidRPr="00DE344C" w:rsidRDefault="00C22789"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" filled="f" stroked="f" strokeweight="1pt">
                      <v:textbox>
                        <w:txbxContent>
                          <w:p w14:paraId="06A6CBE2" w14:textId="11A386C4" w:rsidR="00C22789" w:rsidRPr="00DE344C" w:rsidRDefault="00C22789"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C22789" w:rsidRPr="00DE344C" w:rsidRDefault="00C22789"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" filled="f" stroked="f" strokeweight="1pt">
                      <v:textbox>
                        <w:txbxContent>
                          <w:p w14:paraId="6F990A2B" w14:textId="611B0A9C" w:rsidR="00C22789" w:rsidRPr="00DE344C" w:rsidRDefault="00C22789"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C22789" w:rsidRPr="00DE344C" w:rsidRDefault="00C22789"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" filled="f" stroked="f" strokeweight="1pt">
                      <v:textbox>
                        <w:txbxContent>
                          <w:p w14:paraId="12795B91" w14:textId="6DA19734" w:rsidR="00C22789" w:rsidRPr="00DE344C" w:rsidRDefault="00C22789"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C22789" w:rsidRPr="00DE344C" w:rsidRDefault="00C22789"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" fillcolor="#deeaf6 [660]" strokecolor="black [3213]" strokeweight="1pt">
                      <v:textbox>
                        <w:txbxContent>
                          <w:p w14:paraId="56F96977" w14:textId="4A9259A7" w:rsidR="00C22789" w:rsidRPr="00DE344C" w:rsidRDefault="00C22789"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241" w:name="_Toc7208309"/>
      <w:r>
        <w:t>プロジェクト</w:t>
      </w:r>
      <w:r>
        <w:rPr>
          <w:rFonts w:hint="eastAsia"/>
        </w:rPr>
        <w:t>・マネジメントのプロセス</w:t>
      </w:r>
      <w:bookmarkEnd w:id="241"/>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242" w:name="_Toc7208310"/>
      <w:r>
        <w:rPr>
          <w:rFonts w:hint="eastAsia"/>
        </w:rPr>
        <w:t>ものごとの重要度について</w:t>
      </w:r>
      <w:bookmarkEnd w:id="242"/>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C22789" w:rsidRDefault="00C22789" w:rsidP="00802F30">
                                  <w:pPr>
                                    <w:spacing w:line="720" w:lineRule="auto"/>
                                    <w:jc w:val="right"/>
                                  </w:pPr>
                                  <w:r>
                                    <w:t xml:space="preserve"> </w:t>
                                  </w:r>
                                </w:p>
                                <w:p w14:paraId="7A8EB109" w14:textId="77777777" w:rsidR="00C22789" w:rsidRDefault="00C22789" w:rsidP="00802F30">
                                  <w:pPr>
                                    <w:spacing w:line="720" w:lineRule="auto"/>
                                    <w:jc w:val="right"/>
                                  </w:pPr>
                                </w:p>
                                <w:p w14:paraId="02DC02A9" w14:textId="6E85E222" w:rsidR="00C22789" w:rsidRPr="00802F30" w:rsidRDefault="00C22789"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" filled="f" strokecolor="red" strokeweight="2.25pt">
                      <v:stroke joinstyle="miter"/>
                      <v:textbox>
                        <w:txbxContent>
                          <w:p w14:paraId="0B5CA658" w14:textId="77777777" w:rsidR="00C22789" w:rsidRDefault="00C22789" w:rsidP="00802F30">
                            <w:pPr>
                              <w:spacing w:line="720" w:lineRule="auto"/>
                              <w:jc w:val="right"/>
                            </w:pPr>
                            <w:r>
                              <w:t xml:space="preserve"> </w:t>
                            </w:r>
                          </w:p>
                          <w:p w14:paraId="7A8EB109" w14:textId="77777777" w:rsidR="00C22789" w:rsidRDefault="00C22789" w:rsidP="00802F30">
                            <w:pPr>
                              <w:spacing w:line="720" w:lineRule="auto"/>
                              <w:jc w:val="right"/>
                            </w:pPr>
                          </w:p>
                          <w:p w14:paraId="02DC02A9" w14:textId="6E85E222" w:rsidR="00C22789" w:rsidRPr="00802F30" w:rsidRDefault="00C22789"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3C30F37" w14:textId="77777777" w:rsidR="007A0981" w:rsidRPr="00AF32B6" w:rsidRDefault="007A0981" w:rsidP="00AF32B6"/>
    <w:p w14:paraId="65BCF5F2" w14:textId="794B7D71" w:rsidR="00AF32B6" w:rsidRPr="00AF32B6" w:rsidDel="00C22789" w:rsidRDefault="00AF32B6" w:rsidP="00AF32B6">
      <w:pPr>
        <w:rPr>
          <w:del w:id="243" w:author="Microsoft Office ユーザー" w:date="2019-04-26T20:56:00Z"/>
        </w:rPr>
      </w:pPr>
      <w:r>
        <w:br w:type="page"/>
      </w:r>
    </w:p>
    <w:p w14:paraId="4E664986" w14:textId="07069EA4" w:rsidR="009A0E60" w:rsidRDefault="009A0E60">
      <w:r>
        <w:br w:type="page"/>
      </w:r>
    </w:p>
    <w:p w14:paraId="24009B86" w14:textId="4EB73FF3" w:rsidR="009A0E60" w:rsidRPr="00EC3023" w:rsidRDefault="009A0E60" w:rsidP="00EC3023"/>
    <w:p w14:paraId="0F361BEB" w14:textId="1ACB1FA9" w:rsidR="00DD38DB" w:rsidRDefault="00DD38DB">
      <w:pPr>
        <w:pStyle w:val="10"/>
      </w:pPr>
      <w:bookmarkStart w:id="244" w:name="_Toc7208311"/>
      <w:r>
        <w:rPr>
          <w:rFonts w:hint="eastAsia"/>
        </w:rPr>
        <w:t>リーン開発</w:t>
      </w:r>
      <w:bookmarkEnd w:id="244"/>
    </w:p>
    <w:p w14:paraId="7D8A54F5" w14:textId="601BD79D" w:rsidR="00DD38DB" w:rsidRDefault="00DD38DB" w:rsidP="00DD38DB">
      <w:pPr>
        <w:pStyle w:val="20"/>
      </w:pPr>
      <w:bookmarkStart w:id="245" w:name="_Toc7208312"/>
      <w:r>
        <w:rPr>
          <w:rFonts w:hint="eastAsia"/>
        </w:rPr>
        <w:t>リーン開発</w:t>
      </w:r>
      <w:r w:rsidR="00A176F4">
        <w:rPr>
          <w:rFonts w:hint="eastAsia"/>
        </w:rPr>
        <w:t>とは</w:t>
      </w:r>
      <w:bookmarkEnd w:id="245"/>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46" w:name="_Toc7208313"/>
      <w:r>
        <w:rPr>
          <w:rFonts w:hint="eastAsia"/>
        </w:rPr>
        <w:t>リーンソフトウェア開発の七つの原則</w:t>
      </w:r>
      <w:bookmarkEnd w:id="246"/>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48433EAF" w:rsidR="00137D88" w:rsidRDefault="00137D88" w:rsidP="00137D88">
      <w:pPr>
        <w:pStyle w:val="30"/>
      </w:pPr>
      <w:bookmarkStart w:id="247" w:name="_Toc7208314"/>
      <w:r>
        <w:rPr>
          <w:rFonts w:hint="eastAsia"/>
        </w:rPr>
        <w:t>原則</w:t>
      </w:r>
      <w:r w:rsidR="00044A43">
        <w:rPr>
          <w:rFonts w:hint="eastAsia"/>
        </w:rPr>
        <w:t>1</w:t>
      </w:r>
      <w:r w:rsidR="00044A43">
        <w:rPr>
          <w:rFonts w:hint="eastAsia"/>
        </w:rPr>
        <w:t xml:space="preserve">　ムダを無くす</w:t>
      </w:r>
      <w:bookmarkEnd w:id="247"/>
    </w:p>
    <w:p w14:paraId="6161DD10" w14:textId="77777777" w:rsidR="00044A43" w:rsidRPr="00044A43" w:rsidRDefault="00044A43" w:rsidP="00044A43"/>
    <w:p w14:paraId="56C8ACF8" w14:textId="66E01F9C" w:rsidR="00044A43" w:rsidRPr="00044A43" w:rsidRDefault="00044A43" w:rsidP="00044A43">
      <w:r>
        <w:rPr>
          <w:rFonts w:hint="eastAsia"/>
        </w:rPr>
        <w:t>80%の価値を提供する20%のコードをまず開発し、その後初めて、次に重要な機能の開発にとりかかるようなプロセス。</w:t>
      </w:r>
    </w:p>
    <w:p w14:paraId="074F43E5" w14:textId="77777777" w:rsidR="00137D88" w:rsidRDefault="00137D88" w:rsidP="00137D88"/>
    <w:p w14:paraId="6BA0876C" w14:textId="77777777" w:rsidR="00044A43" w:rsidRPr="00137D88" w:rsidRDefault="00044A43" w:rsidP="00137D88"/>
    <w:p w14:paraId="29D9CA08" w14:textId="231100E5" w:rsidR="00DD38DB" w:rsidRDefault="00137D88" w:rsidP="00DD38DB">
      <w:pPr>
        <w:pStyle w:val="20"/>
      </w:pPr>
      <w:bookmarkStart w:id="248" w:name="_Toc7208315"/>
      <w:r>
        <w:rPr>
          <w:rFonts w:hint="eastAsia"/>
        </w:rPr>
        <w:t>○</w:t>
      </w:r>
      <w:bookmarkEnd w:id="248"/>
      <w:del w:id="249" w:author="Microsoft Office ユーザー" w:date="2019-04-26T20:57:00Z">
        <w:r w:rsidDel="00C22789">
          <w:rPr>
            <w:rFonts w:hint="eastAsia"/>
          </w:rPr>
          <w:delText>○</w:delText>
        </w:r>
      </w:del>
    </w:p>
    <w:p w14:paraId="23286F92" w14:textId="77777777" w:rsidR="00DD38DB" w:rsidRDefault="00DD38DB"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250" w:name="_Toc7208316"/>
      <w:r>
        <w:rPr>
          <w:rFonts w:hint="eastAsia"/>
        </w:rPr>
        <w:t>ひろじれんシステム</w:t>
      </w:r>
      <w:bookmarkEnd w:id="250"/>
    </w:p>
    <w:p w14:paraId="5CF56CDA" w14:textId="77777777" w:rsidR="005919D9" w:rsidRPr="005919D9" w:rsidRDefault="005919D9" w:rsidP="005919D9"/>
    <w:p w14:paraId="08CDE526" w14:textId="77777777" w:rsidR="00060983" w:rsidRDefault="00060983" w:rsidP="001D50E3">
      <w:pPr>
        <w:pStyle w:val="20"/>
      </w:pPr>
      <w:bookmarkStart w:id="251" w:name="_Toc7208317"/>
      <w:r>
        <w:rPr>
          <w:rFonts w:hint="eastAsia"/>
        </w:rPr>
        <w:t>システムとは、</w:t>
      </w:r>
      <w:bookmarkEnd w:id="251"/>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 xml:space="preserve">an integrated set of elements, subsystems, or assemblies that accomplish a defined </w:t>
      </w:r>
      <w:proofErr w:type="spellStart"/>
      <w:r w:rsidRPr="003A6562">
        <w:rPr>
          <w:rFonts w:hint="eastAsia"/>
          <w:i/>
        </w:rPr>
        <w:t>objective.These</w:t>
      </w:r>
      <w:proofErr w:type="spellEnd"/>
      <w:r w:rsidRPr="003A6562">
        <w:rPr>
          <w:rFonts w:hint="eastAsia"/>
          <w:i/>
        </w:rPr>
        <w:t xml:space="preserve"> </w:t>
      </w:r>
      <w:proofErr w:type="spellStart"/>
      <w:r w:rsidRPr="003A6562">
        <w:rPr>
          <w:rFonts w:hint="eastAsia"/>
          <w:i/>
        </w:rPr>
        <w:t>elsements</w:t>
      </w:r>
      <w:proofErr w:type="spellEnd"/>
      <w:r w:rsidRPr="003A6562">
        <w:rPr>
          <w:rFonts w:hint="eastAsia"/>
          <w:i/>
        </w:rPr>
        <w:t xml:space="preserve">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252" w:name="_Toc7208318"/>
      <w:r>
        <w:rPr>
          <w:rFonts w:hint="eastAsia"/>
        </w:rPr>
        <w:t>システムの</w:t>
      </w:r>
      <w:r w:rsidR="003A6562">
        <w:rPr>
          <w:rFonts w:hint="eastAsia"/>
        </w:rPr>
        <w:t>ライフサイクル</w:t>
      </w:r>
      <w:bookmarkEnd w:id="252"/>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C22789" w:rsidRDefault="00C22789"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C22789" w:rsidRDefault="00C22789"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C22789" w:rsidRDefault="00C22789"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C22789" w:rsidRPr="00CD3BA0" w:rsidRDefault="00C22789"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C22789" w:rsidRPr="00CD3BA0" w:rsidRDefault="00C22789"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C22789" w:rsidRPr="00CD3BA0" w:rsidRDefault="00C22789"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C22789" w:rsidRDefault="00C22789"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C22789" w:rsidRPr="00CD3BA0" w:rsidRDefault="00C22789"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C22789" w:rsidRPr="00CD3BA0" w:rsidRDefault="00C22789"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">
                <v:rect id="正方形/長方形 33" o:spid="_x0000_s1032" style="position:absolute;top:68;width:3600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" fillcolor="white [3212]" strokecolor="black [3213]" strokeweight="1pt">
                  <v:textbox>
                    <w:txbxContent>
                      <w:p w14:paraId="6D8DC709" w14:textId="77777777" w:rsidR="00C22789" w:rsidRDefault="00C22789"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C22789" w:rsidRDefault="00C22789"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P1xwAAAOAAAAAPAAAAZHJzL2Rvd25yZXYueG1sRI9fa8JA&#13;&#10;EMTfC36HY4W+1Yu2WI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FE48/XHAAAA4AAA&#13;&#10;AA8AAAAAAAAAAAAAAAAABwIAAGRycy9kb3ducmV2LnhtbFBLBQYAAAAAAwADALcAAAD7AgAAAAA=&#13;&#10;" fillcolor="white [3212]" strokecolor="black [3213]" strokeweight="1pt">
                  <v:textbox>
                    <w:txbxContent>
                      <w:p w14:paraId="3BC5D089" w14:textId="77777777" w:rsidR="00C22789" w:rsidRDefault="00C22789"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xwAAAOAAAAAPAAAAZHJzL2Rvd25yZXYueG1sRI9fa8JA&#13;&#10;EMTfC36HY4W+1YuWWo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D50Vm7HAAAA4AAA&#13;&#10;AA8AAAAAAAAAAAAAAAAABwIAAGRycy9kb3ducmV2LnhtbFBLBQYAAAAAAwADALcAAAD7AgAAAAA=&#13;&#10;" fillcolor="white [3212]" strokecolor="black [3213]" strokeweight="1pt">
                  <v:textbox>
                    <w:txbxContent>
                      <w:p w14:paraId="3794210D" w14:textId="77777777" w:rsidR="00C22789" w:rsidRPr="00CD3BA0" w:rsidRDefault="00C22789"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C22789" w:rsidRPr="00CD3BA0" w:rsidRDefault="00C22789"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" fillcolor="white [3212]" strokecolor="black [3213]" strokeweight="1pt">
                  <v:textbox>
                    <w:txbxContent>
                      <w:p w14:paraId="152B8C98" w14:textId="77777777" w:rsidR="00C22789" w:rsidRPr="00CD3BA0" w:rsidRDefault="00C22789"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" fillcolor="white [3212]" strokecolor="black [3213]" strokeweight="1pt">
                  <v:textbox>
                    <w:txbxContent>
                      <w:p w14:paraId="42BD6681" w14:textId="77777777" w:rsidR="00C22789" w:rsidRDefault="00C22789"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" fillcolor="white [3212]" strokecolor="black [3213]" strokeweight="1pt">
                  <v:textbox>
                    <w:txbxContent>
                      <w:p w14:paraId="41C2DBFC" w14:textId="77777777" w:rsidR="00C22789" w:rsidRPr="00CD3BA0" w:rsidRDefault="00C22789"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C22789" w:rsidRPr="00CD3BA0" w:rsidRDefault="00C22789"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253" w:name="_Toc7208319"/>
      <w:r>
        <w:rPr>
          <w:rFonts w:hint="eastAsia"/>
        </w:rPr>
        <w:t>システムのコンセプト</w:t>
      </w:r>
      <w:bookmarkEnd w:id="253"/>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254" w:name="_Toc7208320"/>
      <w:r>
        <w:rPr>
          <w:rFonts w:hint="eastAsia"/>
        </w:rPr>
        <w:t>Systems Engineering</w:t>
      </w:r>
      <w:r>
        <w:rPr>
          <w:rFonts w:hint="eastAsia"/>
        </w:rPr>
        <w:t>のテクニカル・</w:t>
      </w:r>
      <w:r w:rsidR="008D7E8E">
        <w:rPr>
          <w:rFonts w:hint="eastAsia"/>
        </w:rPr>
        <w:t>プロセス</w:t>
      </w:r>
      <w:bookmarkEnd w:id="254"/>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w:t>
      </w:r>
      <w:proofErr w:type="spellStart"/>
      <w:r w:rsidRPr="00450665">
        <w:rPr>
          <w:rFonts w:hint="eastAsia"/>
          <w:i/>
        </w:rPr>
        <w:t>a</w:t>
      </w:r>
      <w:proofErr w:type="spellEnd"/>
      <w:r w:rsidRPr="00450665">
        <w:rPr>
          <w:rFonts w:hint="eastAsia"/>
          <w:i/>
        </w:rPr>
        <w:t xml:space="preserve"> effective product, to permit consistent reproduction of the product where </w:t>
      </w:r>
      <w:proofErr w:type="spellStart"/>
      <w:r w:rsidRPr="00450665">
        <w:rPr>
          <w:rFonts w:hint="eastAsia"/>
          <w:i/>
        </w:rPr>
        <w:t>necessasy</w:t>
      </w:r>
      <w:proofErr w:type="spellEnd"/>
      <w:r w:rsidRPr="00450665">
        <w:rPr>
          <w:rFonts w:hint="eastAsia"/>
          <w:i/>
        </w:rPr>
        <w:t>,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 xml:space="preserve">Technical processes enable systems engineers to coordinate the </w:t>
      </w:r>
      <w:proofErr w:type="spellStart"/>
      <w:r w:rsidRPr="00270DB1">
        <w:rPr>
          <w:rFonts w:hint="eastAsia"/>
          <w:i/>
        </w:rPr>
        <w:t>intractions</w:t>
      </w:r>
      <w:proofErr w:type="spellEnd"/>
      <w:r w:rsidRPr="00270DB1">
        <w:rPr>
          <w:rFonts w:hint="eastAsia"/>
          <w:i/>
        </w:rPr>
        <w:t xml:space="preserve"> between engineering specialists, other engineering disciplines, system stakeholders and operators, and manufacturing. They also address </w:t>
      </w:r>
      <w:proofErr w:type="spellStart"/>
      <w:r w:rsidRPr="00270DB1">
        <w:rPr>
          <w:rFonts w:hint="eastAsia"/>
          <w:i/>
        </w:rPr>
        <w:t>confrmance</w:t>
      </w:r>
      <w:proofErr w:type="spellEnd"/>
      <w:r w:rsidRPr="00270DB1">
        <w:rPr>
          <w:rFonts w:hint="eastAsia"/>
          <w:i/>
        </w:rPr>
        <w:t xml:space="preserve"> with the expectations and legislated requirements of society. These processes lead to the creation of a sufficient set of requirements and resulting system solutions that address the desired capabilities within the bounds of performance, </w:t>
      </w:r>
      <w:proofErr w:type="spellStart"/>
      <w:r w:rsidRPr="00270DB1">
        <w:rPr>
          <w:rFonts w:hint="eastAsia"/>
          <w:i/>
        </w:rPr>
        <w:t>environment,external</w:t>
      </w:r>
      <w:proofErr w:type="spellEnd"/>
      <w:r w:rsidRPr="00270DB1">
        <w:rPr>
          <w:rFonts w:hint="eastAsia"/>
          <w:i/>
        </w:rPr>
        <w:t xml:space="preserve"> </w:t>
      </w:r>
      <w:proofErr w:type="spellStart"/>
      <w:r w:rsidRPr="00270DB1">
        <w:rPr>
          <w:rFonts w:hint="eastAsia"/>
          <w:i/>
        </w:rPr>
        <w:t>interfaces,and</w:t>
      </w:r>
      <w:proofErr w:type="spellEnd"/>
      <w:r w:rsidRPr="00270DB1">
        <w:rPr>
          <w:rFonts w:hint="eastAsia"/>
          <w:i/>
        </w:rPr>
        <w:t xml:space="preserve">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255" w:name="_Toc7208321"/>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C22789" w:rsidRPr="003E40DA" w:rsidRDefault="00C22789"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" filled="f" strokecolor="red" strokeweight="1.5pt">
                <v:stroke dashstyle="3 1"/>
                <v:textbox>
                  <w:txbxContent>
                    <w:p w14:paraId="21EB2679" w14:textId="34FF1CEF" w:rsidR="00C22789" w:rsidRPr="003E40DA" w:rsidRDefault="00C22789" w:rsidP="003E40DA">
                      <w:pPr>
                        <w:jc w:val="center"/>
                        <w:rPr>
                          <w:color w:val="FF0000"/>
                          <w:sz w:val="20"/>
                        </w:rPr>
                      </w:pPr>
                      <w:r w:rsidRPr="003E40DA">
                        <w:rPr>
                          <w:rFonts w:hint="eastAsia"/>
                          <w:color w:val="FF0000"/>
                          <w:sz w:val="20"/>
                        </w:rPr>
                        <w:t>ET</w:t>
                      </w:r>
                      <w:r w:rsidRPr="003E40DA">
                        <w:rPr>
                          <w:rFonts w:hint="eastAsia"/>
                          <w:color w:val="FF0000"/>
                          <w:sz w:val="20"/>
                        </w:rPr>
                        <w:t>ロボコンで経験できる箇所</w:t>
                      </w:r>
                    </w:p>
                  </w:txbxContent>
                </v:textbox>
              </v:rect>
            </w:pict>
          </mc:Fallback>
        </mc:AlternateContent>
      </w:r>
      <w:r w:rsidR="00793FD5">
        <w:rPr>
          <w:rFonts w:hint="eastAsia"/>
        </w:rPr>
        <w:t>開発プロセスと手法</w:t>
      </w:r>
      <w:bookmarkEnd w:id="255"/>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F1C12"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A027"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1813"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01A6F"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D04A"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DCC98"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8C407"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0495"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3D204"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2BE789"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6CD760"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972A34" w:rsidP="00F50BC3">
      <w:r>
        <w:rPr>
          <w:noProof/>
        </w:rPr>
        <w:object w:dxaOrig="0" w:dyaOrig="0" w14:anchorId="5A66E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17821101"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20534"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3FE2F"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8307C"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56FD"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59BA3"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256" w:name="_Toc7208322"/>
      <w:r>
        <w:rPr>
          <w:rFonts w:hint="eastAsia"/>
          <w:noProof/>
        </w:rPr>
        <w:lastRenderedPageBreak/>
        <mc:AlternateContent>
          <mc:Choice Requires="wps">
            <w:drawing>
              <wp:anchor distT="0" distB="0" distL="114300" distR="114300" simplePos="0" relativeHeight="251711488" behindDoc="0" locked="0" layoutInCell="1" allowOverlap="1" wp14:anchorId="1CB58BF9" wp14:editId="7517C684">
                <wp:simplePos x="0" y="0"/>
                <wp:positionH relativeFrom="column">
                  <wp:posOffset>3392532</wp:posOffset>
                </wp:positionH>
                <wp:positionV relativeFrom="paragraph">
                  <wp:posOffset>-280942</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C22789" w:rsidRPr="00455B70" w:rsidRDefault="00C22789"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67.15pt;margin-top:-22.1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" adj="-10147,69258" fillcolor="white [3212]" strokecolor="#4472c4 [3208]" strokeweight="1pt">
                <v:textbox>
                  <w:txbxContent>
                    <w:p w14:paraId="62EDE262" w14:textId="389AF950" w:rsidR="00C22789" w:rsidRPr="00455B70" w:rsidRDefault="00C22789"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256"/>
    </w:p>
    <w:p w14:paraId="7ED73989" w14:textId="3262A6FC" w:rsidR="009C1681" w:rsidRPr="009C1681" w:rsidRDefault="009C1681" w:rsidP="009C1681"/>
    <w:p w14:paraId="368BAA73" w14:textId="0DACD463" w:rsidR="00A633BE" w:rsidRDefault="006C6772" w:rsidP="00F3525C">
      <w:pPr>
        <w:pStyle w:val="30"/>
      </w:pPr>
      <w:bookmarkStart w:id="257" w:name="_Toc7208323"/>
      <w:r>
        <w:rPr>
          <w:rFonts w:hint="eastAsia"/>
          <w:noProof/>
        </w:rPr>
        <mc:AlternateContent>
          <mc:Choice Requires="wps">
            <w:drawing>
              <wp:anchor distT="0" distB="0" distL="114300" distR="114300" simplePos="0" relativeHeight="251712512" behindDoc="0" locked="0" layoutInCell="1" allowOverlap="1" wp14:anchorId="03181481" wp14:editId="03C07C78">
                <wp:simplePos x="0" y="0"/>
                <wp:positionH relativeFrom="column">
                  <wp:posOffset>4490176</wp:posOffset>
                </wp:positionH>
                <wp:positionV relativeFrom="paragraph">
                  <wp:posOffset>51072</wp:posOffset>
                </wp:positionV>
                <wp:extent cx="1943100" cy="464820"/>
                <wp:effectExtent l="1384300" t="0" r="1270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19764"/>
                            <a:gd name="adj2" fmla="val 16981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C22789" w:rsidRPr="00455B70" w:rsidRDefault="00C22789"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left:0;text-align:left;margin-left:353.55pt;margin-top:4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" adj="-15069,47481" fillcolor="white [3212]" strokecolor="#4472c4 [3208]" strokeweight="1pt">
                <v:textbox>
                  <w:txbxContent>
                    <w:p w14:paraId="230D86CF" w14:textId="59F71114" w:rsidR="00C22789" w:rsidRPr="00455B70" w:rsidRDefault="00C22789"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r w:rsidR="00DB63BF">
        <w:rPr>
          <w:rFonts w:hint="eastAsia"/>
        </w:rPr>
        <w:t>ひろじれん</w:t>
      </w:r>
      <w:r w:rsidR="009C1681">
        <w:rPr>
          <w:rFonts w:hint="eastAsia"/>
        </w:rPr>
        <w:t>システムの目的と目標</w:t>
      </w:r>
      <w:bookmarkEnd w:id="257"/>
    </w:p>
    <w:p w14:paraId="174C7195" w14:textId="5F271981" w:rsidR="00A633BE" w:rsidRDefault="00A633BE" w:rsidP="00A633BE"/>
    <w:p w14:paraId="19594879" w14:textId="334201F8" w:rsidR="00A633BE" w:rsidRDefault="000A0616" w:rsidP="00A633BE">
      <w:r>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1FAC219" w:rsidR="00F644D0" w:rsidRDefault="00F644D0" w:rsidP="00A633BE"/>
    <w:p w14:paraId="16B33F07" w14:textId="72AF5354" w:rsidR="00FA52A2" w:rsidRDefault="000A0616" w:rsidP="00DB63BF">
      <w:pPr>
        <w:rPr>
          <w:ins w:id="258" w:author="Microsoft Office ユーザー" w:date="2019-04-26T21:02:00Z"/>
        </w:rPr>
      </w:pPr>
      <w:r>
        <w:rPr>
          <w:rFonts w:hint="eastAsia"/>
        </w:rPr>
        <w:t>目標</w:t>
      </w:r>
      <w:r w:rsidR="00FA52A2">
        <w:rPr>
          <w:rFonts w:hint="eastAsia"/>
        </w:rPr>
        <w:t>①</w:t>
      </w:r>
      <w:r w:rsidR="00DB63BF">
        <w:rPr>
          <w:rFonts w:hint="eastAsia"/>
        </w:rPr>
        <w:t>：</w:t>
      </w:r>
      <w:ins w:id="259" w:author="Microsoft Office ユーザー" w:date="2019-04-26T21:01:00Z">
        <w:r w:rsidR="00C22789">
          <w:rPr>
            <w:rFonts w:hint="eastAsia"/>
          </w:rPr>
          <w:t>リザルトタイム</w:t>
        </w:r>
        <w:r w:rsidR="00C22789">
          <w:t>0</w:t>
        </w:r>
        <w:r w:rsidR="00C22789">
          <w:rPr>
            <w:rFonts w:hint="eastAsia"/>
          </w:rPr>
          <w:t>秒を獲得する。</w:t>
        </w:r>
      </w:ins>
    </w:p>
    <w:p w14:paraId="3EE75643" w14:textId="1D0748A8" w:rsidR="00C22789" w:rsidRDefault="00C22789" w:rsidP="00DB63BF">
      <w:pPr>
        <w:rPr>
          <w:ins w:id="260" w:author="Microsoft Office ユーザー" w:date="2019-04-26T21:02:00Z"/>
        </w:rPr>
      </w:pPr>
      <w:ins w:id="261" w:author="Microsoft Office ユーザー" w:date="2019-04-26T21:02:00Z">
        <w:r>
          <w:tab/>
        </w:r>
        <w:r>
          <w:rPr>
            <w:rFonts w:hint="eastAsia"/>
          </w:rPr>
          <w:t>走行タイム</w:t>
        </w:r>
      </w:ins>
      <w:ins w:id="262" w:author="Microsoft Office ユーザー" w:date="2019-04-26T21:13:00Z">
        <w:r w:rsidR="002B4C12">
          <w:tab/>
        </w:r>
        <w:r w:rsidR="002B4C12">
          <w:tab/>
        </w:r>
        <w:r w:rsidR="002B4C12">
          <w:tab/>
        </w:r>
      </w:ins>
      <w:ins w:id="263" w:author="Microsoft Office ユーザー" w:date="2019-04-26T21:02:00Z">
        <w:r>
          <w:t>:20</w:t>
        </w:r>
        <w:r>
          <w:rPr>
            <w:rFonts w:hint="eastAsia"/>
          </w:rPr>
          <w:t>秒</w:t>
        </w:r>
      </w:ins>
    </w:p>
    <w:p w14:paraId="3B57FF81" w14:textId="198E19AC" w:rsidR="00C22789" w:rsidRDefault="00C22789" w:rsidP="00DB63BF">
      <w:pPr>
        <w:rPr>
          <w:ins w:id="264" w:author="Microsoft Office ユーザー" w:date="2019-04-26T21:13:00Z"/>
        </w:rPr>
      </w:pPr>
      <w:ins w:id="265" w:author="Microsoft Office ユーザー" w:date="2019-04-26T21:02:00Z">
        <w:r>
          <w:tab/>
        </w:r>
      </w:ins>
      <w:ins w:id="266" w:author="Microsoft Office ユーザー" w:date="2019-04-26T21:13:00Z">
        <w:r w:rsidR="002B4C12">
          <w:rPr>
            <w:rFonts w:hint="eastAsia"/>
          </w:rPr>
          <w:t>カラーブロック有効移動</w:t>
        </w:r>
        <w:r w:rsidR="002B4C12">
          <w:t>8</w:t>
        </w:r>
        <w:r w:rsidR="002B4C12">
          <w:rPr>
            <w:rFonts w:hint="eastAsia"/>
          </w:rPr>
          <w:t>個</w:t>
        </w:r>
        <w:r w:rsidR="002B4C12">
          <w:tab/>
        </w:r>
        <w:r w:rsidR="002B4C12">
          <w:t>:</w:t>
        </w:r>
      </w:ins>
      <w:ins w:id="267" w:author="Microsoft Office ユーザー" w:date="2019-04-26T21:14:00Z">
        <w:r w:rsidR="002B4C12">
          <w:t>-</w:t>
        </w:r>
      </w:ins>
      <w:ins w:id="268" w:author="Microsoft Office ユーザー" w:date="2019-04-26T21:13:00Z">
        <w:r w:rsidR="002B4C12">
          <w:rPr>
            <w:rFonts w:hint="eastAsia"/>
          </w:rPr>
          <w:t>4秒</w:t>
        </w:r>
      </w:ins>
    </w:p>
    <w:p w14:paraId="47A37539" w14:textId="3B7B116D" w:rsidR="002B4C12" w:rsidRPr="002B4C12" w:rsidRDefault="006C6772" w:rsidP="00DB63BF">
      <w:pPr>
        <w:rPr>
          <w:rFonts w:hint="eastAsia"/>
          <w:rPrChange w:id="269" w:author="Microsoft Office ユーザー" w:date="2019-04-26T21:13:00Z">
            <w:rPr>
              <w:rFonts w:hint="eastAsia"/>
            </w:rPr>
          </w:rPrChange>
        </w:rPr>
      </w:pPr>
      <w:r>
        <w:rPr>
          <w:rFonts w:hint="eastAsia"/>
          <w:noProof/>
        </w:rPr>
        <mc:AlternateContent>
          <mc:Choice Requires="wps">
            <w:drawing>
              <wp:anchor distT="0" distB="0" distL="114300" distR="114300" simplePos="0" relativeHeight="251714560" behindDoc="0" locked="0" layoutInCell="1" allowOverlap="1" wp14:anchorId="0A93C4F8" wp14:editId="62C001F3">
                <wp:simplePos x="0" y="0"/>
                <wp:positionH relativeFrom="column">
                  <wp:posOffset>3977277</wp:posOffset>
                </wp:positionH>
                <wp:positionV relativeFrom="paragraph">
                  <wp:posOffset>199390</wp:posOffset>
                </wp:positionV>
                <wp:extent cx="2350770" cy="464820"/>
                <wp:effectExtent l="1181100" t="0" r="11430" b="17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99259"/>
                            <a:gd name="adj2" fmla="val 32583"/>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C22789" w:rsidRPr="00455B70" w:rsidRDefault="00C22789"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13.15pt;margin-top:15.7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" adj="-10640,17838" fillcolor="white [3212]" strokecolor="#4472c4 [3208]" strokeweight="1pt">
                <v:textbox>
                  <w:txbxContent>
                    <w:p w14:paraId="64C7C441" w14:textId="0EBC446A" w:rsidR="00C22789" w:rsidRPr="00455B70" w:rsidRDefault="00C22789"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ins w:id="270" w:author="Microsoft Office ユーザー" w:date="2019-04-26T21:13:00Z">
        <w:r w:rsidR="002B4C12">
          <w:tab/>
        </w:r>
      </w:ins>
      <w:ins w:id="271" w:author="Microsoft Office ユーザー" w:date="2019-04-26T21:14:00Z">
        <w:r w:rsidR="002B4C12">
          <w:rPr>
            <w:rFonts w:hint="eastAsia"/>
          </w:rPr>
          <w:t>フルビンゴ</w:t>
        </w:r>
        <w:r w:rsidR="002B4C12">
          <w:tab/>
        </w:r>
        <w:r w:rsidR="002B4C12">
          <w:tab/>
        </w:r>
        <w:r w:rsidR="002B4C12">
          <w:tab/>
        </w:r>
        <w:r w:rsidR="002B4C12">
          <w:t>:</w:t>
        </w:r>
        <w:r w:rsidR="002B4C12">
          <w:t>-11</w:t>
        </w:r>
        <w:r w:rsidR="002B4C12">
          <w:rPr>
            <w:rFonts w:hint="eastAsia"/>
          </w:rPr>
          <w:t>秒</w:t>
        </w:r>
      </w:ins>
    </w:p>
    <w:p w14:paraId="28E14A68" w14:textId="1F7DAAF3" w:rsidR="00FA52A2" w:rsidRDefault="002B4C12" w:rsidP="00A633BE">
      <w:pPr>
        <w:rPr>
          <w:ins w:id="272" w:author="Microsoft Office ユーザー" w:date="2019-04-26T21:58:00Z"/>
        </w:rPr>
      </w:pPr>
      <w:ins w:id="273" w:author="Microsoft Office ユーザー" w:date="2019-04-26T21:14:00Z">
        <w:r>
          <w:tab/>
        </w:r>
        <w:r>
          <w:rPr>
            <w:rFonts w:hint="eastAsia"/>
          </w:rPr>
          <w:t>ガレージ停止</w:t>
        </w:r>
        <w:r>
          <w:tab/>
        </w:r>
        <w:r>
          <w:tab/>
        </w:r>
        <w:r>
          <w:tab/>
        </w:r>
        <w:r>
          <w:t>:-</w:t>
        </w:r>
        <w:r>
          <w:t>5</w:t>
        </w:r>
        <w:r>
          <w:rPr>
            <w:rFonts w:hint="eastAsia"/>
          </w:rPr>
          <w:t>秒</w:t>
        </w:r>
      </w:ins>
    </w:p>
    <w:p w14:paraId="342BA914" w14:textId="77777777" w:rsidR="00481B91" w:rsidRDefault="00481B91" w:rsidP="00A633BE">
      <w:pPr>
        <w:rPr>
          <w:rFonts w:hint="eastAsia"/>
        </w:rPr>
      </w:pPr>
    </w:p>
    <w:p w14:paraId="34C434D8" w14:textId="409D86AC" w:rsidR="00533064" w:rsidRDefault="00533064" w:rsidP="00A633BE">
      <w:pPr>
        <w:rPr>
          <w:ins w:id="274" w:author="Microsoft Office ユーザー" w:date="2019-04-26T21:53:00Z"/>
        </w:rPr>
      </w:pPr>
      <w:r>
        <w:rPr>
          <w:rFonts w:hint="eastAsia"/>
        </w:rPr>
        <w:t>目標</w:t>
      </w:r>
      <w:r w:rsidR="00FA52A2">
        <w:rPr>
          <w:rFonts w:hint="eastAsia"/>
        </w:rPr>
        <w:t>②</w:t>
      </w:r>
      <w:r w:rsidR="003C0EA3">
        <w:rPr>
          <w:rFonts w:hint="eastAsia"/>
        </w:rPr>
        <w:t>：</w:t>
      </w:r>
      <w:ins w:id="275" w:author="Microsoft Office ユーザー" w:date="2019-04-26T21:01:00Z">
        <w:r w:rsidR="00C22789">
          <w:rPr>
            <w:rFonts w:hint="eastAsia"/>
          </w:rPr>
          <w:t>成功率</w:t>
        </w:r>
        <w:r w:rsidR="00C22789">
          <w:t>100%</w:t>
        </w:r>
      </w:ins>
    </w:p>
    <w:p w14:paraId="44AC4A62" w14:textId="0B620772" w:rsidR="00DF1D68" w:rsidRDefault="00DF1D68" w:rsidP="00A633BE">
      <w:pPr>
        <w:rPr>
          <w:ins w:id="276" w:author="Microsoft Office ユーザー" w:date="2019-04-26T21:58:00Z"/>
        </w:rPr>
      </w:pPr>
      <w:ins w:id="277" w:author="Microsoft Office ユーザー" w:date="2019-04-26T21:53:00Z">
        <w:r>
          <w:tab/>
        </w:r>
        <w:r>
          <w:rPr>
            <w:rFonts w:hint="eastAsia"/>
          </w:rPr>
          <w:t>正確に走行体を制御する</w:t>
        </w:r>
      </w:ins>
    </w:p>
    <w:p w14:paraId="2F3A1894" w14:textId="77777777" w:rsidR="00481B91" w:rsidRPr="00533064" w:rsidRDefault="00481B91" w:rsidP="00A633BE">
      <w:pPr>
        <w:rPr>
          <w:rFonts w:hint="eastAsia"/>
        </w:rPr>
      </w:pPr>
    </w:p>
    <w:p w14:paraId="3A87ACFA" w14:textId="036D1D0C" w:rsidR="00C84878" w:rsidRDefault="00CE13C0" w:rsidP="00A633BE">
      <w:pPr>
        <w:rPr>
          <w:rFonts w:hint="eastAsia"/>
        </w:rPr>
      </w:pPr>
      <w:ins w:id="278" w:author="Microsoft Office ユーザー" w:date="2019-04-26T21:30:00Z">
        <w:r>
          <w:rPr>
            <w:noProof/>
          </w:rPr>
          <mc:AlternateContent>
            <mc:Choice Requires="wps">
              <w:drawing>
                <wp:anchor distT="0" distB="0" distL="114300" distR="114300" simplePos="0" relativeHeight="251749376" behindDoc="0" locked="0" layoutInCell="1" allowOverlap="1" wp14:anchorId="5CA291B2" wp14:editId="0AC3345E">
                  <wp:simplePos x="0" y="0"/>
                  <wp:positionH relativeFrom="column">
                    <wp:posOffset>1973398</wp:posOffset>
                  </wp:positionH>
                  <wp:positionV relativeFrom="paragraph">
                    <wp:posOffset>71392</wp:posOffset>
                  </wp:positionV>
                  <wp:extent cx="3700780" cy="1236345"/>
                  <wp:effectExtent l="12700" t="127000" r="20320" b="20955"/>
                  <wp:wrapNone/>
                  <wp:docPr id="4" name="雲形吹き出し 4"/>
                  <wp:cNvGraphicFramePr/>
                  <a:graphic xmlns:a="http://schemas.openxmlformats.org/drawingml/2006/main">
                    <a:graphicData uri="http://schemas.microsoft.com/office/word/2010/wordprocessingShape">
                      <wps:wsp>
                        <wps:cNvSpPr/>
                        <wps:spPr>
                          <a:xfrm>
                            <a:off x="0" y="0"/>
                            <a:ext cx="3700780" cy="1236345"/>
                          </a:xfrm>
                          <a:prstGeom prst="cloudCallout">
                            <a:avLst>
                              <a:gd name="adj1" fmla="val -32789"/>
                              <a:gd name="adj2" fmla="val -5706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A2BA14" w14:textId="2C89CFD8" w:rsidR="00CE13C0" w:rsidRPr="00CE13C0" w:rsidRDefault="00CE13C0" w:rsidP="00CE13C0">
                              <w:pPr>
                                <w:rPr>
                                  <w:ins w:id="279" w:author="Microsoft Office ユーザー" w:date="2019-04-26T21:31:00Z"/>
                                  <w:color w:val="000000" w:themeColor="text1"/>
                                  <w:rPrChange w:id="280" w:author="Microsoft Office ユーザー" w:date="2019-04-26T21:32:00Z">
                                    <w:rPr>
                                      <w:ins w:id="281" w:author="Microsoft Office ユーザー" w:date="2019-04-26T21:31:00Z"/>
                                    </w:rPr>
                                  </w:rPrChange>
                                </w:rPr>
                              </w:pPr>
                              <w:ins w:id="282" w:author="Microsoft Office ユーザー" w:date="2019-04-26T21:30:00Z">
                                <w:r w:rsidRPr="00CE13C0">
                                  <w:rPr>
                                    <w:rFonts w:hint="eastAsia"/>
                                    <w:color w:val="000000" w:themeColor="text1"/>
                                    <w:rPrChange w:id="283" w:author="Microsoft Office ユーザー" w:date="2019-04-26T21:32:00Z">
                                      <w:rPr>
                                        <w:rFonts w:hint="eastAsia"/>
                                      </w:rPr>
                                    </w:rPrChange>
                                  </w:rPr>
                                  <w:t>ハードルの高い</w:t>
                                </w:r>
                              </w:ins>
                              <w:ins w:id="284" w:author="Microsoft Office ユーザー" w:date="2019-04-26T21:31:00Z">
                                <w:r w:rsidRPr="00CE13C0">
                                  <w:rPr>
                                    <w:rFonts w:hint="eastAsia"/>
                                    <w:color w:val="000000" w:themeColor="text1"/>
                                    <w:rPrChange w:id="285" w:author="Microsoft Office ユーザー" w:date="2019-04-26T21:32:00Z">
                                      <w:rPr>
                                        <w:rFonts w:hint="eastAsia"/>
                                      </w:rPr>
                                    </w:rPrChange>
                                  </w:rPr>
                                  <w:t>目標となっている。</w:t>
                                </w:r>
                              </w:ins>
                            </w:p>
                            <w:p w14:paraId="3DF7592D" w14:textId="56DECC10" w:rsidR="00CE13C0" w:rsidRPr="00CE13C0" w:rsidRDefault="00CE13C0" w:rsidP="00CE13C0">
                              <w:pPr>
                                <w:rPr>
                                  <w:ins w:id="286" w:author="Microsoft Office ユーザー" w:date="2019-04-26T21:31:00Z"/>
                                  <w:color w:val="000000" w:themeColor="text1"/>
                                  <w:rPrChange w:id="287" w:author="Microsoft Office ユーザー" w:date="2019-04-26T21:32:00Z">
                                    <w:rPr>
                                      <w:ins w:id="288" w:author="Microsoft Office ユーザー" w:date="2019-04-26T21:31:00Z"/>
                                    </w:rPr>
                                  </w:rPrChange>
                                </w:rPr>
                                <w:pPrChange w:id="289" w:author="Microsoft Office ユーザー" w:date="2019-04-26T21:32:00Z">
                                  <w:pPr/>
                                </w:pPrChange>
                              </w:pPr>
                              <w:ins w:id="290" w:author="Microsoft Office ユーザー" w:date="2019-04-26T21:31:00Z">
                                <w:r w:rsidRPr="00CE13C0">
                                  <w:rPr>
                                    <w:color w:val="000000" w:themeColor="text1"/>
                                    <w:rPrChange w:id="291" w:author="Microsoft Office ユーザー" w:date="2019-04-26T21:32:00Z">
                                      <w:rPr/>
                                    </w:rPrChange>
                                  </w:rPr>
                                  <w:t>5,7</w:t>
                                </w:r>
                                <w:r w:rsidRPr="00CE13C0">
                                  <w:rPr>
                                    <w:rFonts w:hint="eastAsia"/>
                                    <w:color w:val="000000" w:themeColor="text1"/>
                                    <w:rPrChange w:id="292" w:author="Microsoft Office ユーザー" w:date="2019-04-26T21:32:00Z">
                                      <w:rPr>
                                        <w:rFonts w:hint="eastAsia"/>
                                      </w:rPr>
                                    </w:rPrChange>
                                  </w:rPr>
                                  <w:t>月末に目標の見直しを行う。</w:t>
                                </w:r>
                              </w:ins>
                            </w:p>
                            <w:p w14:paraId="3C4760BF" w14:textId="19575E8C" w:rsidR="00CE13C0" w:rsidRPr="00CE13C0" w:rsidRDefault="00CE13C0" w:rsidP="00CE13C0">
                              <w:pPr>
                                <w:rPr>
                                  <w:rFonts w:hint="eastAsia"/>
                                  <w:color w:val="000000" w:themeColor="text1"/>
                                  <w:rPrChange w:id="293" w:author="Microsoft Office ユーザー" w:date="2019-04-26T21:32:00Z">
                                    <w:rPr>
                                      <w:rFonts w:hint="eastAsia"/>
                                    </w:rPr>
                                  </w:rPrChange>
                                </w:rPr>
                                <w:pPrChange w:id="294" w:author="Microsoft Office ユーザー" w:date="2019-04-26T21:32:00Z">
                                  <w:pPr/>
                                </w:pPrChange>
                              </w:pPr>
                              <w:ins w:id="295" w:author="Microsoft Office ユーザー" w:date="2019-04-26T21:31:00Z">
                                <w:r w:rsidRPr="00CE13C0">
                                  <w:rPr>
                                    <w:rFonts w:hint="eastAsia"/>
                                    <w:color w:val="000000" w:themeColor="text1"/>
                                    <w:rPrChange w:id="296" w:author="Microsoft Office ユーザー" w:date="2019-04-26T21:32:00Z">
                                      <w:rPr>
                                        <w:rFonts w:hint="eastAsia"/>
                                      </w:rPr>
                                    </w:rPrChange>
                                  </w:rPr>
                                  <w:t>2019/4/26</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291B2"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4" o:spid="_x0000_s1042" type="#_x0000_t106" style="position:absolute;margin-left:155.4pt;margin-top:5.6pt;width:291.4pt;height:97.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" adj="3718,-1525" fillcolor="white [3212]" strokecolor="#1f4d78 [1604]" strokeweight="1pt">
                  <v:stroke joinstyle="miter"/>
                  <v:textbox>
                    <w:txbxContent>
                      <w:p w14:paraId="2FA2BA14" w14:textId="2C89CFD8" w:rsidR="00CE13C0" w:rsidRPr="00CE13C0" w:rsidRDefault="00CE13C0" w:rsidP="00CE13C0">
                        <w:pPr>
                          <w:rPr>
                            <w:ins w:id="297" w:author="Microsoft Office ユーザー" w:date="2019-04-26T21:31:00Z"/>
                            <w:color w:val="000000" w:themeColor="text1"/>
                            <w:rPrChange w:id="298" w:author="Microsoft Office ユーザー" w:date="2019-04-26T21:32:00Z">
                              <w:rPr>
                                <w:ins w:id="299" w:author="Microsoft Office ユーザー" w:date="2019-04-26T21:31:00Z"/>
                              </w:rPr>
                            </w:rPrChange>
                          </w:rPr>
                        </w:pPr>
                        <w:ins w:id="300" w:author="Microsoft Office ユーザー" w:date="2019-04-26T21:30:00Z">
                          <w:r w:rsidRPr="00CE13C0">
                            <w:rPr>
                              <w:rFonts w:hint="eastAsia"/>
                              <w:color w:val="000000" w:themeColor="text1"/>
                              <w:rPrChange w:id="301" w:author="Microsoft Office ユーザー" w:date="2019-04-26T21:32:00Z">
                                <w:rPr>
                                  <w:rFonts w:hint="eastAsia"/>
                                </w:rPr>
                              </w:rPrChange>
                            </w:rPr>
                            <w:t>ハードルの高い</w:t>
                          </w:r>
                        </w:ins>
                        <w:ins w:id="302" w:author="Microsoft Office ユーザー" w:date="2019-04-26T21:31:00Z">
                          <w:r w:rsidRPr="00CE13C0">
                            <w:rPr>
                              <w:rFonts w:hint="eastAsia"/>
                              <w:color w:val="000000" w:themeColor="text1"/>
                              <w:rPrChange w:id="303" w:author="Microsoft Office ユーザー" w:date="2019-04-26T21:32:00Z">
                                <w:rPr>
                                  <w:rFonts w:hint="eastAsia"/>
                                </w:rPr>
                              </w:rPrChange>
                            </w:rPr>
                            <w:t>目標となっている。</w:t>
                          </w:r>
                        </w:ins>
                      </w:p>
                      <w:p w14:paraId="3DF7592D" w14:textId="56DECC10" w:rsidR="00CE13C0" w:rsidRPr="00CE13C0" w:rsidRDefault="00CE13C0" w:rsidP="00CE13C0">
                        <w:pPr>
                          <w:rPr>
                            <w:ins w:id="304" w:author="Microsoft Office ユーザー" w:date="2019-04-26T21:31:00Z"/>
                            <w:color w:val="000000" w:themeColor="text1"/>
                            <w:rPrChange w:id="305" w:author="Microsoft Office ユーザー" w:date="2019-04-26T21:32:00Z">
                              <w:rPr>
                                <w:ins w:id="306" w:author="Microsoft Office ユーザー" w:date="2019-04-26T21:31:00Z"/>
                              </w:rPr>
                            </w:rPrChange>
                          </w:rPr>
                          <w:pPrChange w:id="307" w:author="Microsoft Office ユーザー" w:date="2019-04-26T21:32:00Z">
                            <w:pPr/>
                          </w:pPrChange>
                        </w:pPr>
                        <w:ins w:id="308" w:author="Microsoft Office ユーザー" w:date="2019-04-26T21:31:00Z">
                          <w:r w:rsidRPr="00CE13C0">
                            <w:rPr>
                              <w:color w:val="000000" w:themeColor="text1"/>
                              <w:rPrChange w:id="309" w:author="Microsoft Office ユーザー" w:date="2019-04-26T21:32:00Z">
                                <w:rPr/>
                              </w:rPrChange>
                            </w:rPr>
                            <w:t>5,7</w:t>
                          </w:r>
                          <w:r w:rsidRPr="00CE13C0">
                            <w:rPr>
                              <w:rFonts w:hint="eastAsia"/>
                              <w:color w:val="000000" w:themeColor="text1"/>
                              <w:rPrChange w:id="310" w:author="Microsoft Office ユーザー" w:date="2019-04-26T21:32:00Z">
                                <w:rPr>
                                  <w:rFonts w:hint="eastAsia"/>
                                </w:rPr>
                              </w:rPrChange>
                            </w:rPr>
                            <w:t>月末に目標の見直しを行う。</w:t>
                          </w:r>
                        </w:ins>
                      </w:p>
                      <w:p w14:paraId="3C4760BF" w14:textId="19575E8C" w:rsidR="00CE13C0" w:rsidRPr="00CE13C0" w:rsidRDefault="00CE13C0" w:rsidP="00CE13C0">
                        <w:pPr>
                          <w:rPr>
                            <w:rFonts w:hint="eastAsia"/>
                            <w:color w:val="000000" w:themeColor="text1"/>
                            <w:rPrChange w:id="311" w:author="Microsoft Office ユーザー" w:date="2019-04-26T21:32:00Z">
                              <w:rPr>
                                <w:rFonts w:hint="eastAsia"/>
                              </w:rPr>
                            </w:rPrChange>
                          </w:rPr>
                          <w:pPrChange w:id="312" w:author="Microsoft Office ユーザー" w:date="2019-04-26T21:32:00Z">
                            <w:pPr/>
                          </w:pPrChange>
                        </w:pPr>
                        <w:ins w:id="313" w:author="Microsoft Office ユーザー" w:date="2019-04-26T21:31:00Z">
                          <w:r w:rsidRPr="00CE13C0">
                            <w:rPr>
                              <w:rFonts w:hint="eastAsia"/>
                              <w:color w:val="000000" w:themeColor="text1"/>
                              <w:rPrChange w:id="314" w:author="Microsoft Office ユーザー" w:date="2019-04-26T21:32:00Z">
                                <w:rPr>
                                  <w:rFonts w:hint="eastAsia"/>
                                </w:rPr>
                              </w:rPrChange>
                            </w:rPr>
                            <w:t>2019/4/26</w:t>
                          </w:r>
                        </w:ins>
                      </w:p>
                    </w:txbxContent>
                  </v:textbox>
                </v:shape>
              </w:pict>
            </mc:Fallback>
          </mc:AlternateContent>
        </w:r>
      </w:ins>
      <w:r w:rsidR="00F644D0">
        <w:rPr>
          <w:rFonts w:hint="eastAsia"/>
        </w:rPr>
        <w:t>目標</w:t>
      </w:r>
      <w:r w:rsidR="00FA52A2">
        <w:rPr>
          <w:rFonts w:hint="eastAsia"/>
        </w:rPr>
        <w:t>③</w:t>
      </w:r>
      <w:r w:rsidR="00F644D0">
        <w:rPr>
          <w:rFonts w:hint="eastAsia"/>
        </w:rPr>
        <w:t>：</w:t>
      </w:r>
      <w:del w:id="315" w:author="Microsoft Office ユーザー" w:date="2019-04-26T21:54:00Z">
        <w:r w:rsidR="003C0EA3" w:rsidDel="00F17240">
          <w:delText xml:space="preserve"> </w:delText>
        </w:r>
      </w:del>
      <w:ins w:id="316" w:author="Microsoft Office ユーザー" w:date="2019-04-26T21:54:00Z">
        <w:r w:rsidR="00F17240">
          <w:rPr>
            <w:rFonts w:hint="eastAsia"/>
          </w:rPr>
          <w:t>実験・検証環境を提供する</w:t>
        </w:r>
      </w:ins>
    </w:p>
    <w:p w14:paraId="1C2D6DDB" w14:textId="62DD2026" w:rsidR="00501B05" w:rsidRPr="00F644D0" w:rsidRDefault="00501B05" w:rsidP="00A633BE"/>
    <w:p w14:paraId="24BA440A" w14:textId="77B28B58" w:rsidR="00501B05" w:rsidRDefault="00501B05" w:rsidP="00F3525C">
      <w:pPr>
        <w:pStyle w:val="30"/>
      </w:pPr>
      <w:bookmarkStart w:id="317" w:name="_Toc7208324"/>
      <w:r>
        <w:t>システム</w:t>
      </w:r>
      <w:r>
        <w:rPr>
          <w:rFonts w:hint="eastAsia"/>
        </w:rPr>
        <w:t>のライフサイクル</w:t>
      </w:r>
      <w:bookmarkEnd w:id="317"/>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C22789" w:rsidRPr="00D50E9D" w:rsidRDefault="00C22789"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3"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" fillcolor="white [3212]" strokecolor="black [3213]" strokeweight="1.5pt">
                      <v:textbox>
                        <w:txbxContent>
                          <w:p w14:paraId="307857A6" w14:textId="051C3C0F" w:rsidR="00C22789" w:rsidRPr="00D50E9D" w:rsidRDefault="00C22789"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C22789" w:rsidRPr="00D50E9D" w:rsidRDefault="00C22789"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4"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Zn1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" fillcolor="white [3212]" strokecolor="black [3213]" strokeweight="1.5pt">
                      <v:textbox>
                        <w:txbxContent>
                          <w:p w14:paraId="5C381A1C" w14:textId="6321CF9E" w:rsidR="00C22789" w:rsidRPr="00D50E9D" w:rsidRDefault="00C22789"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C22789" w:rsidRPr="00D50E9D" w:rsidRDefault="00C22789"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5"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2Pa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" fillcolor="white [3212]" strokecolor="black [3213]" strokeweight="1.5pt">
                      <v:textbox>
                        <w:txbxContent>
                          <w:p w14:paraId="6A10549E" w14:textId="0333B923" w:rsidR="00C22789" w:rsidRPr="00D50E9D" w:rsidRDefault="00C22789"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C22789" w:rsidRPr="00D50E9D" w:rsidRDefault="00C22789"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6"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" fillcolor="white [3212]" strokecolor="black [3213]" strokeweight="1.5pt">
                      <v:textbox>
                        <w:txbxContent>
                          <w:p w14:paraId="1C2CB4B4" w14:textId="35B5D0FC" w:rsidR="00C22789" w:rsidRPr="00D50E9D" w:rsidRDefault="00C22789"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C22789" w:rsidRPr="00D50E9D" w:rsidRDefault="00C22789"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7"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" fillcolor="white [3212]" strokecolor="black [3213]" strokeweight="1.5pt">
                      <v:textbox>
                        <w:txbxContent>
                          <w:p w14:paraId="4C67AFD0" w14:textId="774B0B75" w:rsidR="00C22789" w:rsidRPr="00D50E9D" w:rsidRDefault="00C22789"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C22789" w:rsidRPr="00D50E9D" w:rsidRDefault="00C22789"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8"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" fillcolor="white [3212]" strokecolor="black [3213]" strokeweight="1.5pt">
                      <v:textbox>
                        <w:txbxContent>
                          <w:p w14:paraId="74305393" w14:textId="35048DFD" w:rsidR="00C22789" w:rsidRPr="00D50E9D" w:rsidRDefault="00C22789"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C22789" w:rsidRPr="00D50E9D" w:rsidRDefault="00C22789"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C22789" w:rsidRDefault="00C22789" w:rsidP="00DB214C">
                                    <w:pPr>
                                      <w:jc w:val="center"/>
                                      <w:rPr>
                                        <w:color w:val="000000" w:themeColor="text1"/>
                                      </w:rPr>
                                    </w:pPr>
                                    <w:r>
                                      <w:rPr>
                                        <w:rFonts w:hint="eastAsia"/>
                                        <w:color w:val="000000" w:themeColor="text1"/>
                                      </w:rPr>
                                      <w:t>ロボット特性</w:t>
                                    </w:r>
                                  </w:p>
                                  <w:p w14:paraId="14258518" w14:textId="3A6BE414" w:rsidR="00C22789" w:rsidRPr="00D50E9D" w:rsidRDefault="00C22789"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9" style="position:absolute;margin-left:68.6pt;margin-top:14.35pt;width:88.4pt;height:167.85pt;z-index:251704320;mso-width-relative:margin" coordsize="14702,21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">
                      <v:rect id="正方形/長方形 299" o:spid="_x0000_s1050" style="position:absolute;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" fillcolor="white [3212]" strokecolor="black [3213]" strokeweight="1.5pt">
                        <v:textbox>
                          <w:txbxContent>
                            <w:p w14:paraId="6530DBC4" w14:textId="4CCE8B0C" w:rsidR="00C22789" w:rsidRPr="00D50E9D" w:rsidRDefault="00C22789" w:rsidP="00DB214C">
                              <w:pPr>
                                <w:jc w:val="center"/>
                                <w:rPr>
                                  <w:color w:val="000000" w:themeColor="text1"/>
                                </w:rPr>
                              </w:pPr>
                              <w:r>
                                <w:rPr>
                                  <w:rFonts w:hint="eastAsia"/>
                                  <w:color w:val="000000" w:themeColor="text1"/>
                                </w:rPr>
                                <w:t>システム設計</w:t>
                              </w:r>
                            </w:p>
                          </w:txbxContent>
                        </v:textbox>
                      </v:rect>
                      <v:rect id="正方形/長方形 300" o:spid="_x0000_s1051" style="position:absolute;top:10651;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" fillcolor="white [3212]" strokecolor="black [3213]" strokeweight="1.5pt">
                        <v:textbox>
                          <w:txbxContent>
                            <w:p w14:paraId="4358A2D7" w14:textId="77777777" w:rsidR="00C22789" w:rsidRDefault="00C22789" w:rsidP="00DB214C">
                              <w:pPr>
                                <w:jc w:val="center"/>
                                <w:rPr>
                                  <w:color w:val="000000" w:themeColor="text1"/>
                                </w:rPr>
                              </w:pPr>
                              <w:r>
                                <w:rPr>
                                  <w:rFonts w:hint="eastAsia"/>
                                  <w:color w:val="000000" w:themeColor="text1"/>
                                </w:rPr>
                                <w:t>ロボット特性</w:t>
                              </w:r>
                            </w:p>
                            <w:p w14:paraId="14258518" w14:textId="3A6BE414" w:rsidR="00C22789" w:rsidRPr="00D50E9D" w:rsidRDefault="00C22789"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C22789" w:rsidRPr="00D50E9D" w:rsidRDefault="00C22789"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2"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" fillcolor="white [3212]" strokecolor="black [3213]" strokeweight="1.5pt">
                      <v:textbox>
                        <w:txbxContent>
                          <w:p w14:paraId="5BB4938B" w14:textId="7175B57F" w:rsidR="00C22789" w:rsidRPr="00D50E9D" w:rsidRDefault="00C22789"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22EE25B3" w:rsidR="00481B91" w:rsidRDefault="00481B91" w:rsidP="00501B05">
      <w:pPr>
        <w:rPr>
          <w:ins w:id="318" w:author="Microsoft Office ユーザー" w:date="2019-04-26T21:58:00Z"/>
        </w:rPr>
      </w:pPr>
    </w:p>
    <w:p w14:paraId="25290A3D" w14:textId="77777777" w:rsidR="00481B91" w:rsidRDefault="00481B91">
      <w:pPr>
        <w:rPr>
          <w:ins w:id="319" w:author="Microsoft Office ユーザー" w:date="2019-04-26T21:58:00Z"/>
        </w:rPr>
      </w:pPr>
      <w:ins w:id="320" w:author="Microsoft Office ユーザー" w:date="2019-04-26T21:58:00Z">
        <w:r>
          <w:br w:type="page"/>
        </w:r>
      </w:ins>
    </w:p>
    <w:p w14:paraId="056586B9" w14:textId="77777777" w:rsidR="00501B05" w:rsidRDefault="00501B05" w:rsidP="00501B05">
      <w:bookmarkStart w:id="321" w:name="_GoBack"/>
      <w:bookmarkEnd w:id="321"/>
    </w:p>
    <w:p w14:paraId="56AE8732" w14:textId="1368AF68" w:rsidR="00C10B19" w:rsidRDefault="00501B05" w:rsidP="00F3525C">
      <w:pPr>
        <w:pStyle w:val="30"/>
      </w:pPr>
      <w:bookmarkStart w:id="322" w:name="_Toc7208325"/>
      <w:r>
        <w:rPr>
          <w:rFonts w:hint="eastAsia"/>
        </w:rPr>
        <w:t>ステークホルダー</w:t>
      </w:r>
      <w:bookmarkEnd w:id="322"/>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323" w:name="_Toc7208326"/>
      <w:r>
        <w:rPr>
          <w:rFonts w:hint="eastAsia"/>
        </w:rPr>
        <w:t>システム構成</w:t>
      </w:r>
      <w:bookmarkEnd w:id="323"/>
    </w:p>
    <w:p w14:paraId="2C90FABD" w14:textId="77777777" w:rsidR="00562CDC" w:rsidRPr="00562CDC" w:rsidRDefault="00562CDC" w:rsidP="00562CDC"/>
    <w:p w14:paraId="13192539" w14:textId="597FF87E" w:rsidR="00A3311C" w:rsidRDefault="00562CDC" w:rsidP="00F3525C">
      <w:pPr>
        <w:pStyle w:val="30"/>
      </w:pPr>
      <w:bookmarkStart w:id="324" w:name="_Toc7208327"/>
      <w:r>
        <w:rPr>
          <w:rFonts w:hint="eastAsia"/>
        </w:rPr>
        <w:t>コンセプト</w:t>
      </w:r>
      <w:bookmarkEnd w:id="324"/>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6E83963" w:rsidR="00B34712" w:rsidRDefault="00C22789" w:rsidP="00B34712">
            <w:ins w:id="325" w:author="Microsoft Office ユーザー" w:date="2019-04-26T20:59:00Z">
              <w:r>
                <w:rPr>
                  <w:rFonts w:hint="eastAsia"/>
                </w:rPr>
                <w:t>チャレンジの場の提供</w:t>
              </w:r>
            </w:ins>
          </w:p>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3E2C56AA" w:rsidR="00B34712" w:rsidRDefault="00C22789" w:rsidP="00B34712">
            <w:pPr>
              <w:rPr>
                <w:rFonts w:hint="eastAsia"/>
              </w:rPr>
            </w:pPr>
            <w:ins w:id="326" w:author="Microsoft Office ユーザー" w:date="2019-04-26T20:59:00Z">
              <w:r>
                <w:rPr>
                  <w:rFonts w:hint="eastAsia"/>
                </w:rPr>
                <w:t>リザルトタイム</w:t>
              </w:r>
              <w:r>
                <w:t>0</w:t>
              </w:r>
              <w:r>
                <w:rPr>
                  <w:rFonts w:hint="eastAsia"/>
                </w:rPr>
                <w:t>秒以下を獲得</w:t>
              </w:r>
            </w:ins>
          </w:p>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327" w:name="_Toc7208328"/>
      <w:r>
        <w:rPr>
          <w:rFonts w:hint="eastAsia"/>
        </w:rPr>
        <w:lastRenderedPageBreak/>
        <w:t>システム設計</w:t>
      </w:r>
      <w:bookmarkEnd w:id="327"/>
    </w:p>
    <w:p w14:paraId="31932916" w14:textId="77777777" w:rsidR="00F81867" w:rsidRPr="00F81867" w:rsidRDefault="00F81867" w:rsidP="00F81867"/>
    <w:p w14:paraId="0BEE2195" w14:textId="69B59B7A" w:rsidR="00F81867" w:rsidRPr="00F81867" w:rsidRDefault="00396FFB" w:rsidP="00F81867">
      <w:pPr>
        <w:pStyle w:val="20"/>
      </w:pPr>
      <w:bookmarkStart w:id="328" w:name="_Toc7208329"/>
      <w:r>
        <w:rPr>
          <w:rFonts w:hint="eastAsia"/>
        </w:rPr>
        <w:t>システム設計とは</w:t>
      </w:r>
      <w:bookmarkEnd w:id="328"/>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329" w:name="_Toc7208330"/>
      <w:r>
        <w:rPr>
          <w:rFonts w:hint="eastAsia"/>
        </w:rPr>
        <w:t>要求分析</w:t>
      </w:r>
      <w:bookmarkEnd w:id="329"/>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330" w:name="_Toc7208331"/>
      <w:r>
        <w:rPr>
          <w:rFonts w:hint="eastAsia"/>
        </w:rPr>
        <w:t>要求とは</w:t>
      </w:r>
      <w:bookmarkEnd w:id="330"/>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C7501"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C22789" w:rsidRPr="002E4B55" w:rsidRDefault="00C22789"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3"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" fillcolor="#deeaf6 [660]" strokecolor="black [3213]" strokeweight="1.5pt">
                      <v:stroke joinstyle="miter"/>
                      <v:textbox>
                        <w:txbxContent>
                          <w:p w14:paraId="1B5E7630" w14:textId="421CF89B" w:rsidR="00C22789" w:rsidRPr="002E4B55" w:rsidRDefault="00C22789"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BF378"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C22789" w:rsidRPr="002E4B55" w:rsidRDefault="00C22789"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C22789" w:rsidRPr="002E4B55" w:rsidRDefault="00C22789"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C22789" w:rsidRPr="002E4B55" w:rsidRDefault="00C22789"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4" style="position:absolute;margin-left:205.85pt;margin-top:94.35pt;width:262.2pt;height:77.45pt;z-index:25169612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">
                      <v:roundrect id="角丸四角形 237" o:spid="_x0000_s1055"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" fillcolor="white [3212]" strokecolor="black [3213]" strokeweight="1.5pt">
                        <v:stroke joinstyle="miter"/>
                        <v:textbox>
                          <w:txbxContent>
                            <w:p w14:paraId="4874839D" w14:textId="62F92F78" w:rsidR="00C22789" w:rsidRPr="002E4B55" w:rsidRDefault="00C22789" w:rsidP="00D04061">
                              <w:pPr>
                                <w:jc w:val="center"/>
                                <w:rPr>
                                  <w:color w:val="000000" w:themeColor="text1"/>
                                </w:rPr>
                              </w:pPr>
                              <w:r>
                                <w:rPr>
                                  <w:rFonts w:hint="eastAsia"/>
                                  <w:color w:val="000000" w:themeColor="text1"/>
                                </w:rPr>
                                <w:t>機能</w:t>
                              </w:r>
                            </w:p>
                          </w:txbxContent>
                        </v:textbox>
                      </v:roundrect>
                      <v:roundrect id="角丸四角形 238" o:spid="_x0000_s1056"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" fillcolor="white [3212]" strokecolor="black [3213]" strokeweight="1.5pt">
                        <v:stroke joinstyle="miter"/>
                        <v:textbox>
                          <w:txbxContent>
                            <w:p w14:paraId="603C5B3B" w14:textId="42D063D0" w:rsidR="00C22789" w:rsidRPr="002E4B55" w:rsidRDefault="00C22789" w:rsidP="00D04061">
                              <w:pPr>
                                <w:jc w:val="center"/>
                                <w:rPr>
                                  <w:color w:val="000000" w:themeColor="text1"/>
                                </w:rPr>
                              </w:pPr>
                              <w:r>
                                <w:rPr>
                                  <w:rFonts w:hint="eastAsia"/>
                                  <w:color w:val="000000" w:themeColor="text1"/>
                                </w:rPr>
                                <w:t>仕様</w:t>
                              </w:r>
                            </w:p>
                          </w:txbxContent>
                        </v:textbox>
                      </v:roundrect>
                      <v:roundrect id="角丸四角形 239" o:spid="_x0000_s1057"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" fillcolor="white [3212]" strokecolor="black [3213]" strokeweight="1.5pt">
                        <v:stroke joinstyle="miter"/>
                        <v:textbox>
                          <w:txbxContent>
                            <w:p w14:paraId="41FE7FDB" w14:textId="77777777" w:rsidR="00C22789" w:rsidRPr="002E4B55" w:rsidRDefault="00C22789"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8"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47" o:spid="_x0000_s1059"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&#13;&#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C22789" w:rsidRPr="002E4B55" w:rsidRDefault="00C22789"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C22789" w:rsidRPr="002E4B55" w:rsidRDefault="00C22789"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60" style="position:absolute;margin-left:226.95pt;margin-top:127pt;width:278.2pt;height:89.5pt;z-index:25169715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">
                      <v:roundrect id="角丸四角形 250" o:spid="_x0000_s1061"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" fillcolor="white [3212]" strokecolor="black [3213]" strokeweight="1.5pt">
                        <v:stroke joinstyle="miter"/>
                        <v:textbox>
                          <w:txbxContent>
                            <w:p w14:paraId="19CDBB0D" w14:textId="6BACA081" w:rsidR="00C22789" w:rsidRPr="002E4B55" w:rsidRDefault="00C22789" w:rsidP="00D04061">
                              <w:pPr>
                                <w:jc w:val="center"/>
                                <w:rPr>
                                  <w:color w:val="000000" w:themeColor="text1"/>
                                </w:rPr>
                              </w:pPr>
                              <w:r>
                                <w:rPr>
                                  <w:rFonts w:hint="eastAsia"/>
                                  <w:color w:val="000000" w:themeColor="text1"/>
                                </w:rPr>
                                <w:t>機能の品質</w:t>
                              </w:r>
                            </w:p>
                          </w:txbxContent>
                        </v:textbox>
                      </v:roundrect>
                      <v:roundrect id="角丸四角形 251" o:spid="_x0000_s1062"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" fillcolor="white [3212]" strokecolor="black [3213]" strokeweight="1.5pt">
                        <v:stroke joinstyle="miter"/>
                        <v:textbox>
                          <w:txbxContent>
                            <w:p w14:paraId="048D8E9C" w14:textId="77777777" w:rsidR="00C22789" w:rsidRPr="002E4B55" w:rsidRDefault="00C22789" w:rsidP="00D04061">
                              <w:pPr>
                                <w:jc w:val="center"/>
                                <w:rPr>
                                  <w:color w:val="000000" w:themeColor="text1"/>
                                </w:rPr>
                              </w:pPr>
                              <w:r>
                                <w:rPr>
                                  <w:rFonts w:hint="eastAsia"/>
                                  <w:color w:val="000000" w:themeColor="text1"/>
                                </w:rPr>
                                <w:t>仕様</w:t>
                              </w:r>
                            </w:p>
                          </w:txbxContent>
                        </v:textbox>
                      </v:roundrect>
                      <v:line id="直線コネクタ 254" o:spid="_x0000_s1063"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" strokecolor="black [3213]" strokeweight="1pt">
                        <v:stroke joinstyle="miter"/>
                      </v:line>
                      <v:shape id="カギ線コネクタ 255" o:spid="_x0000_s1064"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056497"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C22789" w:rsidRPr="002E4B55" w:rsidRDefault="00C22789"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5"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" fillcolor="#deeaf6 [660]" strokecolor="black [3213]" strokeweight="1.5pt">
                      <v:stroke joinstyle="miter"/>
                      <v:textbox>
                        <w:txbxContent>
                          <w:p w14:paraId="0FB76841" w14:textId="77777777" w:rsidR="00C22789" w:rsidRPr="002E4B55" w:rsidRDefault="00C22789"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1E332"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C22789" w:rsidRPr="002E4B55" w:rsidRDefault="00C22789"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C22789" w:rsidRPr="002E4B55" w:rsidRDefault="00C22789"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C22789" w:rsidRPr="002E4B55" w:rsidRDefault="00C22789"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6" style="position:absolute;margin-left:205.85pt;margin-top:280.05pt;width:262.2pt;height:77.45pt;z-index:25170124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">
                      <v:roundrect id="角丸四角形 281" o:spid="_x0000_s1067"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" fillcolor="white [3212]" strokecolor="black [3213]" strokeweight="1.5pt">
                        <v:stroke joinstyle="miter"/>
                        <v:textbox>
                          <w:txbxContent>
                            <w:p w14:paraId="0A273472" w14:textId="77777777" w:rsidR="00C22789" w:rsidRPr="002E4B55" w:rsidRDefault="00C22789" w:rsidP="006F6F90">
                              <w:pPr>
                                <w:jc w:val="center"/>
                                <w:rPr>
                                  <w:color w:val="000000" w:themeColor="text1"/>
                                </w:rPr>
                              </w:pPr>
                              <w:r>
                                <w:rPr>
                                  <w:rFonts w:hint="eastAsia"/>
                                  <w:color w:val="000000" w:themeColor="text1"/>
                                </w:rPr>
                                <w:t>機能</w:t>
                              </w:r>
                            </w:p>
                          </w:txbxContent>
                        </v:textbox>
                      </v:roundrect>
                      <v:roundrect id="角丸四角形 282" o:spid="_x0000_s1068"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" fillcolor="white [3212]" strokecolor="black [3213]" strokeweight="1.5pt">
                        <v:stroke joinstyle="miter"/>
                        <v:textbox>
                          <w:txbxContent>
                            <w:p w14:paraId="1D13C10C" w14:textId="77777777" w:rsidR="00C22789" w:rsidRPr="002E4B55" w:rsidRDefault="00C22789" w:rsidP="006F6F90">
                              <w:pPr>
                                <w:jc w:val="center"/>
                                <w:rPr>
                                  <w:color w:val="000000" w:themeColor="text1"/>
                                </w:rPr>
                              </w:pPr>
                              <w:r>
                                <w:rPr>
                                  <w:rFonts w:hint="eastAsia"/>
                                  <w:color w:val="000000" w:themeColor="text1"/>
                                </w:rPr>
                                <w:t>仕様</w:t>
                              </w:r>
                            </w:p>
                          </w:txbxContent>
                        </v:textbox>
                      </v:roundrect>
                      <v:roundrect id="角丸四角形 283" o:spid="_x0000_s1069"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" fillcolor="white [3212]" strokecolor="black [3213]" strokeweight="1.5pt">
                        <v:stroke joinstyle="miter"/>
                        <v:textbox>
                          <w:txbxContent>
                            <w:p w14:paraId="19E1B5B7" w14:textId="77777777" w:rsidR="00C22789" w:rsidRPr="002E4B55" w:rsidRDefault="00C22789" w:rsidP="006F6F90">
                              <w:pPr>
                                <w:jc w:val="center"/>
                                <w:rPr>
                                  <w:color w:val="000000" w:themeColor="text1"/>
                                </w:rPr>
                              </w:pPr>
                              <w:r>
                                <w:rPr>
                                  <w:rFonts w:hint="eastAsia"/>
                                  <w:color w:val="000000" w:themeColor="text1"/>
                                </w:rPr>
                                <w:t>仕様</w:t>
                              </w:r>
                            </w:p>
                          </w:txbxContent>
                        </v:textbox>
                      </v:roundrect>
                      <v:shape id="カギ線コネクタ 284" o:spid="_x0000_s1070"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85" o:spid="_x0000_s1071"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&#13;&#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C22789" w:rsidRPr="002E4B55" w:rsidRDefault="00C22789"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C22789" w:rsidRPr="002E4B55" w:rsidRDefault="00C22789"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2" style="position:absolute;margin-left:226.95pt;margin-top:312.65pt;width:278.2pt;height:89.5pt;z-index:25170227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">
                      <v:roundrect id="角丸四角形 287" o:spid="_x0000_s1073"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" fillcolor="white [3212]" strokecolor="black [3213]" strokeweight="1.5pt">
                        <v:stroke joinstyle="miter"/>
                        <v:textbox>
                          <w:txbxContent>
                            <w:p w14:paraId="0304E47B" w14:textId="77777777" w:rsidR="00C22789" w:rsidRPr="002E4B55" w:rsidRDefault="00C22789" w:rsidP="006F6F90">
                              <w:pPr>
                                <w:jc w:val="center"/>
                                <w:rPr>
                                  <w:color w:val="000000" w:themeColor="text1"/>
                                </w:rPr>
                              </w:pPr>
                              <w:r>
                                <w:rPr>
                                  <w:rFonts w:hint="eastAsia"/>
                                  <w:color w:val="000000" w:themeColor="text1"/>
                                </w:rPr>
                                <w:t>機能の品質</w:t>
                              </w:r>
                            </w:p>
                          </w:txbxContent>
                        </v:textbox>
                      </v:roundrect>
                      <v:roundrect id="角丸四角形 288" o:spid="_x0000_s1074"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" fillcolor="white [3212]" strokecolor="black [3213]" strokeweight="1.5pt">
                        <v:stroke joinstyle="miter"/>
                        <v:textbox>
                          <w:txbxContent>
                            <w:p w14:paraId="6DBE0298" w14:textId="77777777" w:rsidR="00C22789" w:rsidRPr="002E4B55" w:rsidRDefault="00C22789" w:rsidP="006F6F90">
                              <w:pPr>
                                <w:jc w:val="center"/>
                                <w:rPr>
                                  <w:color w:val="000000" w:themeColor="text1"/>
                                </w:rPr>
                              </w:pPr>
                              <w:r>
                                <w:rPr>
                                  <w:rFonts w:hint="eastAsia"/>
                                  <w:color w:val="000000" w:themeColor="text1"/>
                                </w:rPr>
                                <w:t>仕様</w:t>
                              </w:r>
                            </w:p>
                          </w:txbxContent>
                        </v:textbox>
                      </v:roundrect>
                      <v:line id="直線コネクタ 289" o:spid="_x0000_s1075"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" strokecolor="black [3213]" strokeweight="1pt">
                        <v:stroke joinstyle="miter"/>
                      </v:line>
                      <v:shape id="カギ線コネクタ 290" o:spid="_x0000_s1076"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C22789" w:rsidRPr="002E4B55" w:rsidRDefault="00C22789"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7"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" fillcolor="white [3212]" strokecolor="black [3213]" strokeweight="1.5pt">
                      <v:stroke joinstyle="miter"/>
                      <v:textbox>
                        <w:txbxContent>
                          <w:p w14:paraId="08AB3B8B" w14:textId="6C2B5BD7" w:rsidR="00C22789" w:rsidRPr="002E4B55" w:rsidRDefault="00C22789"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331" w:name="_Toc7208332"/>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331"/>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w:t>
            </w:r>
            <w:proofErr w:type="spellStart"/>
            <w:r>
              <w:t>SysML</w:t>
            </w:r>
            <w:proofErr w:type="spellEnd"/>
            <w:r>
              <w:t>)</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332" w:name="_Toc7208333"/>
      <w:r>
        <w:rPr>
          <w:rFonts w:hint="eastAsia"/>
        </w:rPr>
        <w:lastRenderedPageBreak/>
        <w:t>コンテクスト分析</w:t>
      </w:r>
      <w:bookmarkEnd w:id="332"/>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C22789" w:rsidRPr="00562197" w:rsidRDefault="00C22789"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8"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" fillcolor="#deeaf6 [660]" strokecolor="black [3213]" strokeweight="1pt">
                      <v:textbox>
                        <w:txbxContent>
                          <w:p w14:paraId="506EA6F2" w14:textId="7EA7A854" w:rsidR="00C22789" w:rsidRPr="00562197" w:rsidRDefault="00C22789"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333" w:name="_Toc7208334"/>
      <w:r>
        <w:rPr>
          <w:rFonts w:hint="eastAsia"/>
        </w:rPr>
        <w:t>ユースケース分析</w:t>
      </w:r>
      <w:bookmarkEnd w:id="333"/>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334" w:name="_Toc7208335"/>
      <w:r>
        <w:rPr>
          <w:rFonts w:hint="eastAsia"/>
        </w:rPr>
        <w:lastRenderedPageBreak/>
        <w:t>あなごシステムの要求分析</w:t>
      </w:r>
      <w:bookmarkEnd w:id="334"/>
    </w:p>
    <w:p w14:paraId="5837D490" w14:textId="0C3C2043" w:rsidR="00EE6915" w:rsidRDefault="0098310D" w:rsidP="00DC5C12">
      <w:pPr>
        <w:pStyle w:val="30"/>
      </w:pPr>
      <w:bookmarkStart w:id="335" w:name="_Toc7208336"/>
      <w:r>
        <w:rPr>
          <w:rFonts w:hint="eastAsia"/>
        </w:rPr>
        <w:t>ステークホルダー要求</w:t>
      </w:r>
      <w:bookmarkEnd w:id="335"/>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336" w:name="_Toc7208337"/>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336"/>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337" w:name="_Ref512855032"/>
      <w:bookmarkStart w:id="338" w:name="_Toc7208338"/>
      <w:r>
        <w:rPr>
          <w:rFonts w:hint="eastAsia"/>
        </w:rPr>
        <w:t>システムの要求</w:t>
      </w:r>
      <w:bookmarkEnd w:id="337"/>
      <w:bookmarkEnd w:id="338"/>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F0551" w14:textId="77777777" w:rsidR="00972A34" w:rsidRDefault="00972A34">
      <w:r>
        <w:separator/>
      </w:r>
    </w:p>
  </w:endnote>
  <w:endnote w:type="continuationSeparator" w:id="0">
    <w:p w14:paraId="4E001DB1" w14:textId="77777777" w:rsidR="00972A34" w:rsidRDefault="00972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402020202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C22789" w:rsidRPr="004423A9" w:rsidRDefault="00C22789"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C28C4" w14:textId="77777777" w:rsidR="00972A34" w:rsidRDefault="00972A34">
      <w:r>
        <w:separator/>
      </w:r>
    </w:p>
  </w:footnote>
  <w:footnote w:type="continuationSeparator" w:id="0">
    <w:p w14:paraId="27047585" w14:textId="77777777" w:rsidR="00972A34" w:rsidRDefault="00972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C22789" w:rsidRDefault="00C22789"/>
  <w:p w14:paraId="4490C848" w14:textId="77777777" w:rsidR="00C22789" w:rsidRDefault="00C2278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C22789" w:rsidRDefault="00C22789"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18"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19"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0"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3"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8"/>
  </w:num>
  <w:num w:numId="2">
    <w:abstractNumId w:val="18"/>
  </w:num>
  <w:num w:numId="3">
    <w:abstractNumId w:val="22"/>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7"/>
  </w:num>
  <w:num w:numId="16">
    <w:abstractNumId w:val="19"/>
  </w:num>
  <w:num w:numId="17">
    <w:abstractNumId w:val="14"/>
  </w:num>
  <w:num w:numId="18">
    <w:abstractNumId w:val="21"/>
  </w:num>
  <w:num w:numId="19">
    <w:abstractNumId w:val="16"/>
  </w:num>
  <w:num w:numId="20">
    <w:abstractNumId w:val="20"/>
  </w:num>
  <w:num w:numId="21">
    <w:abstractNumId w:val="12"/>
  </w:num>
  <w:num w:numId="22">
    <w:abstractNumId w:val="15"/>
  </w:num>
  <w:num w:numId="23">
    <w:abstractNumId w:val="11"/>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9"/>
  </w:num>
  <w:num w:numId="27">
    <w:abstractNumId w:val="2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ユーザー">
    <w15:presenceInfo w15:providerId="None" w15:userId="Microsoft Office ユーザー"/>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hideSpellingErrors/>
  <w:activeWritingStyle w:appName="MSWord" w:lang="en-US" w:vendorID="8" w:dllVersion="513" w:checkStyle="1"/>
  <w:activeWritingStyle w:appName="MSWord" w:lang="ja-JP" w:vendorID="5"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52699"/>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547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C12"/>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107"/>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53C9"/>
    <w:rsid w:val="00450665"/>
    <w:rsid w:val="00450C23"/>
    <w:rsid w:val="00451172"/>
    <w:rsid w:val="00454C46"/>
    <w:rsid w:val="004559D8"/>
    <w:rsid w:val="00455B70"/>
    <w:rsid w:val="004563D5"/>
    <w:rsid w:val="00456EC4"/>
    <w:rsid w:val="00460C7C"/>
    <w:rsid w:val="0046134A"/>
    <w:rsid w:val="00461C96"/>
    <w:rsid w:val="00471F68"/>
    <w:rsid w:val="00473B6A"/>
    <w:rsid w:val="00473BE0"/>
    <w:rsid w:val="004771CE"/>
    <w:rsid w:val="00477EF1"/>
    <w:rsid w:val="00481665"/>
    <w:rsid w:val="00481B91"/>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C6772"/>
    <w:rsid w:val="006D0570"/>
    <w:rsid w:val="006D0CDE"/>
    <w:rsid w:val="006D12A8"/>
    <w:rsid w:val="006D2DA4"/>
    <w:rsid w:val="006D3920"/>
    <w:rsid w:val="006D3E08"/>
    <w:rsid w:val="006D6F40"/>
    <w:rsid w:val="006D6FD9"/>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B03B0"/>
    <w:rsid w:val="007B4999"/>
    <w:rsid w:val="007B6521"/>
    <w:rsid w:val="007C106E"/>
    <w:rsid w:val="007C1E87"/>
    <w:rsid w:val="007C2767"/>
    <w:rsid w:val="007C6EBB"/>
    <w:rsid w:val="007C7F56"/>
    <w:rsid w:val="007D23EE"/>
    <w:rsid w:val="007D45AF"/>
    <w:rsid w:val="007D5C38"/>
    <w:rsid w:val="007D6F2F"/>
    <w:rsid w:val="007D6F66"/>
    <w:rsid w:val="007E03CC"/>
    <w:rsid w:val="007E5CEA"/>
    <w:rsid w:val="007E6381"/>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2A34"/>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2DD9"/>
    <w:rsid w:val="00A47360"/>
    <w:rsid w:val="00A5243C"/>
    <w:rsid w:val="00A5472A"/>
    <w:rsid w:val="00A621CF"/>
    <w:rsid w:val="00A62C95"/>
    <w:rsid w:val="00A62E27"/>
    <w:rsid w:val="00A633BE"/>
    <w:rsid w:val="00A63B2E"/>
    <w:rsid w:val="00A653D9"/>
    <w:rsid w:val="00A65587"/>
    <w:rsid w:val="00A6771C"/>
    <w:rsid w:val="00A70881"/>
    <w:rsid w:val="00A70909"/>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E01BC"/>
    <w:rsid w:val="00AE08A1"/>
    <w:rsid w:val="00AE090E"/>
    <w:rsid w:val="00AE0CE7"/>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2789"/>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B37"/>
    <w:rsid w:val="00CB6F7F"/>
    <w:rsid w:val="00CB73A7"/>
    <w:rsid w:val="00CB7964"/>
    <w:rsid w:val="00CC0A94"/>
    <w:rsid w:val="00CC26D8"/>
    <w:rsid w:val="00CC4F1E"/>
    <w:rsid w:val="00CD3BA0"/>
    <w:rsid w:val="00CD3BD9"/>
    <w:rsid w:val="00CD6283"/>
    <w:rsid w:val="00CD79FD"/>
    <w:rsid w:val="00CE13C0"/>
    <w:rsid w:val="00CE23F6"/>
    <w:rsid w:val="00CE4E85"/>
    <w:rsid w:val="00CE7468"/>
    <w:rsid w:val="00CE7A1F"/>
    <w:rsid w:val="00CF16BA"/>
    <w:rsid w:val="00D0284E"/>
    <w:rsid w:val="00D02D43"/>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1D68"/>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17240"/>
    <w:rsid w:val="00F271AB"/>
    <w:rsid w:val="00F27670"/>
    <w:rsid w:val="00F301E9"/>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83C095CE-2BF0-F442-A4FC-C3A2AF89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31.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microsoft.com/office/2011/relationships/people" Target="peop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2.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3.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579938A-7BF2-0C41-BD6F-3BF44345A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Pages>
  <Words>1750</Words>
  <Characters>9976</Characters>
  <Application>Microsoft Office Word</Application>
  <DocSecurity>0</DocSecurity>
  <Lines>83</Lines>
  <Paragraphs>23</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11703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Microsoft Office ユーザー</cp:lastModifiedBy>
  <cp:revision>44</cp:revision>
  <cp:lastPrinted>2018-09-26T01:30:00Z</cp:lastPrinted>
  <dcterms:created xsi:type="dcterms:W3CDTF">2019-04-06T01:15:00Z</dcterms:created>
  <dcterms:modified xsi:type="dcterms:W3CDTF">2019-04-26T12:58:00Z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